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58EE8304"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lang w:val="de-DE" w:eastAsia="de-DE"/>
        </w:rPr>
        <w:drawing>
          <wp:anchor distT="0" distB="0" distL="114300" distR="114300" simplePos="0" relativeHeight="251652096" behindDoc="1" locked="0" layoutInCell="0" allowOverlap="1" wp14:anchorId="04552EBA" wp14:editId="187B1EB5">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r w:rsidRPr="00BB1679">
        <w:rPr>
          <w:rFonts w:ascii="Roboto" w:eastAsia="Arial" w:hAnsi="Roboto" w:cs="Arial"/>
          <w:sz w:val="20"/>
          <w:szCs w:val="20"/>
        </w:rPr>
        <w:t>Technische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lang w:val="de-DE" w:eastAsia="de-DE"/>
        </w:rPr>
        <mc:AlternateContent>
          <mc:Choice Requires="wps">
            <w:drawing>
              <wp:anchor distT="0" distB="0" distL="114300" distR="114300" simplePos="0" relativeHeight="251653120" behindDoc="1" locked="0" layoutInCell="0" allowOverlap="1" wp14:anchorId="1C4F6DB2" wp14:editId="4655BF39">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5D131321" id="Shape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266E7462" w:rsidR="00BB1679" w:rsidRDefault="00BB1679" w:rsidP="00BB1679">
      <w:pPr>
        <w:spacing w:line="200" w:lineRule="exact"/>
        <w:rPr>
          <w:rFonts w:ascii="Roboto" w:hAnsi="Roboto"/>
          <w:sz w:val="24"/>
          <w:szCs w:val="24"/>
          <w:lang w:val="de-DE"/>
        </w:rPr>
      </w:pPr>
    </w:p>
    <w:p w14:paraId="1EB81686" w14:textId="1744CD20" w:rsidR="00C14761" w:rsidRDefault="00C14761" w:rsidP="00BB1679">
      <w:pPr>
        <w:spacing w:line="200" w:lineRule="exact"/>
        <w:rPr>
          <w:rFonts w:ascii="Roboto" w:hAnsi="Roboto"/>
          <w:sz w:val="24"/>
          <w:szCs w:val="24"/>
          <w:lang w:val="de-DE"/>
        </w:rPr>
      </w:pPr>
    </w:p>
    <w:p w14:paraId="457E122D" w14:textId="108C221D" w:rsidR="00C14761" w:rsidRDefault="00C14761" w:rsidP="00BB1679">
      <w:pPr>
        <w:spacing w:line="200" w:lineRule="exact"/>
        <w:rPr>
          <w:rFonts w:ascii="Roboto" w:hAnsi="Roboto"/>
          <w:sz w:val="24"/>
          <w:szCs w:val="24"/>
          <w:lang w:val="de-DE"/>
        </w:rPr>
      </w:pPr>
    </w:p>
    <w:p w14:paraId="6B057D3D" w14:textId="4CA26AAC" w:rsidR="00C14761" w:rsidRDefault="00C14761" w:rsidP="00BB1679">
      <w:pPr>
        <w:spacing w:line="200" w:lineRule="exact"/>
        <w:rPr>
          <w:rFonts w:ascii="Roboto" w:hAnsi="Roboto"/>
          <w:sz w:val="24"/>
          <w:szCs w:val="24"/>
          <w:lang w:val="de-DE"/>
        </w:rPr>
      </w:pPr>
    </w:p>
    <w:p w14:paraId="0DE31657" w14:textId="77777777" w:rsidR="00C14761" w:rsidRPr="00404E13" w:rsidRDefault="00C14761"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commentRangeStart w:id="2"/>
      <w:r w:rsidRPr="00404E13">
        <w:rPr>
          <w:rFonts w:eastAsia="Arial"/>
        </w:rPr>
        <w:t>Bachelorarbeit</w:t>
      </w:r>
      <w:commentRangeEnd w:id="2"/>
      <w:r w:rsidR="00B70009">
        <w:rPr>
          <w:rStyle w:val="CommentReference"/>
          <w:rFonts w:ascii="Times New Roman" w:hAnsi="Times New Roman" w:cs="Times New Roman"/>
          <w:color w:val="auto"/>
          <w:spacing w:val="0"/>
        </w:rPr>
        <w:commentReference w:id="2"/>
      </w:r>
    </w:p>
    <w:p w14:paraId="60862A3D" w14:textId="77777777" w:rsidR="00BB1679" w:rsidRPr="00404E13" w:rsidRDefault="00BB1679" w:rsidP="00BB1679">
      <w:pPr>
        <w:spacing w:line="309" w:lineRule="exact"/>
        <w:rPr>
          <w:rFonts w:ascii="Roboto" w:hAnsi="Roboto"/>
          <w:sz w:val="24"/>
          <w:szCs w:val="24"/>
        </w:rPr>
      </w:pPr>
    </w:p>
    <w:p w14:paraId="1115942C" w14:textId="5BDCB084" w:rsidR="00BB1679" w:rsidRPr="00C14761" w:rsidRDefault="00E366B6" w:rsidP="00C14761">
      <w:pPr>
        <w:pStyle w:val="Thesistitle"/>
      </w:pPr>
      <w:r w:rsidRPr="00753146">
        <w:t>Automated</w:t>
      </w:r>
      <w:r w:rsidR="00BB1679" w:rsidRPr="00753146">
        <w:t xml:space="preserve"> Generation of Modular</w:t>
      </w:r>
      <w:r w:rsidR="003A5125" w:rsidRPr="00753146">
        <w:t xml:space="preserve"> and</w:t>
      </w:r>
      <w:r w:rsidR="00F1344A" w:rsidRPr="00753146">
        <w:t xml:space="preserve"> Dynamic</w:t>
      </w:r>
      <w:r w:rsidR="00BB1679" w:rsidRPr="00753146">
        <w:t xml:space="preserve"> Industrial</w:t>
      </w:r>
      <w:r w:rsidR="00F1344A" w:rsidRPr="00753146">
        <w:t xml:space="preserve"> Process </w:t>
      </w:r>
      <w:r w:rsidR="00BB1679" w:rsidRPr="00753146">
        <w:t>Plant</w:t>
      </w:r>
      <w:r w:rsidR="00F1344A" w:rsidRPr="00753146">
        <w:t xml:space="preserve"> </w:t>
      </w:r>
      <w:r w:rsidR="00BB1679" w:rsidRPr="00753146">
        <w:t xml:space="preserve">Visualizations </w:t>
      </w:r>
      <w:r w:rsidR="00F1344A" w:rsidRPr="00753146">
        <w:t>i</w:t>
      </w:r>
      <w:r w:rsidR="00BB1679" w:rsidRPr="00753146">
        <w:t>n a Manufacturing Execution System (MES)</w:t>
      </w:r>
    </w:p>
    <w:p w14:paraId="1FE34743" w14:textId="77777777" w:rsidR="00C14761" w:rsidRDefault="00C14761"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6D3196C0" w:rsidR="00BB1679" w:rsidRDefault="00BB1679" w:rsidP="00BB1679">
      <w:pPr>
        <w:spacing w:line="363" w:lineRule="exact"/>
        <w:rPr>
          <w:rFonts w:ascii="Roboto" w:hAnsi="Roboto"/>
          <w:sz w:val="24"/>
          <w:szCs w:val="24"/>
        </w:rPr>
      </w:pPr>
    </w:p>
    <w:p w14:paraId="2271338C" w14:textId="6BD335A2" w:rsidR="00C14761" w:rsidRDefault="00C14761" w:rsidP="00BB1679">
      <w:pPr>
        <w:spacing w:line="363" w:lineRule="exact"/>
        <w:rPr>
          <w:rFonts w:ascii="Roboto" w:hAnsi="Roboto"/>
          <w:sz w:val="24"/>
          <w:szCs w:val="24"/>
        </w:rPr>
      </w:pPr>
    </w:p>
    <w:p w14:paraId="7E1176D4" w14:textId="1A386FC4" w:rsidR="00C14761" w:rsidRDefault="00C14761" w:rsidP="00BB1679">
      <w:pPr>
        <w:spacing w:line="363" w:lineRule="exact"/>
        <w:rPr>
          <w:rFonts w:ascii="Roboto" w:hAnsi="Roboto"/>
          <w:sz w:val="24"/>
          <w:szCs w:val="24"/>
        </w:rPr>
      </w:pPr>
    </w:p>
    <w:p w14:paraId="4E4C7F79" w14:textId="158048C8" w:rsidR="00BB1679" w:rsidRPr="00404E13" w:rsidRDefault="006125B2" w:rsidP="00BB1679">
      <w:pPr>
        <w:spacing w:line="363" w:lineRule="exact"/>
        <w:rPr>
          <w:rFonts w:ascii="Roboto" w:hAnsi="Roboto"/>
          <w:sz w:val="24"/>
          <w:szCs w:val="24"/>
        </w:rPr>
      </w:pPr>
      <w:r w:rsidRPr="0092593E">
        <w:rPr>
          <w:noProof/>
          <w:lang w:val="de-DE" w:eastAsia="de-DE"/>
        </w:rPr>
        <w:drawing>
          <wp:anchor distT="0" distB="0" distL="114300" distR="114300" simplePos="0" relativeHeight="251654144" behindDoc="0" locked="0" layoutInCell="1" allowOverlap="1" wp14:anchorId="02F9BA4C" wp14:editId="6295D3C2">
            <wp:simplePos x="0" y="0"/>
            <wp:positionH relativeFrom="margin">
              <wp:posOffset>-59558</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right"/>
        <w:tblLayout w:type="fixed"/>
        <w:tblLook w:val="04A0" w:firstRow="1" w:lastRow="0" w:firstColumn="1" w:lastColumn="0" w:noHBand="0" w:noVBand="1"/>
      </w:tblPr>
      <w:tblGrid>
        <w:gridCol w:w="2028"/>
        <w:gridCol w:w="2559"/>
      </w:tblGrid>
      <w:tr w:rsidR="00BB1679" w:rsidRPr="00404E13" w14:paraId="013232F9" w14:textId="77777777" w:rsidTr="006125B2">
        <w:trPr>
          <w:jc w:val="right"/>
        </w:trPr>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5F78B9" w:rsidRPr="00404E13" w14:paraId="23A2D14F" w14:textId="77777777" w:rsidTr="006125B2">
        <w:trPr>
          <w:jc w:val="right"/>
        </w:trPr>
        <w:tc>
          <w:tcPr>
            <w:tcW w:w="2028" w:type="dxa"/>
            <w:vAlign w:val="bottom"/>
          </w:tcPr>
          <w:p w14:paraId="6E77C8C4" w14:textId="4BA4B96C" w:rsidR="005F78B9" w:rsidRPr="00404E13" w:rsidRDefault="005F78B9" w:rsidP="008E5D9F">
            <w:pPr>
              <w:spacing w:line="360" w:lineRule="auto"/>
              <w:rPr>
                <w:rFonts w:ascii="Roboto" w:eastAsia="Arial" w:hAnsi="Roboto" w:cs="Arial"/>
              </w:rPr>
            </w:pPr>
            <w:r>
              <w:rPr>
                <w:rFonts w:ascii="Roboto" w:eastAsia="Arial" w:hAnsi="Roboto" w:cs="Arial"/>
              </w:rPr>
              <w:t>Matriculation No.:</w:t>
            </w:r>
          </w:p>
        </w:tc>
        <w:tc>
          <w:tcPr>
            <w:tcW w:w="2559" w:type="dxa"/>
            <w:vAlign w:val="bottom"/>
          </w:tcPr>
          <w:p w14:paraId="045DF594" w14:textId="451B4EE5" w:rsidR="005F78B9" w:rsidRPr="00404E13" w:rsidRDefault="005F78B9" w:rsidP="008E5D9F">
            <w:pPr>
              <w:spacing w:line="360" w:lineRule="auto"/>
              <w:rPr>
                <w:rFonts w:ascii="Roboto" w:eastAsia="Arial" w:hAnsi="Roboto" w:cs="Arial"/>
              </w:rPr>
            </w:pPr>
            <w:r>
              <w:rPr>
                <w:rFonts w:ascii="Roboto" w:eastAsia="Arial" w:hAnsi="Roboto" w:cs="Arial"/>
              </w:rPr>
              <w:t>03675217</w:t>
            </w:r>
          </w:p>
        </w:tc>
      </w:tr>
      <w:tr w:rsidR="00BB1679" w:rsidRPr="00404E13" w14:paraId="51DC4AA0" w14:textId="77777777" w:rsidTr="006125B2">
        <w:trPr>
          <w:jc w:val="right"/>
        </w:trPr>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195A183"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6125B2">
        <w:trPr>
          <w:jc w:val="right"/>
        </w:trPr>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6125B2">
        <w:trPr>
          <w:jc w:val="right"/>
        </w:trPr>
        <w:tc>
          <w:tcPr>
            <w:tcW w:w="2028" w:type="dxa"/>
            <w:vAlign w:val="bottom"/>
          </w:tcPr>
          <w:p w14:paraId="30833A25" w14:textId="50F30128"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6125B2">
        <w:trPr>
          <w:jc w:val="right"/>
        </w:trPr>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r w:rsidRPr="00404E13">
              <w:rPr>
                <w:rFonts w:ascii="Roboto" w:eastAsia="Arial" w:hAnsi="Roboto" w:cs="Arial"/>
                <w:color w:val="FF0000"/>
              </w:rPr>
              <w:t>Oktober 2018</w:t>
            </w:r>
          </w:p>
        </w:tc>
      </w:tr>
    </w:tbl>
    <w:p w14:paraId="0E0A61C4" w14:textId="77777777" w:rsidR="00BB1679" w:rsidRDefault="00BB1679" w:rsidP="00B67A4F">
      <w:pPr>
        <w:pStyle w:val="h1"/>
        <w:sectPr w:rsidR="00BB1679" w:rsidSect="00BB1679">
          <w:footerReference w:type="default" r:id="rId13"/>
          <w:footerReference w:type="first" r:id="rId14"/>
          <w:pgSz w:w="11906" w:h="16838"/>
          <w:pgMar w:top="1440" w:right="1440" w:bottom="1440" w:left="1440" w:header="708" w:footer="708" w:gutter="0"/>
          <w:pgNumType w:fmt="upperRoman"/>
          <w:cols w:space="708"/>
          <w:titlePg/>
          <w:docGrid w:linePitch="360"/>
        </w:sectPr>
      </w:pPr>
    </w:p>
    <w:p w14:paraId="03D48A09" w14:textId="77777777" w:rsidR="00BB1679" w:rsidRDefault="00BB1679" w:rsidP="00B67A4F">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6CA1CCE3" w:rsidR="00BB1679" w:rsidRPr="00BB1679" w:rsidRDefault="00BB1679" w:rsidP="00B67A4F">
      <w:pPr>
        <w:pStyle w:val="h1"/>
        <w:numPr>
          <w:ilvl w:val="0"/>
          <w:numId w:val="0"/>
        </w:numPr>
      </w:pPr>
      <w:bookmarkStart w:id="3" w:name="_Toc524108056"/>
      <w:r>
        <w:lastRenderedPageBreak/>
        <w:t>S</w:t>
      </w:r>
      <w:r w:rsidRPr="00404E13">
        <w:t>tatutory Declaration</w:t>
      </w:r>
      <w:bookmarkEnd w:id="3"/>
    </w:p>
    <w:p w14:paraId="3CDAE1F2" w14:textId="690CC517" w:rsidR="00BB1679" w:rsidRPr="007573B5" w:rsidRDefault="00BB1679" w:rsidP="00BB1679">
      <w:r w:rsidRPr="007573B5">
        <w:rPr>
          <w:rFonts w:eastAsia="Arial"/>
        </w:rPr>
        <w:t xml:space="preserve">I hereby confirm to have written the present </w:t>
      </w:r>
      <w:commentRangeStart w:id="4"/>
      <w:r w:rsidRPr="007573B5">
        <w:rPr>
          <w:rFonts w:eastAsia="Arial"/>
        </w:rPr>
        <w:t>dissertation</w:t>
      </w:r>
      <w:commentRangeEnd w:id="4"/>
      <w:r w:rsidR="00B70009">
        <w:rPr>
          <w:rStyle w:val="CommentReference"/>
        </w:rPr>
        <w:commentReference w:id="4"/>
      </w:r>
      <w:r w:rsidRPr="007573B5">
        <w:rPr>
          <w:rFonts w:eastAsia="Arial"/>
        </w:rPr>
        <w:t xml:space="preserve"> independently and only with the use of the sources and resources I have indicated. Both</w:t>
      </w:r>
      <w:r w:rsidR="00B70009">
        <w:rPr>
          <w:rFonts w:eastAsia="Arial"/>
        </w:rPr>
        <w:t>,</w:t>
      </w:r>
      <w:r w:rsidRPr="007573B5">
        <w:rPr>
          <w:rFonts w:eastAsia="Arial"/>
        </w:rPr>
        <w:t xml:space="preserve"> content and literal content</w:t>
      </w:r>
      <w:r w:rsidR="00B70009">
        <w:rPr>
          <w:rFonts w:eastAsia="Arial"/>
        </w:rPr>
        <w:t>,</w:t>
      </w:r>
      <w:r w:rsidRPr="007573B5">
        <w:rPr>
          <w:rFonts w:eastAsia="Arial"/>
        </w:rPr>
        <w:t xml:space="preserve">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eastAsia="de-DE"/>
        </w:rPr>
        <mc:AlternateContent>
          <mc:Choice Requires="wpi">
            <w:drawing>
              <wp:anchor distT="0" distB="0" distL="114300" distR="114300" simplePos="0" relativeHeight="251656192" behindDoc="0" locked="0" layoutInCell="1" allowOverlap="1" wp14:anchorId="49CE557A" wp14:editId="28E9A274">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5">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560C9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">
                <v:imagedata r:id="rId16" o:title=""/>
              </v:shape>
            </w:pict>
          </mc:Fallback>
        </mc:AlternateContent>
      </w:r>
    </w:p>
    <w:p w14:paraId="474554AD" w14:textId="2FA552A9" w:rsidR="00BB1679" w:rsidRPr="00BB1679" w:rsidRDefault="00BB1679" w:rsidP="007439BF">
      <w:pPr>
        <w:tabs>
          <w:tab w:val="left" w:pos="1843"/>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r>
      <w:r w:rsidR="007439BF" w:rsidRPr="007439BF">
        <w:rPr>
          <w:rFonts w:ascii="Roboto" w:hAnsi="Roboto"/>
          <w:sz w:val="28"/>
          <w:szCs w:val="20"/>
        </w:rPr>
        <w:t>07.09.208</w:t>
      </w:r>
      <w:r w:rsidR="007439BF">
        <w:rPr>
          <w:rFonts w:ascii="Roboto" w:hAnsi="Roboto"/>
          <w:sz w:val="20"/>
          <w:szCs w:val="20"/>
        </w:rPr>
        <w:tab/>
      </w:r>
      <w:r w:rsidRPr="00BB1679">
        <w:rPr>
          <w:rFonts w:ascii="Roboto" w:hAnsi="Roboto"/>
          <w:sz w:val="20"/>
          <w:szCs w:val="20"/>
        </w:rPr>
        <w:t xml:space="preserve">    </w:t>
      </w:r>
      <w:r w:rsidRPr="00BB1679">
        <w:rPr>
          <w:rFonts w:ascii="Roboto" w:eastAsia="Arial" w:hAnsi="Roboto" w:cs="Arial"/>
        </w:rPr>
        <w:t>Signature:</w:t>
      </w:r>
    </w:p>
    <w:bookmarkStart w:id="5" w:name="_Toc517803260"/>
    <w:bookmarkStart w:id="6" w:name="_Toc517890605"/>
    <w:bookmarkStart w:id="7" w:name="_Toc519116895"/>
    <w:p w14:paraId="5BEC8DCE" w14:textId="6B031751" w:rsidR="00C135BA" w:rsidRDefault="00BB1679" w:rsidP="00D0056A">
      <w:pPr>
        <w:pStyle w:val="body"/>
      </w:pPr>
      <w:r w:rsidRPr="00404E13">
        <w:rPr>
          <w:noProof/>
          <w:lang w:val="de-DE" w:eastAsia="de-DE"/>
        </w:rPr>
        <mc:AlternateContent>
          <mc:Choice Requires="wps">
            <w:drawing>
              <wp:anchor distT="0" distB="0" distL="114300" distR="114300" simplePos="0" relativeHeight="251658240" behindDoc="1" locked="0" layoutInCell="0" allowOverlap="1" wp14:anchorId="6B092D10" wp14:editId="260A01FA">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8222E1" id="Shape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lang w:val="de-DE" w:eastAsia="de-DE"/>
        </w:rPr>
        <mc:AlternateContent>
          <mc:Choice Requires="wps">
            <w:drawing>
              <wp:anchor distT="0" distB="0" distL="114300" distR="114300" simplePos="0" relativeHeight="251659264" behindDoc="1" locked="0" layoutInCell="0" allowOverlap="1" wp14:anchorId="1B707733" wp14:editId="68FA9262">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91BFDF" id="Shape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8" w:name="page4"/>
      <w:bookmarkStart w:id="9" w:name="page5"/>
      <w:bookmarkEnd w:id="5"/>
      <w:bookmarkEnd w:id="6"/>
      <w:bookmarkEnd w:id="7"/>
      <w:bookmarkEnd w:id="8"/>
      <w:bookmarkEnd w:id="9"/>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B67A4F">
      <w:pPr>
        <w:pStyle w:val="h1"/>
        <w:sectPr w:rsidR="00C135BA" w:rsidSect="00BB1679">
          <w:pgSz w:w="11906" w:h="16838"/>
          <w:pgMar w:top="1440" w:right="1440" w:bottom="1440" w:left="1440" w:header="708" w:footer="708" w:gutter="0"/>
          <w:pgNumType w:fmt="upperRoman"/>
          <w:cols w:space="708"/>
          <w:titlePg/>
          <w:docGrid w:linePitch="360"/>
        </w:sectPr>
      </w:pPr>
    </w:p>
    <w:p w14:paraId="0D1DF273" w14:textId="77777777" w:rsidR="00120C48" w:rsidRDefault="00364716" w:rsidP="00120C48">
      <w:pPr>
        <w:pStyle w:val="h1"/>
        <w:numPr>
          <w:ilvl w:val="0"/>
          <w:numId w:val="0"/>
        </w:numPr>
      </w:pPr>
      <w:bookmarkStart w:id="10" w:name="_Toc524108057"/>
      <w:r w:rsidRPr="00B67A4F">
        <w:lastRenderedPageBreak/>
        <w:t>Abstract</w:t>
      </w:r>
      <w:bookmarkEnd w:id="10"/>
    </w:p>
    <w:p w14:paraId="4F33A21A" w14:textId="5B5787D7" w:rsidR="00C135BA" w:rsidRPr="00120C48" w:rsidRDefault="00120C48" w:rsidP="00120C48">
      <w:pPr>
        <w:pStyle w:val="body"/>
        <w:rPr>
          <w:color w:val="auto"/>
          <w:sz w:val="40"/>
          <w:szCs w:val="40"/>
        </w:rPr>
      </w:pPr>
      <w:r>
        <w:rPr>
          <w:lang w:val="de-DE"/>
        </w:rPr>
        <w:t>_______________________________</w:t>
      </w:r>
      <w:r w:rsidR="00C135BA" w:rsidRPr="00364716">
        <w:rPr>
          <w:lang w:val="de-DE"/>
        </w:rPr>
        <w:br w:type="page"/>
      </w:r>
    </w:p>
    <w:p w14:paraId="3785D369" w14:textId="77777777" w:rsidR="00C135BA" w:rsidRPr="00364716" w:rsidRDefault="00C135BA" w:rsidP="00D0056A">
      <w:pPr>
        <w:pStyle w:val="body"/>
        <w:rPr>
          <w:lang w:val="de-DE"/>
        </w:rPr>
      </w:pPr>
    </w:p>
    <w:p w14:paraId="6AB488A9" w14:textId="0310D346" w:rsidR="00364716" w:rsidRPr="00364716" w:rsidRDefault="00364716" w:rsidP="00B67A4F">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579EDEFB" w:rsidR="00D50E43" w:rsidRPr="009769D1" w:rsidRDefault="00D50E43" w:rsidP="00B67A4F">
      <w:pPr>
        <w:pStyle w:val="h1"/>
        <w:numPr>
          <w:ilvl w:val="0"/>
          <w:numId w:val="0"/>
        </w:numPr>
      </w:pPr>
      <w:bookmarkStart w:id="11" w:name="_Toc524108058"/>
      <w:r w:rsidRPr="00D01B91">
        <w:lastRenderedPageBreak/>
        <w:t>Index</w:t>
      </w:r>
      <w:bookmarkEnd w:id="11"/>
    </w:p>
    <w:p w14:paraId="74C6BCDF" w14:textId="77777777" w:rsidR="004E11BA" w:rsidRDefault="004E11BA">
      <w:pPr>
        <w:pStyle w:val="TOC1"/>
        <w:rPr>
          <w:rFonts w:ascii="Roboto" w:hAnsi="Roboto"/>
          <w:sz w:val="20"/>
          <w:szCs w:val="20"/>
        </w:rPr>
      </w:pPr>
    </w:p>
    <w:p w14:paraId="47C41A7E" w14:textId="4903427E" w:rsidR="00A5594B" w:rsidRDefault="001E0602">
      <w:pPr>
        <w:pStyle w:val="TOC1"/>
        <w:rPr>
          <w:rFonts w:asciiTheme="minorHAnsi" w:hAnsiTheme="minorHAnsi" w:cstheme="minorBidi"/>
          <w:b w:val="0"/>
        </w:rPr>
      </w:pPr>
      <w:r>
        <w:rPr>
          <w:rFonts w:ascii="Roboto" w:hAnsi="Roboto"/>
          <w:sz w:val="20"/>
          <w:szCs w:val="20"/>
        </w:rPr>
        <w:fldChar w:fldCharType="begin"/>
      </w:r>
      <w:r>
        <w:rPr>
          <w:rFonts w:ascii="Roboto" w:hAnsi="Roboto"/>
          <w:sz w:val="20"/>
          <w:szCs w:val="20"/>
        </w:rPr>
        <w:instrText xml:space="preserve"> TOC \h \z \t "h1,1,h2,2,h3,3,h4,4" </w:instrText>
      </w:r>
      <w:r>
        <w:rPr>
          <w:rFonts w:ascii="Roboto" w:hAnsi="Roboto"/>
          <w:sz w:val="20"/>
          <w:szCs w:val="20"/>
        </w:rPr>
        <w:fldChar w:fldCharType="separate"/>
      </w:r>
      <w:hyperlink w:anchor="_Toc524108056" w:history="1">
        <w:r w:rsidR="00A5594B" w:rsidRPr="00EB1B55">
          <w:rPr>
            <w:rStyle w:val="Hyperlink"/>
          </w:rPr>
          <w:t>Statutory Declaration</w:t>
        </w:r>
        <w:r w:rsidR="00A5594B">
          <w:rPr>
            <w:webHidden/>
          </w:rPr>
          <w:tab/>
        </w:r>
        <w:r w:rsidR="00A5594B">
          <w:rPr>
            <w:webHidden/>
          </w:rPr>
          <w:fldChar w:fldCharType="begin"/>
        </w:r>
        <w:r w:rsidR="00A5594B">
          <w:rPr>
            <w:webHidden/>
          </w:rPr>
          <w:instrText xml:space="preserve"> PAGEREF _Toc524108056 \h </w:instrText>
        </w:r>
        <w:r w:rsidR="00A5594B">
          <w:rPr>
            <w:webHidden/>
          </w:rPr>
        </w:r>
        <w:r w:rsidR="00A5594B">
          <w:rPr>
            <w:webHidden/>
          </w:rPr>
          <w:fldChar w:fldCharType="separate"/>
        </w:r>
        <w:r w:rsidR="00A5594B">
          <w:rPr>
            <w:webHidden/>
          </w:rPr>
          <w:t>III</w:t>
        </w:r>
        <w:r w:rsidR="00A5594B">
          <w:rPr>
            <w:webHidden/>
          </w:rPr>
          <w:fldChar w:fldCharType="end"/>
        </w:r>
      </w:hyperlink>
    </w:p>
    <w:p w14:paraId="493930E9" w14:textId="7ECB55EC" w:rsidR="00A5594B" w:rsidRDefault="00796E1C">
      <w:pPr>
        <w:pStyle w:val="TOC1"/>
        <w:rPr>
          <w:rFonts w:asciiTheme="minorHAnsi" w:hAnsiTheme="minorHAnsi" w:cstheme="minorBidi"/>
          <w:b w:val="0"/>
        </w:rPr>
      </w:pPr>
      <w:hyperlink w:anchor="_Toc524108057" w:history="1">
        <w:r w:rsidR="00A5594B" w:rsidRPr="00EB1B55">
          <w:rPr>
            <w:rStyle w:val="Hyperlink"/>
          </w:rPr>
          <w:t>Abstract</w:t>
        </w:r>
        <w:r w:rsidR="00A5594B">
          <w:rPr>
            <w:webHidden/>
          </w:rPr>
          <w:tab/>
        </w:r>
        <w:r w:rsidR="00A5594B">
          <w:rPr>
            <w:webHidden/>
          </w:rPr>
          <w:fldChar w:fldCharType="begin"/>
        </w:r>
        <w:r w:rsidR="00A5594B">
          <w:rPr>
            <w:webHidden/>
          </w:rPr>
          <w:instrText xml:space="preserve"> PAGEREF _Toc524108057 \h </w:instrText>
        </w:r>
        <w:r w:rsidR="00A5594B">
          <w:rPr>
            <w:webHidden/>
          </w:rPr>
        </w:r>
        <w:r w:rsidR="00A5594B">
          <w:rPr>
            <w:webHidden/>
          </w:rPr>
          <w:fldChar w:fldCharType="separate"/>
        </w:r>
        <w:r w:rsidR="00A5594B">
          <w:rPr>
            <w:webHidden/>
          </w:rPr>
          <w:t>V</w:t>
        </w:r>
        <w:r w:rsidR="00A5594B">
          <w:rPr>
            <w:webHidden/>
          </w:rPr>
          <w:fldChar w:fldCharType="end"/>
        </w:r>
      </w:hyperlink>
    </w:p>
    <w:p w14:paraId="32162C05" w14:textId="4E7983A3" w:rsidR="00A5594B" w:rsidRDefault="00796E1C">
      <w:pPr>
        <w:pStyle w:val="TOC1"/>
        <w:rPr>
          <w:rFonts w:asciiTheme="minorHAnsi" w:hAnsiTheme="minorHAnsi" w:cstheme="minorBidi"/>
          <w:b w:val="0"/>
        </w:rPr>
      </w:pPr>
      <w:hyperlink w:anchor="_Toc524108058" w:history="1">
        <w:r w:rsidR="00A5594B" w:rsidRPr="00EB1B55">
          <w:rPr>
            <w:rStyle w:val="Hyperlink"/>
          </w:rPr>
          <w:t>Index</w:t>
        </w:r>
        <w:r w:rsidR="00A5594B">
          <w:rPr>
            <w:webHidden/>
          </w:rPr>
          <w:tab/>
        </w:r>
        <w:r w:rsidR="00A5594B">
          <w:rPr>
            <w:webHidden/>
          </w:rPr>
          <w:fldChar w:fldCharType="begin"/>
        </w:r>
        <w:r w:rsidR="00A5594B">
          <w:rPr>
            <w:webHidden/>
          </w:rPr>
          <w:instrText xml:space="preserve"> PAGEREF _Toc524108058 \h </w:instrText>
        </w:r>
        <w:r w:rsidR="00A5594B">
          <w:rPr>
            <w:webHidden/>
          </w:rPr>
        </w:r>
        <w:r w:rsidR="00A5594B">
          <w:rPr>
            <w:webHidden/>
          </w:rPr>
          <w:fldChar w:fldCharType="separate"/>
        </w:r>
        <w:r w:rsidR="00A5594B">
          <w:rPr>
            <w:webHidden/>
          </w:rPr>
          <w:t>VII</w:t>
        </w:r>
        <w:r w:rsidR="00A5594B">
          <w:rPr>
            <w:webHidden/>
          </w:rPr>
          <w:fldChar w:fldCharType="end"/>
        </w:r>
      </w:hyperlink>
    </w:p>
    <w:p w14:paraId="17A37956" w14:textId="09C06302" w:rsidR="00A5594B" w:rsidRDefault="00796E1C">
      <w:pPr>
        <w:pStyle w:val="TOC1"/>
        <w:rPr>
          <w:rFonts w:asciiTheme="minorHAnsi" w:hAnsiTheme="minorHAnsi" w:cstheme="minorBidi"/>
          <w:b w:val="0"/>
        </w:rPr>
      </w:pPr>
      <w:hyperlink w:anchor="_Toc524108059" w:history="1">
        <w:r w:rsidR="00A5594B" w:rsidRPr="00EB1B55">
          <w:rPr>
            <w:rStyle w:val="Hyperlink"/>
          </w:rPr>
          <w:t>1</w:t>
        </w:r>
        <w:r w:rsidR="00A5594B">
          <w:rPr>
            <w:rFonts w:asciiTheme="minorHAnsi" w:hAnsiTheme="minorHAnsi" w:cstheme="minorBidi"/>
            <w:b w:val="0"/>
          </w:rPr>
          <w:tab/>
        </w:r>
        <w:r w:rsidR="00A5594B" w:rsidRPr="00EB1B55">
          <w:rPr>
            <w:rStyle w:val="Hyperlink"/>
          </w:rPr>
          <w:t>Introduction</w:t>
        </w:r>
        <w:r w:rsidR="00A5594B">
          <w:rPr>
            <w:webHidden/>
          </w:rPr>
          <w:tab/>
        </w:r>
        <w:r w:rsidR="00A5594B">
          <w:rPr>
            <w:webHidden/>
          </w:rPr>
          <w:fldChar w:fldCharType="begin"/>
        </w:r>
        <w:r w:rsidR="00A5594B">
          <w:rPr>
            <w:webHidden/>
          </w:rPr>
          <w:instrText xml:space="preserve"> PAGEREF _Toc524108059 \h </w:instrText>
        </w:r>
        <w:r w:rsidR="00A5594B">
          <w:rPr>
            <w:webHidden/>
          </w:rPr>
        </w:r>
        <w:r w:rsidR="00A5594B">
          <w:rPr>
            <w:webHidden/>
          </w:rPr>
          <w:fldChar w:fldCharType="separate"/>
        </w:r>
        <w:r w:rsidR="00A5594B">
          <w:rPr>
            <w:webHidden/>
          </w:rPr>
          <w:t>1</w:t>
        </w:r>
        <w:r w:rsidR="00A5594B">
          <w:rPr>
            <w:webHidden/>
          </w:rPr>
          <w:fldChar w:fldCharType="end"/>
        </w:r>
      </w:hyperlink>
    </w:p>
    <w:p w14:paraId="75729096" w14:textId="060D56CF" w:rsidR="00A5594B" w:rsidRDefault="00796E1C">
      <w:pPr>
        <w:pStyle w:val="TOC2"/>
        <w:tabs>
          <w:tab w:val="left" w:pos="880"/>
          <w:tab w:val="right" w:leader="dot" w:pos="9016"/>
        </w:tabs>
        <w:rPr>
          <w:rFonts w:asciiTheme="minorHAnsi" w:hAnsiTheme="minorHAnsi" w:cstheme="minorBidi"/>
          <w:noProof/>
        </w:rPr>
      </w:pPr>
      <w:hyperlink w:anchor="_Toc524108060" w:history="1">
        <w:r w:rsidR="00A5594B" w:rsidRPr="00EB1B55">
          <w:rPr>
            <w:rStyle w:val="Hyperlink"/>
            <w:noProof/>
          </w:rPr>
          <w:t>1.1</w:t>
        </w:r>
        <w:r w:rsidR="00A5594B">
          <w:rPr>
            <w:rFonts w:asciiTheme="minorHAnsi" w:hAnsiTheme="minorHAnsi" w:cstheme="minorBidi"/>
            <w:noProof/>
          </w:rPr>
          <w:tab/>
        </w:r>
        <w:r w:rsidR="00A5594B" w:rsidRPr="00EB1B55">
          <w:rPr>
            <w:rStyle w:val="Hyperlink"/>
            <w:noProof/>
          </w:rPr>
          <w:t>Overview and Motivation</w:t>
        </w:r>
        <w:r w:rsidR="00A5594B">
          <w:rPr>
            <w:noProof/>
            <w:webHidden/>
          </w:rPr>
          <w:tab/>
        </w:r>
        <w:r w:rsidR="00A5594B">
          <w:rPr>
            <w:noProof/>
            <w:webHidden/>
          </w:rPr>
          <w:fldChar w:fldCharType="begin"/>
        </w:r>
        <w:r w:rsidR="00A5594B">
          <w:rPr>
            <w:noProof/>
            <w:webHidden/>
          </w:rPr>
          <w:instrText xml:space="preserve"> PAGEREF _Toc524108060 \h </w:instrText>
        </w:r>
        <w:r w:rsidR="00A5594B">
          <w:rPr>
            <w:noProof/>
            <w:webHidden/>
          </w:rPr>
        </w:r>
        <w:r w:rsidR="00A5594B">
          <w:rPr>
            <w:noProof/>
            <w:webHidden/>
          </w:rPr>
          <w:fldChar w:fldCharType="separate"/>
        </w:r>
        <w:r w:rsidR="00A5594B">
          <w:rPr>
            <w:noProof/>
            <w:webHidden/>
          </w:rPr>
          <w:t>1</w:t>
        </w:r>
        <w:r w:rsidR="00A5594B">
          <w:rPr>
            <w:noProof/>
            <w:webHidden/>
          </w:rPr>
          <w:fldChar w:fldCharType="end"/>
        </w:r>
      </w:hyperlink>
    </w:p>
    <w:p w14:paraId="4721BB1C" w14:textId="38CCDA87" w:rsidR="00A5594B" w:rsidRDefault="00796E1C">
      <w:pPr>
        <w:pStyle w:val="TOC2"/>
        <w:tabs>
          <w:tab w:val="left" w:pos="880"/>
          <w:tab w:val="right" w:leader="dot" w:pos="9016"/>
        </w:tabs>
        <w:rPr>
          <w:rFonts w:asciiTheme="minorHAnsi" w:hAnsiTheme="minorHAnsi" w:cstheme="minorBidi"/>
          <w:noProof/>
        </w:rPr>
      </w:pPr>
      <w:hyperlink w:anchor="_Toc524108061" w:history="1">
        <w:r w:rsidR="00A5594B" w:rsidRPr="00EB1B55">
          <w:rPr>
            <w:rStyle w:val="Hyperlink"/>
            <w:noProof/>
          </w:rPr>
          <w:t>1.2</w:t>
        </w:r>
        <w:r w:rsidR="00A5594B">
          <w:rPr>
            <w:rFonts w:asciiTheme="minorHAnsi" w:hAnsiTheme="minorHAnsi" w:cstheme="minorBidi"/>
            <w:noProof/>
          </w:rPr>
          <w:tab/>
        </w:r>
        <w:r w:rsidR="00A5594B" w:rsidRPr="00EB1B55">
          <w:rPr>
            <w:rStyle w:val="Hyperlink"/>
            <w:noProof/>
          </w:rPr>
          <w:t>Problem Definition</w:t>
        </w:r>
        <w:r w:rsidR="00A5594B">
          <w:rPr>
            <w:noProof/>
            <w:webHidden/>
          </w:rPr>
          <w:tab/>
        </w:r>
        <w:r w:rsidR="00A5594B">
          <w:rPr>
            <w:noProof/>
            <w:webHidden/>
          </w:rPr>
          <w:fldChar w:fldCharType="begin"/>
        </w:r>
        <w:r w:rsidR="00A5594B">
          <w:rPr>
            <w:noProof/>
            <w:webHidden/>
          </w:rPr>
          <w:instrText xml:space="preserve"> PAGEREF _Toc524108061 \h </w:instrText>
        </w:r>
        <w:r w:rsidR="00A5594B">
          <w:rPr>
            <w:noProof/>
            <w:webHidden/>
          </w:rPr>
        </w:r>
        <w:r w:rsidR="00A5594B">
          <w:rPr>
            <w:noProof/>
            <w:webHidden/>
          </w:rPr>
          <w:fldChar w:fldCharType="separate"/>
        </w:r>
        <w:r w:rsidR="00A5594B">
          <w:rPr>
            <w:noProof/>
            <w:webHidden/>
          </w:rPr>
          <w:t>2</w:t>
        </w:r>
        <w:r w:rsidR="00A5594B">
          <w:rPr>
            <w:noProof/>
            <w:webHidden/>
          </w:rPr>
          <w:fldChar w:fldCharType="end"/>
        </w:r>
      </w:hyperlink>
    </w:p>
    <w:p w14:paraId="7413FB4F" w14:textId="052BE69C" w:rsidR="00A5594B" w:rsidRDefault="00796E1C">
      <w:pPr>
        <w:pStyle w:val="TOC2"/>
        <w:tabs>
          <w:tab w:val="left" w:pos="880"/>
          <w:tab w:val="right" w:leader="dot" w:pos="9016"/>
        </w:tabs>
        <w:rPr>
          <w:rFonts w:asciiTheme="minorHAnsi" w:hAnsiTheme="minorHAnsi" w:cstheme="minorBidi"/>
          <w:noProof/>
        </w:rPr>
      </w:pPr>
      <w:hyperlink w:anchor="_Toc524108062" w:history="1">
        <w:r w:rsidR="00A5594B" w:rsidRPr="00EB1B55">
          <w:rPr>
            <w:rStyle w:val="Hyperlink"/>
            <w:noProof/>
          </w:rPr>
          <w:t>1.3</w:t>
        </w:r>
        <w:r w:rsidR="00A5594B">
          <w:rPr>
            <w:rFonts w:asciiTheme="minorHAnsi" w:hAnsiTheme="minorHAnsi" w:cstheme="minorBidi"/>
            <w:noProof/>
          </w:rPr>
          <w:tab/>
        </w:r>
        <w:r w:rsidR="00A5594B" w:rsidRPr="00EB1B55">
          <w:rPr>
            <w:rStyle w:val="Hyperlink"/>
            <w:noProof/>
          </w:rPr>
          <w:t>Initial Situation</w:t>
        </w:r>
        <w:r w:rsidR="00A5594B">
          <w:rPr>
            <w:noProof/>
            <w:webHidden/>
          </w:rPr>
          <w:tab/>
        </w:r>
        <w:r w:rsidR="00A5594B">
          <w:rPr>
            <w:noProof/>
            <w:webHidden/>
          </w:rPr>
          <w:fldChar w:fldCharType="begin"/>
        </w:r>
        <w:r w:rsidR="00A5594B">
          <w:rPr>
            <w:noProof/>
            <w:webHidden/>
          </w:rPr>
          <w:instrText xml:space="preserve"> PAGEREF _Toc524108062 \h </w:instrText>
        </w:r>
        <w:r w:rsidR="00A5594B">
          <w:rPr>
            <w:noProof/>
            <w:webHidden/>
          </w:rPr>
        </w:r>
        <w:r w:rsidR="00A5594B">
          <w:rPr>
            <w:noProof/>
            <w:webHidden/>
          </w:rPr>
          <w:fldChar w:fldCharType="separate"/>
        </w:r>
        <w:r w:rsidR="00A5594B">
          <w:rPr>
            <w:noProof/>
            <w:webHidden/>
          </w:rPr>
          <w:t>3</w:t>
        </w:r>
        <w:r w:rsidR="00A5594B">
          <w:rPr>
            <w:noProof/>
            <w:webHidden/>
          </w:rPr>
          <w:fldChar w:fldCharType="end"/>
        </w:r>
      </w:hyperlink>
    </w:p>
    <w:p w14:paraId="3D9CF33F" w14:textId="43C95BC5" w:rsidR="00A5594B" w:rsidRDefault="00796E1C">
      <w:pPr>
        <w:pStyle w:val="TOC2"/>
        <w:tabs>
          <w:tab w:val="left" w:pos="880"/>
          <w:tab w:val="right" w:leader="dot" w:pos="9016"/>
        </w:tabs>
        <w:rPr>
          <w:rFonts w:asciiTheme="minorHAnsi" w:hAnsiTheme="minorHAnsi" w:cstheme="minorBidi"/>
          <w:noProof/>
        </w:rPr>
      </w:pPr>
      <w:hyperlink w:anchor="_Toc524108063" w:history="1">
        <w:r w:rsidR="00A5594B" w:rsidRPr="00EB1B55">
          <w:rPr>
            <w:rStyle w:val="Hyperlink"/>
            <w:noProof/>
          </w:rPr>
          <w:t>1.4</w:t>
        </w:r>
        <w:r w:rsidR="00A5594B">
          <w:rPr>
            <w:rFonts w:asciiTheme="minorHAnsi" w:hAnsiTheme="minorHAnsi" w:cstheme="minorBidi"/>
            <w:noProof/>
          </w:rPr>
          <w:tab/>
        </w:r>
        <w:r w:rsidR="00A5594B" w:rsidRPr="00EB1B55">
          <w:rPr>
            <w:rStyle w:val="Hyperlink"/>
            <w:noProof/>
          </w:rPr>
          <w:t>Goals of the Bachelor Thesis</w:t>
        </w:r>
        <w:r w:rsidR="00A5594B">
          <w:rPr>
            <w:noProof/>
            <w:webHidden/>
          </w:rPr>
          <w:tab/>
        </w:r>
        <w:r w:rsidR="00A5594B">
          <w:rPr>
            <w:noProof/>
            <w:webHidden/>
          </w:rPr>
          <w:fldChar w:fldCharType="begin"/>
        </w:r>
        <w:r w:rsidR="00A5594B">
          <w:rPr>
            <w:noProof/>
            <w:webHidden/>
          </w:rPr>
          <w:instrText xml:space="preserve"> PAGEREF _Toc524108063 \h </w:instrText>
        </w:r>
        <w:r w:rsidR="00A5594B">
          <w:rPr>
            <w:noProof/>
            <w:webHidden/>
          </w:rPr>
        </w:r>
        <w:r w:rsidR="00A5594B">
          <w:rPr>
            <w:noProof/>
            <w:webHidden/>
          </w:rPr>
          <w:fldChar w:fldCharType="separate"/>
        </w:r>
        <w:r w:rsidR="00A5594B">
          <w:rPr>
            <w:noProof/>
            <w:webHidden/>
          </w:rPr>
          <w:t>4</w:t>
        </w:r>
        <w:r w:rsidR="00A5594B">
          <w:rPr>
            <w:noProof/>
            <w:webHidden/>
          </w:rPr>
          <w:fldChar w:fldCharType="end"/>
        </w:r>
      </w:hyperlink>
    </w:p>
    <w:p w14:paraId="492C80F1" w14:textId="55821143" w:rsidR="00A5594B" w:rsidRDefault="00796E1C">
      <w:pPr>
        <w:pStyle w:val="TOC2"/>
        <w:tabs>
          <w:tab w:val="left" w:pos="880"/>
          <w:tab w:val="right" w:leader="dot" w:pos="9016"/>
        </w:tabs>
        <w:rPr>
          <w:rFonts w:asciiTheme="minorHAnsi" w:hAnsiTheme="minorHAnsi" w:cstheme="minorBidi"/>
          <w:noProof/>
        </w:rPr>
      </w:pPr>
      <w:hyperlink w:anchor="_Toc524108064" w:history="1">
        <w:r w:rsidR="00A5594B" w:rsidRPr="00EB1B55">
          <w:rPr>
            <w:rStyle w:val="Hyperlink"/>
            <w:noProof/>
          </w:rPr>
          <w:t>1.5</w:t>
        </w:r>
        <w:r w:rsidR="00A5594B">
          <w:rPr>
            <w:rFonts w:asciiTheme="minorHAnsi" w:hAnsiTheme="minorHAnsi" w:cstheme="minorBidi"/>
            <w:noProof/>
          </w:rPr>
          <w:tab/>
        </w:r>
        <w:r w:rsidR="00A5594B" w:rsidRPr="00EB1B55">
          <w:rPr>
            <w:rStyle w:val="Hyperlink"/>
            <w:noProof/>
          </w:rPr>
          <w:t>Project Requirements</w:t>
        </w:r>
        <w:r w:rsidR="00A5594B">
          <w:rPr>
            <w:noProof/>
            <w:webHidden/>
          </w:rPr>
          <w:tab/>
        </w:r>
        <w:r w:rsidR="00A5594B">
          <w:rPr>
            <w:noProof/>
            <w:webHidden/>
          </w:rPr>
          <w:fldChar w:fldCharType="begin"/>
        </w:r>
        <w:r w:rsidR="00A5594B">
          <w:rPr>
            <w:noProof/>
            <w:webHidden/>
          </w:rPr>
          <w:instrText xml:space="preserve"> PAGEREF _Toc524108064 \h </w:instrText>
        </w:r>
        <w:r w:rsidR="00A5594B">
          <w:rPr>
            <w:noProof/>
            <w:webHidden/>
          </w:rPr>
        </w:r>
        <w:r w:rsidR="00A5594B">
          <w:rPr>
            <w:noProof/>
            <w:webHidden/>
          </w:rPr>
          <w:fldChar w:fldCharType="separate"/>
        </w:r>
        <w:r w:rsidR="00A5594B">
          <w:rPr>
            <w:noProof/>
            <w:webHidden/>
          </w:rPr>
          <w:t>4</w:t>
        </w:r>
        <w:r w:rsidR="00A5594B">
          <w:rPr>
            <w:noProof/>
            <w:webHidden/>
          </w:rPr>
          <w:fldChar w:fldCharType="end"/>
        </w:r>
      </w:hyperlink>
    </w:p>
    <w:p w14:paraId="4B5B7B36" w14:textId="6B5E39E7" w:rsidR="00A5594B" w:rsidRDefault="00796E1C">
      <w:pPr>
        <w:pStyle w:val="TOC2"/>
        <w:tabs>
          <w:tab w:val="left" w:pos="880"/>
          <w:tab w:val="right" w:leader="dot" w:pos="9016"/>
        </w:tabs>
        <w:rPr>
          <w:rFonts w:asciiTheme="minorHAnsi" w:hAnsiTheme="minorHAnsi" w:cstheme="minorBidi"/>
          <w:noProof/>
        </w:rPr>
      </w:pPr>
      <w:hyperlink w:anchor="_Toc524108065" w:history="1">
        <w:r w:rsidR="00A5594B" w:rsidRPr="00EB1B55">
          <w:rPr>
            <w:rStyle w:val="Hyperlink"/>
            <w:noProof/>
          </w:rPr>
          <w:t>1.6</w:t>
        </w:r>
        <w:r w:rsidR="00A5594B">
          <w:rPr>
            <w:rFonts w:asciiTheme="minorHAnsi" w:hAnsiTheme="minorHAnsi" w:cstheme="minorBidi"/>
            <w:noProof/>
          </w:rPr>
          <w:tab/>
        </w:r>
        <w:r w:rsidR="00A5594B" w:rsidRPr="00EB1B55">
          <w:rPr>
            <w:rStyle w:val="Hyperlink"/>
            <w:noProof/>
          </w:rPr>
          <w:t>Composition of the Bachelor Thesis</w:t>
        </w:r>
        <w:r w:rsidR="00A5594B">
          <w:rPr>
            <w:noProof/>
            <w:webHidden/>
          </w:rPr>
          <w:tab/>
        </w:r>
        <w:r w:rsidR="00A5594B">
          <w:rPr>
            <w:noProof/>
            <w:webHidden/>
          </w:rPr>
          <w:fldChar w:fldCharType="begin"/>
        </w:r>
        <w:r w:rsidR="00A5594B">
          <w:rPr>
            <w:noProof/>
            <w:webHidden/>
          </w:rPr>
          <w:instrText xml:space="preserve"> PAGEREF _Toc524108065 \h </w:instrText>
        </w:r>
        <w:r w:rsidR="00A5594B">
          <w:rPr>
            <w:noProof/>
            <w:webHidden/>
          </w:rPr>
        </w:r>
        <w:r w:rsidR="00A5594B">
          <w:rPr>
            <w:noProof/>
            <w:webHidden/>
          </w:rPr>
          <w:fldChar w:fldCharType="separate"/>
        </w:r>
        <w:r w:rsidR="00A5594B">
          <w:rPr>
            <w:noProof/>
            <w:webHidden/>
          </w:rPr>
          <w:t>6</w:t>
        </w:r>
        <w:r w:rsidR="00A5594B">
          <w:rPr>
            <w:noProof/>
            <w:webHidden/>
          </w:rPr>
          <w:fldChar w:fldCharType="end"/>
        </w:r>
      </w:hyperlink>
    </w:p>
    <w:p w14:paraId="0F92A268" w14:textId="6C51651F" w:rsidR="00A5594B" w:rsidRDefault="00796E1C">
      <w:pPr>
        <w:pStyle w:val="TOC3"/>
        <w:tabs>
          <w:tab w:val="left" w:pos="1320"/>
          <w:tab w:val="right" w:leader="dot" w:pos="9016"/>
        </w:tabs>
        <w:rPr>
          <w:rFonts w:asciiTheme="minorHAnsi" w:hAnsiTheme="minorHAnsi" w:cstheme="minorBidi"/>
          <w:noProof/>
        </w:rPr>
      </w:pPr>
      <w:hyperlink w:anchor="_Toc524108066" w:history="1">
        <w:r w:rsidR="00A5594B" w:rsidRPr="00EB1B55">
          <w:rPr>
            <w:rStyle w:val="Hyperlink"/>
            <w:noProof/>
          </w:rPr>
          <w:t>1.6.1</w:t>
        </w:r>
        <w:r w:rsidR="00A5594B">
          <w:rPr>
            <w:rFonts w:asciiTheme="minorHAnsi" w:hAnsiTheme="minorHAnsi" w:cstheme="minorBidi"/>
            <w:noProof/>
          </w:rPr>
          <w:tab/>
        </w:r>
        <w:r w:rsidR="00A5594B" w:rsidRPr="00EB1B55">
          <w:rPr>
            <w:rStyle w:val="Hyperlink"/>
            <w:noProof/>
          </w:rPr>
          <w:t>Project Management</w:t>
        </w:r>
        <w:r w:rsidR="00A5594B">
          <w:rPr>
            <w:noProof/>
            <w:webHidden/>
          </w:rPr>
          <w:tab/>
        </w:r>
        <w:r w:rsidR="00A5594B">
          <w:rPr>
            <w:noProof/>
            <w:webHidden/>
          </w:rPr>
          <w:fldChar w:fldCharType="begin"/>
        </w:r>
        <w:r w:rsidR="00A5594B">
          <w:rPr>
            <w:noProof/>
            <w:webHidden/>
          </w:rPr>
          <w:instrText xml:space="preserve"> PAGEREF _Toc524108066 \h </w:instrText>
        </w:r>
        <w:r w:rsidR="00A5594B">
          <w:rPr>
            <w:noProof/>
            <w:webHidden/>
          </w:rPr>
        </w:r>
        <w:r w:rsidR="00A5594B">
          <w:rPr>
            <w:noProof/>
            <w:webHidden/>
          </w:rPr>
          <w:fldChar w:fldCharType="separate"/>
        </w:r>
        <w:r w:rsidR="00A5594B">
          <w:rPr>
            <w:noProof/>
            <w:webHidden/>
          </w:rPr>
          <w:t>6</w:t>
        </w:r>
        <w:r w:rsidR="00A5594B">
          <w:rPr>
            <w:noProof/>
            <w:webHidden/>
          </w:rPr>
          <w:fldChar w:fldCharType="end"/>
        </w:r>
      </w:hyperlink>
    </w:p>
    <w:p w14:paraId="076D36D1" w14:textId="3FB64FE3" w:rsidR="00A5594B" w:rsidRDefault="00796E1C">
      <w:pPr>
        <w:pStyle w:val="TOC3"/>
        <w:tabs>
          <w:tab w:val="left" w:pos="1320"/>
          <w:tab w:val="right" w:leader="dot" w:pos="9016"/>
        </w:tabs>
        <w:rPr>
          <w:rFonts w:asciiTheme="minorHAnsi" w:hAnsiTheme="minorHAnsi" w:cstheme="minorBidi"/>
          <w:noProof/>
        </w:rPr>
      </w:pPr>
      <w:hyperlink w:anchor="_Toc524108067" w:history="1">
        <w:r w:rsidR="00A5594B" w:rsidRPr="00EB1B55">
          <w:rPr>
            <w:rStyle w:val="Hyperlink"/>
            <w:noProof/>
          </w:rPr>
          <w:t>1.6.2</w:t>
        </w:r>
        <w:r w:rsidR="00A5594B">
          <w:rPr>
            <w:rFonts w:asciiTheme="minorHAnsi" w:hAnsiTheme="minorHAnsi" w:cstheme="minorBidi"/>
            <w:noProof/>
          </w:rPr>
          <w:tab/>
        </w:r>
        <w:r w:rsidR="00A5594B" w:rsidRPr="00EB1B55">
          <w:rPr>
            <w:rStyle w:val="Hyperlink"/>
            <w:noProof/>
          </w:rPr>
          <w:t>Project Sprints</w:t>
        </w:r>
        <w:r w:rsidR="00A5594B">
          <w:rPr>
            <w:noProof/>
            <w:webHidden/>
          </w:rPr>
          <w:tab/>
        </w:r>
        <w:r w:rsidR="00A5594B">
          <w:rPr>
            <w:noProof/>
            <w:webHidden/>
          </w:rPr>
          <w:fldChar w:fldCharType="begin"/>
        </w:r>
        <w:r w:rsidR="00A5594B">
          <w:rPr>
            <w:noProof/>
            <w:webHidden/>
          </w:rPr>
          <w:instrText xml:space="preserve"> PAGEREF _Toc524108067 \h </w:instrText>
        </w:r>
        <w:r w:rsidR="00A5594B">
          <w:rPr>
            <w:noProof/>
            <w:webHidden/>
          </w:rPr>
        </w:r>
        <w:r w:rsidR="00A5594B">
          <w:rPr>
            <w:noProof/>
            <w:webHidden/>
          </w:rPr>
          <w:fldChar w:fldCharType="separate"/>
        </w:r>
        <w:r w:rsidR="00A5594B">
          <w:rPr>
            <w:noProof/>
            <w:webHidden/>
          </w:rPr>
          <w:t>6</w:t>
        </w:r>
        <w:r w:rsidR="00A5594B">
          <w:rPr>
            <w:noProof/>
            <w:webHidden/>
          </w:rPr>
          <w:fldChar w:fldCharType="end"/>
        </w:r>
      </w:hyperlink>
    </w:p>
    <w:p w14:paraId="03DCAAE6" w14:textId="5EF3CBCB" w:rsidR="00A5594B" w:rsidRDefault="00796E1C">
      <w:pPr>
        <w:pStyle w:val="TOC1"/>
        <w:rPr>
          <w:rFonts w:asciiTheme="minorHAnsi" w:hAnsiTheme="minorHAnsi" w:cstheme="minorBidi"/>
          <w:b w:val="0"/>
        </w:rPr>
      </w:pPr>
      <w:hyperlink w:anchor="_Toc524108068" w:history="1">
        <w:r w:rsidR="00A5594B" w:rsidRPr="00EB1B55">
          <w:rPr>
            <w:rStyle w:val="Hyperlink"/>
          </w:rPr>
          <w:t>2</w:t>
        </w:r>
        <w:r w:rsidR="00A5594B">
          <w:rPr>
            <w:rFonts w:asciiTheme="minorHAnsi" w:hAnsiTheme="minorHAnsi" w:cstheme="minorBidi"/>
            <w:b w:val="0"/>
          </w:rPr>
          <w:tab/>
        </w:r>
        <w:r w:rsidR="00A5594B" w:rsidRPr="00EB1B55">
          <w:rPr>
            <w:rStyle w:val="Hyperlink"/>
          </w:rPr>
          <w:t>Technological Standpoint</w:t>
        </w:r>
        <w:r w:rsidR="00A5594B">
          <w:rPr>
            <w:webHidden/>
          </w:rPr>
          <w:tab/>
        </w:r>
        <w:r w:rsidR="00A5594B">
          <w:rPr>
            <w:webHidden/>
          </w:rPr>
          <w:fldChar w:fldCharType="begin"/>
        </w:r>
        <w:r w:rsidR="00A5594B">
          <w:rPr>
            <w:webHidden/>
          </w:rPr>
          <w:instrText xml:space="preserve"> PAGEREF _Toc524108068 \h </w:instrText>
        </w:r>
        <w:r w:rsidR="00A5594B">
          <w:rPr>
            <w:webHidden/>
          </w:rPr>
        </w:r>
        <w:r w:rsidR="00A5594B">
          <w:rPr>
            <w:webHidden/>
          </w:rPr>
          <w:fldChar w:fldCharType="separate"/>
        </w:r>
        <w:r w:rsidR="00A5594B">
          <w:rPr>
            <w:webHidden/>
          </w:rPr>
          <w:t>11</w:t>
        </w:r>
        <w:r w:rsidR="00A5594B">
          <w:rPr>
            <w:webHidden/>
          </w:rPr>
          <w:fldChar w:fldCharType="end"/>
        </w:r>
      </w:hyperlink>
    </w:p>
    <w:p w14:paraId="4394EB28" w14:textId="42E28015" w:rsidR="00A5594B" w:rsidRDefault="00796E1C">
      <w:pPr>
        <w:pStyle w:val="TOC2"/>
        <w:tabs>
          <w:tab w:val="left" w:pos="880"/>
          <w:tab w:val="right" w:leader="dot" w:pos="9016"/>
        </w:tabs>
        <w:rPr>
          <w:rFonts w:asciiTheme="minorHAnsi" w:hAnsiTheme="minorHAnsi" w:cstheme="minorBidi"/>
          <w:noProof/>
        </w:rPr>
      </w:pPr>
      <w:hyperlink w:anchor="_Toc524108069" w:history="1">
        <w:r w:rsidR="00A5594B" w:rsidRPr="00EB1B55">
          <w:rPr>
            <w:rStyle w:val="Hyperlink"/>
            <w:noProof/>
          </w:rPr>
          <w:t>2.1</w:t>
        </w:r>
        <w:r w:rsidR="00A5594B">
          <w:rPr>
            <w:rFonts w:asciiTheme="minorHAnsi" w:hAnsiTheme="minorHAnsi" w:cstheme="minorBidi"/>
            <w:noProof/>
          </w:rPr>
          <w:tab/>
        </w:r>
        <w:r w:rsidR="00A5594B" w:rsidRPr="00EB1B55">
          <w:rPr>
            <w:rStyle w:val="Hyperlink"/>
            <w:noProof/>
          </w:rPr>
          <w:t>Industrial Process Control</w:t>
        </w:r>
        <w:r w:rsidR="00A5594B">
          <w:rPr>
            <w:noProof/>
            <w:webHidden/>
          </w:rPr>
          <w:tab/>
        </w:r>
        <w:r w:rsidR="00A5594B">
          <w:rPr>
            <w:noProof/>
            <w:webHidden/>
          </w:rPr>
          <w:fldChar w:fldCharType="begin"/>
        </w:r>
        <w:r w:rsidR="00A5594B">
          <w:rPr>
            <w:noProof/>
            <w:webHidden/>
          </w:rPr>
          <w:instrText xml:space="preserve"> PAGEREF _Toc524108069 \h </w:instrText>
        </w:r>
        <w:r w:rsidR="00A5594B">
          <w:rPr>
            <w:noProof/>
            <w:webHidden/>
          </w:rPr>
        </w:r>
        <w:r w:rsidR="00A5594B">
          <w:rPr>
            <w:noProof/>
            <w:webHidden/>
          </w:rPr>
          <w:fldChar w:fldCharType="separate"/>
        </w:r>
        <w:r w:rsidR="00A5594B">
          <w:rPr>
            <w:noProof/>
            <w:webHidden/>
          </w:rPr>
          <w:t>11</w:t>
        </w:r>
        <w:r w:rsidR="00A5594B">
          <w:rPr>
            <w:noProof/>
            <w:webHidden/>
          </w:rPr>
          <w:fldChar w:fldCharType="end"/>
        </w:r>
      </w:hyperlink>
    </w:p>
    <w:p w14:paraId="430E40D0" w14:textId="6FADDB86" w:rsidR="00A5594B" w:rsidRDefault="00796E1C">
      <w:pPr>
        <w:pStyle w:val="TOC3"/>
        <w:tabs>
          <w:tab w:val="left" w:pos="1320"/>
          <w:tab w:val="right" w:leader="dot" w:pos="9016"/>
        </w:tabs>
        <w:rPr>
          <w:rFonts w:asciiTheme="minorHAnsi" w:hAnsiTheme="minorHAnsi" w:cstheme="minorBidi"/>
          <w:noProof/>
        </w:rPr>
      </w:pPr>
      <w:hyperlink w:anchor="_Toc524108070" w:history="1">
        <w:r w:rsidR="00A5594B" w:rsidRPr="00EB1B55">
          <w:rPr>
            <w:rStyle w:val="Hyperlink"/>
            <w:noProof/>
          </w:rPr>
          <w:t>2.1.1</w:t>
        </w:r>
        <w:r w:rsidR="00A5594B">
          <w:rPr>
            <w:rFonts w:asciiTheme="minorHAnsi" w:hAnsiTheme="minorHAnsi" w:cstheme="minorBidi"/>
            <w:noProof/>
          </w:rPr>
          <w:tab/>
        </w:r>
        <w:r w:rsidR="00A5594B" w:rsidRPr="00EB1B55">
          <w:rPr>
            <w:rStyle w:val="Hyperlink"/>
            <w:noProof/>
          </w:rPr>
          <w:t>Overview</w:t>
        </w:r>
        <w:r w:rsidR="00A5594B">
          <w:rPr>
            <w:noProof/>
            <w:webHidden/>
          </w:rPr>
          <w:tab/>
        </w:r>
        <w:r w:rsidR="00A5594B">
          <w:rPr>
            <w:noProof/>
            <w:webHidden/>
          </w:rPr>
          <w:fldChar w:fldCharType="begin"/>
        </w:r>
        <w:r w:rsidR="00A5594B">
          <w:rPr>
            <w:noProof/>
            <w:webHidden/>
          </w:rPr>
          <w:instrText xml:space="preserve"> PAGEREF _Toc524108070 \h </w:instrText>
        </w:r>
        <w:r w:rsidR="00A5594B">
          <w:rPr>
            <w:noProof/>
            <w:webHidden/>
          </w:rPr>
        </w:r>
        <w:r w:rsidR="00A5594B">
          <w:rPr>
            <w:noProof/>
            <w:webHidden/>
          </w:rPr>
          <w:fldChar w:fldCharType="separate"/>
        </w:r>
        <w:r w:rsidR="00A5594B">
          <w:rPr>
            <w:noProof/>
            <w:webHidden/>
          </w:rPr>
          <w:t>11</w:t>
        </w:r>
        <w:r w:rsidR="00A5594B">
          <w:rPr>
            <w:noProof/>
            <w:webHidden/>
          </w:rPr>
          <w:fldChar w:fldCharType="end"/>
        </w:r>
      </w:hyperlink>
    </w:p>
    <w:p w14:paraId="14D938E4" w14:textId="77AC42EF" w:rsidR="00A5594B" w:rsidRDefault="00796E1C">
      <w:pPr>
        <w:pStyle w:val="TOC3"/>
        <w:tabs>
          <w:tab w:val="left" w:pos="1320"/>
          <w:tab w:val="right" w:leader="dot" w:pos="9016"/>
        </w:tabs>
        <w:rPr>
          <w:rFonts w:asciiTheme="minorHAnsi" w:hAnsiTheme="minorHAnsi" w:cstheme="minorBidi"/>
          <w:noProof/>
        </w:rPr>
      </w:pPr>
      <w:hyperlink w:anchor="_Toc524108071" w:history="1">
        <w:r w:rsidR="00A5594B" w:rsidRPr="00EB1B55">
          <w:rPr>
            <w:rStyle w:val="Hyperlink"/>
            <w:noProof/>
          </w:rPr>
          <w:t>2.1.2</w:t>
        </w:r>
        <w:r w:rsidR="00A5594B">
          <w:rPr>
            <w:rFonts w:asciiTheme="minorHAnsi" w:hAnsiTheme="minorHAnsi" w:cstheme="minorBidi"/>
            <w:noProof/>
          </w:rPr>
          <w:tab/>
        </w:r>
        <w:r w:rsidR="00A5594B" w:rsidRPr="00EB1B55">
          <w:rPr>
            <w:rStyle w:val="Hyperlink"/>
            <w:noProof/>
          </w:rPr>
          <w:t>Plant Hierarchy, Procedural Control and Process Models</w:t>
        </w:r>
        <w:r w:rsidR="00A5594B">
          <w:rPr>
            <w:noProof/>
            <w:webHidden/>
          </w:rPr>
          <w:tab/>
        </w:r>
        <w:r w:rsidR="00A5594B">
          <w:rPr>
            <w:noProof/>
            <w:webHidden/>
          </w:rPr>
          <w:fldChar w:fldCharType="begin"/>
        </w:r>
        <w:r w:rsidR="00A5594B">
          <w:rPr>
            <w:noProof/>
            <w:webHidden/>
          </w:rPr>
          <w:instrText xml:space="preserve"> PAGEREF _Toc524108071 \h </w:instrText>
        </w:r>
        <w:r w:rsidR="00A5594B">
          <w:rPr>
            <w:noProof/>
            <w:webHidden/>
          </w:rPr>
        </w:r>
        <w:r w:rsidR="00A5594B">
          <w:rPr>
            <w:noProof/>
            <w:webHidden/>
          </w:rPr>
          <w:fldChar w:fldCharType="separate"/>
        </w:r>
        <w:r w:rsidR="00A5594B">
          <w:rPr>
            <w:noProof/>
            <w:webHidden/>
          </w:rPr>
          <w:t>12</w:t>
        </w:r>
        <w:r w:rsidR="00A5594B">
          <w:rPr>
            <w:noProof/>
            <w:webHidden/>
          </w:rPr>
          <w:fldChar w:fldCharType="end"/>
        </w:r>
      </w:hyperlink>
    </w:p>
    <w:p w14:paraId="6C6847AF" w14:textId="55D5C380" w:rsidR="00A5594B" w:rsidRDefault="00796E1C">
      <w:pPr>
        <w:pStyle w:val="TOC3"/>
        <w:tabs>
          <w:tab w:val="left" w:pos="1320"/>
          <w:tab w:val="right" w:leader="dot" w:pos="9016"/>
        </w:tabs>
        <w:rPr>
          <w:rFonts w:asciiTheme="minorHAnsi" w:hAnsiTheme="minorHAnsi" w:cstheme="minorBidi"/>
          <w:noProof/>
        </w:rPr>
      </w:pPr>
      <w:hyperlink w:anchor="_Toc524108072" w:history="1">
        <w:r w:rsidR="00A5594B" w:rsidRPr="00EB1B55">
          <w:rPr>
            <w:rStyle w:val="Hyperlink"/>
            <w:noProof/>
          </w:rPr>
          <w:t>2.1.3</w:t>
        </w:r>
        <w:r w:rsidR="00A5594B">
          <w:rPr>
            <w:rFonts w:asciiTheme="minorHAnsi" w:hAnsiTheme="minorHAnsi" w:cstheme="minorBidi"/>
            <w:noProof/>
          </w:rPr>
          <w:tab/>
        </w:r>
        <w:r w:rsidR="00A5594B" w:rsidRPr="00EB1B55">
          <w:rPr>
            <w:rStyle w:val="Hyperlink"/>
            <w:noProof/>
          </w:rPr>
          <w:t>Formalized Process Description</w:t>
        </w:r>
        <w:r w:rsidR="00A5594B">
          <w:rPr>
            <w:noProof/>
            <w:webHidden/>
          </w:rPr>
          <w:tab/>
        </w:r>
        <w:r w:rsidR="00A5594B">
          <w:rPr>
            <w:noProof/>
            <w:webHidden/>
          </w:rPr>
          <w:fldChar w:fldCharType="begin"/>
        </w:r>
        <w:r w:rsidR="00A5594B">
          <w:rPr>
            <w:noProof/>
            <w:webHidden/>
          </w:rPr>
          <w:instrText xml:space="preserve"> PAGEREF _Toc524108072 \h </w:instrText>
        </w:r>
        <w:r w:rsidR="00A5594B">
          <w:rPr>
            <w:noProof/>
            <w:webHidden/>
          </w:rPr>
        </w:r>
        <w:r w:rsidR="00A5594B">
          <w:rPr>
            <w:noProof/>
            <w:webHidden/>
          </w:rPr>
          <w:fldChar w:fldCharType="separate"/>
        </w:r>
        <w:r w:rsidR="00A5594B">
          <w:rPr>
            <w:noProof/>
            <w:webHidden/>
          </w:rPr>
          <w:t>13</w:t>
        </w:r>
        <w:r w:rsidR="00A5594B">
          <w:rPr>
            <w:noProof/>
            <w:webHidden/>
          </w:rPr>
          <w:fldChar w:fldCharType="end"/>
        </w:r>
      </w:hyperlink>
    </w:p>
    <w:p w14:paraId="77930200" w14:textId="5DC17277" w:rsidR="00A5594B" w:rsidRDefault="00796E1C">
      <w:pPr>
        <w:pStyle w:val="TOC3"/>
        <w:tabs>
          <w:tab w:val="left" w:pos="1320"/>
          <w:tab w:val="right" w:leader="dot" w:pos="9016"/>
        </w:tabs>
        <w:rPr>
          <w:rFonts w:asciiTheme="minorHAnsi" w:hAnsiTheme="minorHAnsi" w:cstheme="minorBidi"/>
          <w:noProof/>
        </w:rPr>
      </w:pPr>
      <w:hyperlink w:anchor="_Toc524108073" w:history="1">
        <w:r w:rsidR="00A5594B" w:rsidRPr="00EB1B55">
          <w:rPr>
            <w:rStyle w:val="Hyperlink"/>
            <w:noProof/>
          </w:rPr>
          <w:t>2.1.4</w:t>
        </w:r>
        <w:r w:rsidR="00A5594B">
          <w:rPr>
            <w:rFonts w:asciiTheme="minorHAnsi" w:hAnsiTheme="minorHAnsi" w:cstheme="minorBidi"/>
            <w:noProof/>
          </w:rPr>
          <w:tab/>
        </w:r>
        <w:r w:rsidR="00A5594B" w:rsidRPr="00EB1B55">
          <w:rPr>
            <w:rStyle w:val="Hyperlink"/>
            <w:noProof/>
          </w:rPr>
          <w:t>Piping and Instrumentation Diagram (P&amp;ID)</w:t>
        </w:r>
        <w:r w:rsidR="00A5594B">
          <w:rPr>
            <w:noProof/>
            <w:webHidden/>
          </w:rPr>
          <w:tab/>
        </w:r>
        <w:r w:rsidR="00A5594B">
          <w:rPr>
            <w:noProof/>
            <w:webHidden/>
          </w:rPr>
          <w:fldChar w:fldCharType="begin"/>
        </w:r>
        <w:r w:rsidR="00A5594B">
          <w:rPr>
            <w:noProof/>
            <w:webHidden/>
          </w:rPr>
          <w:instrText xml:space="preserve"> PAGEREF _Toc524108073 \h </w:instrText>
        </w:r>
        <w:r w:rsidR="00A5594B">
          <w:rPr>
            <w:noProof/>
            <w:webHidden/>
          </w:rPr>
        </w:r>
        <w:r w:rsidR="00A5594B">
          <w:rPr>
            <w:noProof/>
            <w:webHidden/>
          </w:rPr>
          <w:fldChar w:fldCharType="separate"/>
        </w:r>
        <w:r w:rsidR="00A5594B">
          <w:rPr>
            <w:noProof/>
            <w:webHidden/>
          </w:rPr>
          <w:t>14</w:t>
        </w:r>
        <w:r w:rsidR="00A5594B">
          <w:rPr>
            <w:noProof/>
            <w:webHidden/>
          </w:rPr>
          <w:fldChar w:fldCharType="end"/>
        </w:r>
      </w:hyperlink>
    </w:p>
    <w:p w14:paraId="5DC0BCE6" w14:textId="646BC9FD" w:rsidR="00A5594B" w:rsidRDefault="00796E1C">
      <w:pPr>
        <w:pStyle w:val="TOC2"/>
        <w:tabs>
          <w:tab w:val="left" w:pos="880"/>
          <w:tab w:val="right" w:leader="dot" w:pos="9016"/>
        </w:tabs>
        <w:rPr>
          <w:rFonts w:asciiTheme="minorHAnsi" w:hAnsiTheme="minorHAnsi" w:cstheme="minorBidi"/>
          <w:noProof/>
        </w:rPr>
      </w:pPr>
      <w:hyperlink w:anchor="_Toc524108074" w:history="1">
        <w:r w:rsidR="00A5594B" w:rsidRPr="00EB1B55">
          <w:rPr>
            <w:rStyle w:val="Hyperlink"/>
            <w:noProof/>
          </w:rPr>
          <w:t>2.2</w:t>
        </w:r>
        <w:r w:rsidR="00A5594B">
          <w:rPr>
            <w:rFonts w:asciiTheme="minorHAnsi" w:hAnsiTheme="minorHAnsi" w:cstheme="minorBidi"/>
            <w:noProof/>
          </w:rPr>
          <w:tab/>
        </w:r>
        <w:r w:rsidR="00A5594B" w:rsidRPr="00EB1B55">
          <w:rPr>
            <w:rStyle w:val="Hyperlink"/>
            <w:noProof/>
          </w:rPr>
          <w:t>Manufacturing Execution Systems</w:t>
        </w:r>
        <w:r w:rsidR="00A5594B">
          <w:rPr>
            <w:noProof/>
            <w:webHidden/>
          </w:rPr>
          <w:tab/>
        </w:r>
        <w:r w:rsidR="00A5594B">
          <w:rPr>
            <w:noProof/>
            <w:webHidden/>
          </w:rPr>
          <w:fldChar w:fldCharType="begin"/>
        </w:r>
        <w:r w:rsidR="00A5594B">
          <w:rPr>
            <w:noProof/>
            <w:webHidden/>
          </w:rPr>
          <w:instrText xml:space="preserve"> PAGEREF _Toc524108074 \h </w:instrText>
        </w:r>
        <w:r w:rsidR="00A5594B">
          <w:rPr>
            <w:noProof/>
            <w:webHidden/>
          </w:rPr>
        </w:r>
        <w:r w:rsidR="00A5594B">
          <w:rPr>
            <w:noProof/>
            <w:webHidden/>
          </w:rPr>
          <w:fldChar w:fldCharType="separate"/>
        </w:r>
        <w:r w:rsidR="00A5594B">
          <w:rPr>
            <w:noProof/>
            <w:webHidden/>
          </w:rPr>
          <w:t>17</w:t>
        </w:r>
        <w:r w:rsidR="00A5594B">
          <w:rPr>
            <w:noProof/>
            <w:webHidden/>
          </w:rPr>
          <w:fldChar w:fldCharType="end"/>
        </w:r>
      </w:hyperlink>
    </w:p>
    <w:p w14:paraId="461BA9FB" w14:textId="24D8534A" w:rsidR="00A5594B" w:rsidRDefault="00796E1C">
      <w:pPr>
        <w:pStyle w:val="TOC3"/>
        <w:tabs>
          <w:tab w:val="left" w:pos="1320"/>
          <w:tab w:val="right" w:leader="dot" w:pos="9016"/>
        </w:tabs>
        <w:rPr>
          <w:rFonts w:asciiTheme="minorHAnsi" w:hAnsiTheme="minorHAnsi" w:cstheme="minorBidi"/>
          <w:noProof/>
        </w:rPr>
      </w:pPr>
      <w:hyperlink w:anchor="_Toc524108075" w:history="1">
        <w:r w:rsidR="00A5594B" w:rsidRPr="00EB1B55">
          <w:rPr>
            <w:rStyle w:val="Hyperlink"/>
            <w:noProof/>
          </w:rPr>
          <w:t>2.2.1</w:t>
        </w:r>
        <w:r w:rsidR="00A5594B">
          <w:rPr>
            <w:rFonts w:asciiTheme="minorHAnsi" w:hAnsiTheme="minorHAnsi" w:cstheme="minorBidi"/>
            <w:noProof/>
          </w:rPr>
          <w:tab/>
        </w:r>
        <w:r w:rsidR="00A5594B" w:rsidRPr="00EB1B55">
          <w:rPr>
            <w:rStyle w:val="Hyperlink"/>
            <w:noProof/>
          </w:rPr>
          <w:t>Overview</w:t>
        </w:r>
        <w:r w:rsidR="00A5594B">
          <w:rPr>
            <w:noProof/>
            <w:webHidden/>
          </w:rPr>
          <w:tab/>
        </w:r>
        <w:r w:rsidR="00A5594B">
          <w:rPr>
            <w:noProof/>
            <w:webHidden/>
          </w:rPr>
          <w:fldChar w:fldCharType="begin"/>
        </w:r>
        <w:r w:rsidR="00A5594B">
          <w:rPr>
            <w:noProof/>
            <w:webHidden/>
          </w:rPr>
          <w:instrText xml:space="preserve"> PAGEREF _Toc524108075 \h </w:instrText>
        </w:r>
        <w:r w:rsidR="00A5594B">
          <w:rPr>
            <w:noProof/>
            <w:webHidden/>
          </w:rPr>
        </w:r>
        <w:r w:rsidR="00A5594B">
          <w:rPr>
            <w:noProof/>
            <w:webHidden/>
          </w:rPr>
          <w:fldChar w:fldCharType="separate"/>
        </w:r>
        <w:r w:rsidR="00A5594B">
          <w:rPr>
            <w:noProof/>
            <w:webHidden/>
          </w:rPr>
          <w:t>17</w:t>
        </w:r>
        <w:r w:rsidR="00A5594B">
          <w:rPr>
            <w:noProof/>
            <w:webHidden/>
          </w:rPr>
          <w:fldChar w:fldCharType="end"/>
        </w:r>
      </w:hyperlink>
    </w:p>
    <w:p w14:paraId="2E54E7A3" w14:textId="62CC70BC" w:rsidR="00A5594B" w:rsidRDefault="00796E1C">
      <w:pPr>
        <w:pStyle w:val="TOC3"/>
        <w:tabs>
          <w:tab w:val="left" w:pos="1320"/>
          <w:tab w:val="right" w:leader="dot" w:pos="9016"/>
        </w:tabs>
        <w:rPr>
          <w:rFonts w:asciiTheme="minorHAnsi" w:hAnsiTheme="minorHAnsi" w:cstheme="minorBidi"/>
          <w:noProof/>
        </w:rPr>
      </w:pPr>
      <w:hyperlink w:anchor="_Toc524108076" w:history="1">
        <w:r w:rsidR="00A5594B" w:rsidRPr="00EB1B55">
          <w:rPr>
            <w:rStyle w:val="Hyperlink"/>
            <w:noProof/>
          </w:rPr>
          <w:t>2.2.2</w:t>
        </w:r>
        <w:r w:rsidR="00A5594B">
          <w:rPr>
            <w:rFonts w:asciiTheme="minorHAnsi" w:hAnsiTheme="minorHAnsi" w:cstheme="minorBidi"/>
            <w:noProof/>
          </w:rPr>
          <w:tab/>
        </w:r>
        <w:r w:rsidR="00A5594B" w:rsidRPr="00EB1B55">
          <w:rPr>
            <w:rStyle w:val="Hyperlink"/>
            <w:noProof/>
          </w:rPr>
          <w:t>Functions</w:t>
        </w:r>
        <w:r w:rsidR="00A5594B">
          <w:rPr>
            <w:noProof/>
            <w:webHidden/>
          </w:rPr>
          <w:tab/>
        </w:r>
        <w:r w:rsidR="00A5594B">
          <w:rPr>
            <w:noProof/>
            <w:webHidden/>
          </w:rPr>
          <w:fldChar w:fldCharType="begin"/>
        </w:r>
        <w:r w:rsidR="00A5594B">
          <w:rPr>
            <w:noProof/>
            <w:webHidden/>
          </w:rPr>
          <w:instrText xml:space="preserve"> PAGEREF _Toc524108076 \h </w:instrText>
        </w:r>
        <w:r w:rsidR="00A5594B">
          <w:rPr>
            <w:noProof/>
            <w:webHidden/>
          </w:rPr>
        </w:r>
        <w:r w:rsidR="00A5594B">
          <w:rPr>
            <w:noProof/>
            <w:webHidden/>
          </w:rPr>
          <w:fldChar w:fldCharType="separate"/>
        </w:r>
        <w:r w:rsidR="00A5594B">
          <w:rPr>
            <w:noProof/>
            <w:webHidden/>
          </w:rPr>
          <w:t>17</w:t>
        </w:r>
        <w:r w:rsidR="00A5594B">
          <w:rPr>
            <w:noProof/>
            <w:webHidden/>
          </w:rPr>
          <w:fldChar w:fldCharType="end"/>
        </w:r>
      </w:hyperlink>
    </w:p>
    <w:p w14:paraId="0A472FCF" w14:textId="2AD3AA13" w:rsidR="00A5594B" w:rsidRDefault="00796E1C">
      <w:pPr>
        <w:pStyle w:val="TOC3"/>
        <w:tabs>
          <w:tab w:val="left" w:pos="1320"/>
          <w:tab w:val="right" w:leader="dot" w:pos="9016"/>
        </w:tabs>
        <w:rPr>
          <w:rFonts w:asciiTheme="minorHAnsi" w:hAnsiTheme="minorHAnsi" w:cstheme="minorBidi"/>
          <w:noProof/>
        </w:rPr>
      </w:pPr>
      <w:hyperlink w:anchor="_Toc524108077" w:history="1">
        <w:r w:rsidR="00A5594B" w:rsidRPr="00EB1B55">
          <w:rPr>
            <w:rStyle w:val="Hyperlink"/>
            <w:noProof/>
          </w:rPr>
          <w:t>2.2.3</w:t>
        </w:r>
        <w:r w:rsidR="00A5594B">
          <w:rPr>
            <w:rFonts w:asciiTheme="minorHAnsi" w:hAnsiTheme="minorHAnsi" w:cstheme="minorBidi"/>
            <w:noProof/>
          </w:rPr>
          <w:tab/>
        </w:r>
        <w:r w:rsidR="00A5594B" w:rsidRPr="00EB1B55">
          <w:rPr>
            <w:rStyle w:val="Hyperlink"/>
            <w:noProof/>
          </w:rPr>
          <w:t>Overview of Legato Sapient®</w:t>
        </w:r>
        <w:r w:rsidR="00A5594B">
          <w:rPr>
            <w:noProof/>
            <w:webHidden/>
          </w:rPr>
          <w:tab/>
        </w:r>
        <w:r w:rsidR="00A5594B">
          <w:rPr>
            <w:noProof/>
            <w:webHidden/>
          </w:rPr>
          <w:fldChar w:fldCharType="begin"/>
        </w:r>
        <w:r w:rsidR="00A5594B">
          <w:rPr>
            <w:noProof/>
            <w:webHidden/>
          </w:rPr>
          <w:instrText xml:space="preserve"> PAGEREF _Toc524108077 \h </w:instrText>
        </w:r>
        <w:r w:rsidR="00A5594B">
          <w:rPr>
            <w:noProof/>
            <w:webHidden/>
          </w:rPr>
        </w:r>
        <w:r w:rsidR="00A5594B">
          <w:rPr>
            <w:noProof/>
            <w:webHidden/>
          </w:rPr>
          <w:fldChar w:fldCharType="separate"/>
        </w:r>
        <w:r w:rsidR="00A5594B">
          <w:rPr>
            <w:noProof/>
            <w:webHidden/>
          </w:rPr>
          <w:t>18</w:t>
        </w:r>
        <w:r w:rsidR="00A5594B">
          <w:rPr>
            <w:noProof/>
            <w:webHidden/>
          </w:rPr>
          <w:fldChar w:fldCharType="end"/>
        </w:r>
      </w:hyperlink>
    </w:p>
    <w:p w14:paraId="6801D8A3" w14:textId="3EFF07B2" w:rsidR="00A5594B" w:rsidRDefault="00796E1C">
      <w:pPr>
        <w:pStyle w:val="TOC2"/>
        <w:tabs>
          <w:tab w:val="left" w:pos="880"/>
          <w:tab w:val="right" w:leader="dot" w:pos="9016"/>
        </w:tabs>
        <w:rPr>
          <w:rFonts w:asciiTheme="minorHAnsi" w:hAnsiTheme="minorHAnsi" w:cstheme="minorBidi"/>
          <w:noProof/>
        </w:rPr>
      </w:pPr>
      <w:hyperlink w:anchor="_Toc524108078" w:history="1">
        <w:r w:rsidR="00A5594B" w:rsidRPr="00EB1B55">
          <w:rPr>
            <w:rStyle w:val="Hyperlink"/>
            <w:noProof/>
          </w:rPr>
          <w:t>2.3</w:t>
        </w:r>
        <w:r w:rsidR="00A5594B">
          <w:rPr>
            <w:rFonts w:asciiTheme="minorHAnsi" w:hAnsiTheme="minorHAnsi" w:cstheme="minorBidi"/>
            <w:noProof/>
          </w:rPr>
          <w:tab/>
        </w:r>
        <w:r w:rsidR="00A5594B" w:rsidRPr="00EB1B55">
          <w:rPr>
            <w:rStyle w:val="Hyperlink"/>
            <w:noProof/>
          </w:rPr>
          <w:t>Web Applications</w:t>
        </w:r>
        <w:r w:rsidR="00A5594B">
          <w:rPr>
            <w:noProof/>
            <w:webHidden/>
          </w:rPr>
          <w:tab/>
        </w:r>
        <w:r w:rsidR="00A5594B">
          <w:rPr>
            <w:noProof/>
            <w:webHidden/>
          </w:rPr>
          <w:fldChar w:fldCharType="begin"/>
        </w:r>
        <w:r w:rsidR="00A5594B">
          <w:rPr>
            <w:noProof/>
            <w:webHidden/>
          </w:rPr>
          <w:instrText xml:space="preserve"> PAGEREF _Toc524108078 \h </w:instrText>
        </w:r>
        <w:r w:rsidR="00A5594B">
          <w:rPr>
            <w:noProof/>
            <w:webHidden/>
          </w:rPr>
        </w:r>
        <w:r w:rsidR="00A5594B">
          <w:rPr>
            <w:noProof/>
            <w:webHidden/>
          </w:rPr>
          <w:fldChar w:fldCharType="separate"/>
        </w:r>
        <w:r w:rsidR="00A5594B">
          <w:rPr>
            <w:noProof/>
            <w:webHidden/>
          </w:rPr>
          <w:t>20</w:t>
        </w:r>
        <w:r w:rsidR="00A5594B">
          <w:rPr>
            <w:noProof/>
            <w:webHidden/>
          </w:rPr>
          <w:fldChar w:fldCharType="end"/>
        </w:r>
      </w:hyperlink>
    </w:p>
    <w:p w14:paraId="29E0C726" w14:textId="785C1A63" w:rsidR="00A5594B" w:rsidRDefault="00796E1C">
      <w:pPr>
        <w:pStyle w:val="TOC3"/>
        <w:tabs>
          <w:tab w:val="left" w:pos="1320"/>
          <w:tab w:val="right" w:leader="dot" w:pos="9016"/>
        </w:tabs>
        <w:rPr>
          <w:rFonts w:asciiTheme="minorHAnsi" w:hAnsiTheme="minorHAnsi" w:cstheme="minorBidi"/>
          <w:noProof/>
        </w:rPr>
      </w:pPr>
      <w:hyperlink w:anchor="_Toc524108079" w:history="1">
        <w:r w:rsidR="00A5594B" w:rsidRPr="00EB1B55">
          <w:rPr>
            <w:rStyle w:val="Hyperlink"/>
            <w:noProof/>
          </w:rPr>
          <w:t>2.3.1</w:t>
        </w:r>
        <w:r w:rsidR="00A5594B">
          <w:rPr>
            <w:rFonts w:asciiTheme="minorHAnsi" w:hAnsiTheme="minorHAnsi" w:cstheme="minorBidi"/>
            <w:noProof/>
          </w:rPr>
          <w:tab/>
        </w:r>
        <w:r w:rsidR="00A5594B" w:rsidRPr="00EB1B55">
          <w:rPr>
            <w:rStyle w:val="Hyperlink"/>
            <w:noProof/>
          </w:rPr>
          <w:t>Overview</w:t>
        </w:r>
        <w:r w:rsidR="00A5594B">
          <w:rPr>
            <w:noProof/>
            <w:webHidden/>
          </w:rPr>
          <w:tab/>
        </w:r>
        <w:r w:rsidR="00A5594B">
          <w:rPr>
            <w:noProof/>
            <w:webHidden/>
          </w:rPr>
          <w:fldChar w:fldCharType="begin"/>
        </w:r>
        <w:r w:rsidR="00A5594B">
          <w:rPr>
            <w:noProof/>
            <w:webHidden/>
          </w:rPr>
          <w:instrText xml:space="preserve"> PAGEREF _Toc524108079 \h </w:instrText>
        </w:r>
        <w:r w:rsidR="00A5594B">
          <w:rPr>
            <w:noProof/>
            <w:webHidden/>
          </w:rPr>
        </w:r>
        <w:r w:rsidR="00A5594B">
          <w:rPr>
            <w:noProof/>
            <w:webHidden/>
          </w:rPr>
          <w:fldChar w:fldCharType="separate"/>
        </w:r>
        <w:r w:rsidR="00A5594B">
          <w:rPr>
            <w:noProof/>
            <w:webHidden/>
          </w:rPr>
          <w:t>20</w:t>
        </w:r>
        <w:r w:rsidR="00A5594B">
          <w:rPr>
            <w:noProof/>
            <w:webHidden/>
          </w:rPr>
          <w:fldChar w:fldCharType="end"/>
        </w:r>
      </w:hyperlink>
    </w:p>
    <w:p w14:paraId="2F44BFCB" w14:textId="1CA4DE5A" w:rsidR="00A5594B" w:rsidRDefault="00796E1C">
      <w:pPr>
        <w:pStyle w:val="TOC3"/>
        <w:tabs>
          <w:tab w:val="left" w:pos="1320"/>
          <w:tab w:val="right" w:leader="dot" w:pos="9016"/>
        </w:tabs>
        <w:rPr>
          <w:rFonts w:asciiTheme="minorHAnsi" w:hAnsiTheme="minorHAnsi" w:cstheme="minorBidi"/>
          <w:noProof/>
        </w:rPr>
      </w:pPr>
      <w:hyperlink w:anchor="_Toc524108080" w:history="1">
        <w:r w:rsidR="00A5594B" w:rsidRPr="00EB1B55">
          <w:rPr>
            <w:rStyle w:val="Hyperlink"/>
            <w:noProof/>
          </w:rPr>
          <w:t>2.3.2</w:t>
        </w:r>
        <w:r w:rsidR="00A5594B">
          <w:rPr>
            <w:rFonts w:asciiTheme="minorHAnsi" w:hAnsiTheme="minorHAnsi" w:cstheme="minorBidi"/>
            <w:noProof/>
          </w:rPr>
          <w:tab/>
        </w:r>
        <w:r w:rsidR="00A5594B" w:rsidRPr="00EB1B55">
          <w:rPr>
            <w:rStyle w:val="Hyperlink"/>
            <w:noProof/>
          </w:rPr>
          <w:t>List of Technologies</w:t>
        </w:r>
        <w:r w:rsidR="00A5594B">
          <w:rPr>
            <w:noProof/>
            <w:webHidden/>
          </w:rPr>
          <w:tab/>
        </w:r>
        <w:r w:rsidR="00A5594B">
          <w:rPr>
            <w:noProof/>
            <w:webHidden/>
          </w:rPr>
          <w:fldChar w:fldCharType="begin"/>
        </w:r>
        <w:r w:rsidR="00A5594B">
          <w:rPr>
            <w:noProof/>
            <w:webHidden/>
          </w:rPr>
          <w:instrText xml:space="preserve"> PAGEREF _Toc524108080 \h </w:instrText>
        </w:r>
        <w:r w:rsidR="00A5594B">
          <w:rPr>
            <w:noProof/>
            <w:webHidden/>
          </w:rPr>
        </w:r>
        <w:r w:rsidR="00A5594B">
          <w:rPr>
            <w:noProof/>
            <w:webHidden/>
          </w:rPr>
          <w:fldChar w:fldCharType="separate"/>
        </w:r>
        <w:r w:rsidR="00A5594B">
          <w:rPr>
            <w:noProof/>
            <w:webHidden/>
          </w:rPr>
          <w:t>21</w:t>
        </w:r>
        <w:r w:rsidR="00A5594B">
          <w:rPr>
            <w:noProof/>
            <w:webHidden/>
          </w:rPr>
          <w:fldChar w:fldCharType="end"/>
        </w:r>
      </w:hyperlink>
    </w:p>
    <w:p w14:paraId="7B7E910E" w14:textId="3D015AF3" w:rsidR="00A5594B" w:rsidRDefault="00796E1C">
      <w:pPr>
        <w:pStyle w:val="TOC2"/>
        <w:tabs>
          <w:tab w:val="left" w:pos="880"/>
          <w:tab w:val="right" w:leader="dot" w:pos="9016"/>
        </w:tabs>
        <w:rPr>
          <w:rFonts w:asciiTheme="minorHAnsi" w:hAnsiTheme="minorHAnsi" w:cstheme="minorBidi"/>
          <w:noProof/>
        </w:rPr>
      </w:pPr>
      <w:hyperlink w:anchor="_Toc524108081" w:history="1">
        <w:r w:rsidR="00A5594B" w:rsidRPr="00EB1B55">
          <w:rPr>
            <w:rStyle w:val="Hyperlink"/>
            <w:noProof/>
          </w:rPr>
          <w:t>2.4</w:t>
        </w:r>
        <w:r w:rsidR="00A5594B">
          <w:rPr>
            <w:rFonts w:asciiTheme="minorHAnsi" w:hAnsiTheme="minorHAnsi" w:cstheme="minorBidi"/>
            <w:noProof/>
          </w:rPr>
          <w:tab/>
        </w:r>
        <w:r w:rsidR="00A5594B" w:rsidRPr="00EB1B55">
          <w:rPr>
            <w:rStyle w:val="Hyperlink"/>
            <w:noProof/>
          </w:rPr>
          <w:t>Unified Modelling Language (UML)</w:t>
        </w:r>
        <w:r w:rsidR="00A5594B">
          <w:rPr>
            <w:noProof/>
            <w:webHidden/>
          </w:rPr>
          <w:tab/>
        </w:r>
        <w:r w:rsidR="00A5594B">
          <w:rPr>
            <w:noProof/>
            <w:webHidden/>
          </w:rPr>
          <w:fldChar w:fldCharType="begin"/>
        </w:r>
        <w:r w:rsidR="00A5594B">
          <w:rPr>
            <w:noProof/>
            <w:webHidden/>
          </w:rPr>
          <w:instrText xml:space="preserve"> PAGEREF _Toc524108081 \h </w:instrText>
        </w:r>
        <w:r w:rsidR="00A5594B">
          <w:rPr>
            <w:noProof/>
            <w:webHidden/>
          </w:rPr>
        </w:r>
        <w:r w:rsidR="00A5594B">
          <w:rPr>
            <w:noProof/>
            <w:webHidden/>
          </w:rPr>
          <w:fldChar w:fldCharType="separate"/>
        </w:r>
        <w:r w:rsidR="00A5594B">
          <w:rPr>
            <w:noProof/>
            <w:webHidden/>
          </w:rPr>
          <w:t>24</w:t>
        </w:r>
        <w:r w:rsidR="00A5594B">
          <w:rPr>
            <w:noProof/>
            <w:webHidden/>
          </w:rPr>
          <w:fldChar w:fldCharType="end"/>
        </w:r>
      </w:hyperlink>
    </w:p>
    <w:p w14:paraId="418FBCC6" w14:textId="099A22FA" w:rsidR="00A5594B" w:rsidRDefault="00796E1C">
      <w:pPr>
        <w:pStyle w:val="TOC3"/>
        <w:tabs>
          <w:tab w:val="left" w:pos="1320"/>
          <w:tab w:val="right" w:leader="dot" w:pos="9016"/>
        </w:tabs>
        <w:rPr>
          <w:rFonts w:asciiTheme="minorHAnsi" w:hAnsiTheme="minorHAnsi" w:cstheme="minorBidi"/>
          <w:noProof/>
        </w:rPr>
      </w:pPr>
      <w:hyperlink w:anchor="_Toc524108082" w:history="1">
        <w:r w:rsidR="00A5594B" w:rsidRPr="00EB1B55">
          <w:rPr>
            <w:rStyle w:val="Hyperlink"/>
            <w:noProof/>
          </w:rPr>
          <w:t>2.4.1</w:t>
        </w:r>
        <w:r w:rsidR="00A5594B">
          <w:rPr>
            <w:rFonts w:asciiTheme="minorHAnsi" w:hAnsiTheme="minorHAnsi" w:cstheme="minorBidi"/>
            <w:noProof/>
          </w:rPr>
          <w:tab/>
        </w:r>
        <w:r w:rsidR="00A5594B" w:rsidRPr="00EB1B55">
          <w:rPr>
            <w:rStyle w:val="Hyperlink"/>
            <w:noProof/>
          </w:rPr>
          <w:t>Class Diagram</w:t>
        </w:r>
        <w:r w:rsidR="00A5594B">
          <w:rPr>
            <w:noProof/>
            <w:webHidden/>
          </w:rPr>
          <w:tab/>
        </w:r>
        <w:r w:rsidR="00A5594B">
          <w:rPr>
            <w:noProof/>
            <w:webHidden/>
          </w:rPr>
          <w:fldChar w:fldCharType="begin"/>
        </w:r>
        <w:r w:rsidR="00A5594B">
          <w:rPr>
            <w:noProof/>
            <w:webHidden/>
          </w:rPr>
          <w:instrText xml:space="preserve"> PAGEREF _Toc524108082 \h </w:instrText>
        </w:r>
        <w:r w:rsidR="00A5594B">
          <w:rPr>
            <w:noProof/>
            <w:webHidden/>
          </w:rPr>
        </w:r>
        <w:r w:rsidR="00A5594B">
          <w:rPr>
            <w:noProof/>
            <w:webHidden/>
          </w:rPr>
          <w:fldChar w:fldCharType="separate"/>
        </w:r>
        <w:r w:rsidR="00A5594B">
          <w:rPr>
            <w:noProof/>
            <w:webHidden/>
          </w:rPr>
          <w:t>25</w:t>
        </w:r>
        <w:r w:rsidR="00A5594B">
          <w:rPr>
            <w:noProof/>
            <w:webHidden/>
          </w:rPr>
          <w:fldChar w:fldCharType="end"/>
        </w:r>
      </w:hyperlink>
    </w:p>
    <w:p w14:paraId="4249C6FB" w14:textId="1B2F6122" w:rsidR="00A5594B" w:rsidRDefault="00796E1C">
      <w:pPr>
        <w:pStyle w:val="TOC3"/>
        <w:tabs>
          <w:tab w:val="left" w:pos="1320"/>
          <w:tab w:val="right" w:leader="dot" w:pos="9016"/>
        </w:tabs>
        <w:rPr>
          <w:rFonts w:asciiTheme="minorHAnsi" w:hAnsiTheme="minorHAnsi" w:cstheme="minorBidi"/>
          <w:noProof/>
        </w:rPr>
      </w:pPr>
      <w:hyperlink w:anchor="_Toc524108083" w:history="1">
        <w:r w:rsidR="00A5594B" w:rsidRPr="00EB1B55">
          <w:rPr>
            <w:rStyle w:val="Hyperlink"/>
            <w:noProof/>
          </w:rPr>
          <w:t>2.4.2</w:t>
        </w:r>
        <w:r w:rsidR="00A5594B">
          <w:rPr>
            <w:rFonts w:asciiTheme="minorHAnsi" w:hAnsiTheme="minorHAnsi" w:cstheme="minorBidi"/>
            <w:noProof/>
          </w:rPr>
          <w:tab/>
        </w:r>
        <w:r w:rsidR="00A5594B" w:rsidRPr="00EB1B55">
          <w:rPr>
            <w:rStyle w:val="Hyperlink"/>
            <w:noProof/>
          </w:rPr>
          <w:t>Object Diagram</w:t>
        </w:r>
        <w:r w:rsidR="00A5594B">
          <w:rPr>
            <w:noProof/>
            <w:webHidden/>
          </w:rPr>
          <w:tab/>
        </w:r>
        <w:r w:rsidR="00A5594B">
          <w:rPr>
            <w:noProof/>
            <w:webHidden/>
          </w:rPr>
          <w:fldChar w:fldCharType="begin"/>
        </w:r>
        <w:r w:rsidR="00A5594B">
          <w:rPr>
            <w:noProof/>
            <w:webHidden/>
          </w:rPr>
          <w:instrText xml:space="preserve"> PAGEREF _Toc524108083 \h </w:instrText>
        </w:r>
        <w:r w:rsidR="00A5594B">
          <w:rPr>
            <w:noProof/>
            <w:webHidden/>
          </w:rPr>
        </w:r>
        <w:r w:rsidR="00A5594B">
          <w:rPr>
            <w:noProof/>
            <w:webHidden/>
          </w:rPr>
          <w:fldChar w:fldCharType="separate"/>
        </w:r>
        <w:r w:rsidR="00A5594B">
          <w:rPr>
            <w:noProof/>
            <w:webHidden/>
          </w:rPr>
          <w:t>26</w:t>
        </w:r>
        <w:r w:rsidR="00A5594B">
          <w:rPr>
            <w:noProof/>
            <w:webHidden/>
          </w:rPr>
          <w:fldChar w:fldCharType="end"/>
        </w:r>
      </w:hyperlink>
    </w:p>
    <w:p w14:paraId="236356DD" w14:textId="73276B4E" w:rsidR="00A5594B" w:rsidRDefault="00796E1C">
      <w:pPr>
        <w:pStyle w:val="TOC3"/>
        <w:tabs>
          <w:tab w:val="left" w:pos="1320"/>
          <w:tab w:val="right" w:leader="dot" w:pos="9016"/>
        </w:tabs>
        <w:rPr>
          <w:rFonts w:asciiTheme="minorHAnsi" w:hAnsiTheme="minorHAnsi" w:cstheme="minorBidi"/>
          <w:noProof/>
        </w:rPr>
      </w:pPr>
      <w:hyperlink w:anchor="_Toc524108084" w:history="1">
        <w:r w:rsidR="00A5594B" w:rsidRPr="00EB1B55">
          <w:rPr>
            <w:rStyle w:val="Hyperlink"/>
            <w:noProof/>
          </w:rPr>
          <w:t>2.4.3</w:t>
        </w:r>
        <w:r w:rsidR="00A5594B">
          <w:rPr>
            <w:rFonts w:asciiTheme="minorHAnsi" w:hAnsiTheme="minorHAnsi" w:cstheme="minorBidi"/>
            <w:noProof/>
          </w:rPr>
          <w:tab/>
        </w:r>
        <w:r w:rsidR="00A5594B" w:rsidRPr="00EB1B55">
          <w:rPr>
            <w:rStyle w:val="Hyperlink"/>
            <w:noProof/>
          </w:rPr>
          <w:t>Entity Relationship Diagram</w:t>
        </w:r>
        <w:r w:rsidR="00A5594B">
          <w:rPr>
            <w:noProof/>
            <w:webHidden/>
          </w:rPr>
          <w:tab/>
        </w:r>
        <w:r w:rsidR="00A5594B">
          <w:rPr>
            <w:noProof/>
            <w:webHidden/>
          </w:rPr>
          <w:fldChar w:fldCharType="begin"/>
        </w:r>
        <w:r w:rsidR="00A5594B">
          <w:rPr>
            <w:noProof/>
            <w:webHidden/>
          </w:rPr>
          <w:instrText xml:space="preserve"> PAGEREF _Toc524108084 \h </w:instrText>
        </w:r>
        <w:r w:rsidR="00A5594B">
          <w:rPr>
            <w:noProof/>
            <w:webHidden/>
          </w:rPr>
        </w:r>
        <w:r w:rsidR="00A5594B">
          <w:rPr>
            <w:noProof/>
            <w:webHidden/>
          </w:rPr>
          <w:fldChar w:fldCharType="separate"/>
        </w:r>
        <w:r w:rsidR="00A5594B">
          <w:rPr>
            <w:noProof/>
            <w:webHidden/>
          </w:rPr>
          <w:t>26</w:t>
        </w:r>
        <w:r w:rsidR="00A5594B">
          <w:rPr>
            <w:noProof/>
            <w:webHidden/>
          </w:rPr>
          <w:fldChar w:fldCharType="end"/>
        </w:r>
      </w:hyperlink>
    </w:p>
    <w:p w14:paraId="3508214C" w14:textId="1306B3E7" w:rsidR="00A5594B" w:rsidRDefault="00796E1C">
      <w:pPr>
        <w:pStyle w:val="TOC3"/>
        <w:tabs>
          <w:tab w:val="left" w:pos="1320"/>
          <w:tab w:val="right" w:leader="dot" w:pos="9016"/>
        </w:tabs>
        <w:rPr>
          <w:rFonts w:asciiTheme="minorHAnsi" w:hAnsiTheme="minorHAnsi" w:cstheme="minorBidi"/>
          <w:noProof/>
        </w:rPr>
      </w:pPr>
      <w:hyperlink w:anchor="_Toc524108085" w:history="1">
        <w:r w:rsidR="00A5594B" w:rsidRPr="00EB1B55">
          <w:rPr>
            <w:rStyle w:val="Hyperlink"/>
            <w:noProof/>
          </w:rPr>
          <w:t>2.4.4</w:t>
        </w:r>
        <w:r w:rsidR="00A5594B">
          <w:rPr>
            <w:rFonts w:asciiTheme="minorHAnsi" w:hAnsiTheme="minorHAnsi" w:cstheme="minorBidi"/>
            <w:noProof/>
          </w:rPr>
          <w:tab/>
        </w:r>
        <w:r w:rsidR="00A5594B" w:rsidRPr="00EB1B55">
          <w:rPr>
            <w:rStyle w:val="Hyperlink"/>
            <w:noProof/>
          </w:rPr>
          <w:t>Activity Diagram</w:t>
        </w:r>
        <w:r w:rsidR="00A5594B">
          <w:rPr>
            <w:noProof/>
            <w:webHidden/>
          </w:rPr>
          <w:tab/>
        </w:r>
        <w:r w:rsidR="00A5594B">
          <w:rPr>
            <w:noProof/>
            <w:webHidden/>
          </w:rPr>
          <w:fldChar w:fldCharType="begin"/>
        </w:r>
        <w:r w:rsidR="00A5594B">
          <w:rPr>
            <w:noProof/>
            <w:webHidden/>
          </w:rPr>
          <w:instrText xml:space="preserve"> PAGEREF _Toc524108085 \h </w:instrText>
        </w:r>
        <w:r w:rsidR="00A5594B">
          <w:rPr>
            <w:noProof/>
            <w:webHidden/>
          </w:rPr>
        </w:r>
        <w:r w:rsidR="00A5594B">
          <w:rPr>
            <w:noProof/>
            <w:webHidden/>
          </w:rPr>
          <w:fldChar w:fldCharType="separate"/>
        </w:r>
        <w:r w:rsidR="00A5594B">
          <w:rPr>
            <w:noProof/>
            <w:webHidden/>
          </w:rPr>
          <w:t>26</w:t>
        </w:r>
        <w:r w:rsidR="00A5594B">
          <w:rPr>
            <w:noProof/>
            <w:webHidden/>
          </w:rPr>
          <w:fldChar w:fldCharType="end"/>
        </w:r>
      </w:hyperlink>
    </w:p>
    <w:p w14:paraId="13F21F41" w14:textId="42EDB5D8" w:rsidR="00A5594B" w:rsidRDefault="00796E1C">
      <w:pPr>
        <w:pStyle w:val="TOC2"/>
        <w:tabs>
          <w:tab w:val="left" w:pos="880"/>
          <w:tab w:val="right" w:leader="dot" w:pos="9016"/>
        </w:tabs>
        <w:rPr>
          <w:rFonts w:asciiTheme="minorHAnsi" w:hAnsiTheme="minorHAnsi" w:cstheme="minorBidi"/>
          <w:noProof/>
        </w:rPr>
      </w:pPr>
      <w:hyperlink w:anchor="_Toc524108086" w:history="1">
        <w:r w:rsidR="00A5594B" w:rsidRPr="00EB1B55">
          <w:rPr>
            <w:rStyle w:val="Hyperlink"/>
            <w:noProof/>
          </w:rPr>
          <w:t>2.5</w:t>
        </w:r>
        <w:r w:rsidR="00A5594B">
          <w:rPr>
            <w:rFonts w:asciiTheme="minorHAnsi" w:hAnsiTheme="minorHAnsi" w:cstheme="minorBidi"/>
            <w:noProof/>
          </w:rPr>
          <w:tab/>
        </w:r>
        <w:r w:rsidR="00A5594B" w:rsidRPr="00EB1B55">
          <w:rPr>
            <w:rStyle w:val="Hyperlink"/>
            <w:noProof/>
          </w:rPr>
          <w:t>Graphing Algorithms</w:t>
        </w:r>
        <w:r w:rsidR="00A5594B">
          <w:rPr>
            <w:noProof/>
            <w:webHidden/>
          </w:rPr>
          <w:tab/>
        </w:r>
        <w:r w:rsidR="00A5594B">
          <w:rPr>
            <w:noProof/>
            <w:webHidden/>
          </w:rPr>
          <w:fldChar w:fldCharType="begin"/>
        </w:r>
        <w:r w:rsidR="00A5594B">
          <w:rPr>
            <w:noProof/>
            <w:webHidden/>
          </w:rPr>
          <w:instrText xml:space="preserve"> PAGEREF _Toc524108086 \h </w:instrText>
        </w:r>
        <w:r w:rsidR="00A5594B">
          <w:rPr>
            <w:noProof/>
            <w:webHidden/>
          </w:rPr>
        </w:r>
        <w:r w:rsidR="00A5594B">
          <w:rPr>
            <w:noProof/>
            <w:webHidden/>
          </w:rPr>
          <w:fldChar w:fldCharType="separate"/>
        </w:r>
        <w:r w:rsidR="00A5594B">
          <w:rPr>
            <w:noProof/>
            <w:webHidden/>
          </w:rPr>
          <w:t>26</w:t>
        </w:r>
        <w:r w:rsidR="00A5594B">
          <w:rPr>
            <w:noProof/>
            <w:webHidden/>
          </w:rPr>
          <w:fldChar w:fldCharType="end"/>
        </w:r>
      </w:hyperlink>
    </w:p>
    <w:p w14:paraId="4AA5AE65" w14:textId="483968DA" w:rsidR="00A5594B" w:rsidRDefault="00796E1C">
      <w:pPr>
        <w:pStyle w:val="TOC3"/>
        <w:tabs>
          <w:tab w:val="left" w:pos="1320"/>
          <w:tab w:val="right" w:leader="dot" w:pos="9016"/>
        </w:tabs>
        <w:rPr>
          <w:rFonts w:asciiTheme="minorHAnsi" w:hAnsiTheme="minorHAnsi" w:cstheme="minorBidi"/>
          <w:noProof/>
        </w:rPr>
      </w:pPr>
      <w:hyperlink w:anchor="_Toc524108087" w:history="1">
        <w:r w:rsidR="00A5594B" w:rsidRPr="00EB1B55">
          <w:rPr>
            <w:rStyle w:val="Hyperlink"/>
            <w:noProof/>
          </w:rPr>
          <w:t>2.5.1</w:t>
        </w:r>
        <w:r w:rsidR="00A5594B">
          <w:rPr>
            <w:rFonts w:asciiTheme="minorHAnsi" w:hAnsiTheme="minorHAnsi" w:cstheme="minorBidi"/>
            <w:noProof/>
          </w:rPr>
          <w:tab/>
        </w:r>
        <w:r w:rsidR="00A5594B" w:rsidRPr="00EB1B55">
          <w:rPr>
            <w:rStyle w:val="Hyperlink"/>
            <w:noProof/>
          </w:rPr>
          <w:t>Graph Theory</w:t>
        </w:r>
        <w:r w:rsidR="00A5594B">
          <w:rPr>
            <w:noProof/>
            <w:webHidden/>
          </w:rPr>
          <w:tab/>
        </w:r>
        <w:r w:rsidR="00A5594B">
          <w:rPr>
            <w:noProof/>
            <w:webHidden/>
          </w:rPr>
          <w:fldChar w:fldCharType="begin"/>
        </w:r>
        <w:r w:rsidR="00A5594B">
          <w:rPr>
            <w:noProof/>
            <w:webHidden/>
          </w:rPr>
          <w:instrText xml:space="preserve"> PAGEREF _Toc524108087 \h </w:instrText>
        </w:r>
        <w:r w:rsidR="00A5594B">
          <w:rPr>
            <w:noProof/>
            <w:webHidden/>
          </w:rPr>
        </w:r>
        <w:r w:rsidR="00A5594B">
          <w:rPr>
            <w:noProof/>
            <w:webHidden/>
          </w:rPr>
          <w:fldChar w:fldCharType="separate"/>
        </w:r>
        <w:r w:rsidR="00A5594B">
          <w:rPr>
            <w:noProof/>
            <w:webHidden/>
          </w:rPr>
          <w:t>26</w:t>
        </w:r>
        <w:r w:rsidR="00A5594B">
          <w:rPr>
            <w:noProof/>
            <w:webHidden/>
          </w:rPr>
          <w:fldChar w:fldCharType="end"/>
        </w:r>
      </w:hyperlink>
    </w:p>
    <w:p w14:paraId="512031DB" w14:textId="34C8CAE2" w:rsidR="00A5594B" w:rsidRDefault="00796E1C">
      <w:pPr>
        <w:pStyle w:val="TOC3"/>
        <w:tabs>
          <w:tab w:val="left" w:pos="1320"/>
          <w:tab w:val="right" w:leader="dot" w:pos="9016"/>
        </w:tabs>
        <w:rPr>
          <w:rFonts w:asciiTheme="minorHAnsi" w:hAnsiTheme="minorHAnsi" w:cstheme="minorBidi"/>
          <w:noProof/>
        </w:rPr>
      </w:pPr>
      <w:hyperlink w:anchor="_Toc524108088" w:history="1">
        <w:r w:rsidR="00A5594B" w:rsidRPr="00EB1B55">
          <w:rPr>
            <w:rStyle w:val="Hyperlink"/>
            <w:noProof/>
          </w:rPr>
          <w:t>2.5.2</w:t>
        </w:r>
        <w:r w:rsidR="00A5594B">
          <w:rPr>
            <w:rFonts w:asciiTheme="minorHAnsi" w:hAnsiTheme="minorHAnsi" w:cstheme="minorBidi"/>
            <w:noProof/>
          </w:rPr>
          <w:tab/>
        </w:r>
        <w:r w:rsidR="00A5594B" w:rsidRPr="00EB1B55">
          <w:rPr>
            <w:rStyle w:val="Hyperlink"/>
            <w:noProof/>
          </w:rPr>
          <w:t>Types of Graphs</w:t>
        </w:r>
        <w:r w:rsidR="00A5594B">
          <w:rPr>
            <w:noProof/>
            <w:webHidden/>
          </w:rPr>
          <w:tab/>
        </w:r>
        <w:r w:rsidR="00A5594B">
          <w:rPr>
            <w:noProof/>
            <w:webHidden/>
          </w:rPr>
          <w:fldChar w:fldCharType="begin"/>
        </w:r>
        <w:r w:rsidR="00A5594B">
          <w:rPr>
            <w:noProof/>
            <w:webHidden/>
          </w:rPr>
          <w:instrText xml:space="preserve"> PAGEREF _Toc524108088 \h </w:instrText>
        </w:r>
        <w:r w:rsidR="00A5594B">
          <w:rPr>
            <w:noProof/>
            <w:webHidden/>
          </w:rPr>
        </w:r>
        <w:r w:rsidR="00A5594B">
          <w:rPr>
            <w:noProof/>
            <w:webHidden/>
          </w:rPr>
          <w:fldChar w:fldCharType="separate"/>
        </w:r>
        <w:r w:rsidR="00A5594B">
          <w:rPr>
            <w:noProof/>
            <w:webHidden/>
          </w:rPr>
          <w:t>28</w:t>
        </w:r>
        <w:r w:rsidR="00A5594B">
          <w:rPr>
            <w:noProof/>
            <w:webHidden/>
          </w:rPr>
          <w:fldChar w:fldCharType="end"/>
        </w:r>
      </w:hyperlink>
    </w:p>
    <w:p w14:paraId="5B257E3E" w14:textId="71A9B443" w:rsidR="00A5594B" w:rsidRDefault="00796E1C">
      <w:pPr>
        <w:pStyle w:val="TOC3"/>
        <w:tabs>
          <w:tab w:val="left" w:pos="1320"/>
          <w:tab w:val="right" w:leader="dot" w:pos="9016"/>
        </w:tabs>
        <w:rPr>
          <w:rFonts w:asciiTheme="minorHAnsi" w:hAnsiTheme="minorHAnsi" w:cstheme="minorBidi"/>
          <w:noProof/>
        </w:rPr>
      </w:pPr>
      <w:hyperlink w:anchor="_Toc524108089" w:history="1">
        <w:r w:rsidR="00A5594B" w:rsidRPr="00EB1B55">
          <w:rPr>
            <w:rStyle w:val="Hyperlink"/>
            <w:noProof/>
          </w:rPr>
          <w:t>2.5.3</w:t>
        </w:r>
        <w:r w:rsidR="00A5594B">
          <w:rPr>
            <w:rFonts w:asciiTheme="minorHAnsi" w:hAnsiTheme="minorHAnsi" w:cstheme="minorBidi"/>
            <w:noProof/>
          </w:rPr>
          <w:tab/>
        </w:r>
        <w:r w:rsidR="00A5594B" w:rsidRPr="00EB1B55">
          <w:rPr>
            <w:rStyle w:val="Hyperlink"/>
            <w:noProof/>
          </w:rPr>
          <w:t>Graph Drawing in Software</w:t>
        </w:r>
        <w:r w:rsidR="00A5594B">
          <w:rPr>
            <w:noProof/>
            <w:webHidden/>
          </w:rPr>
          <w:tab/>
        </w:r>
        <w:r w:rsidR="00A5594B">
          <w:rPr>
            <w:noProof/>
            <w:webHidden/>
          </w:rPr>
          <w:fldChar w:fldCharType="begin"/>
        </w:r>
        <w:r w:rsidR="00A5594B">
          <w:rPr>
            <w:noProof/>
            <w:webHidden/>
          </w:rPr>
          <w:instrText xml:space="preserve"> PAGEREF _Toc524108089 \h </w:instrText>
        </w:r>
        <w:r w:rsidR="00A5594B">
          <w:rPr>
            <w:noProof/>
            <w:webHidden/>
          </w:rPr>
        </w:r>
        <w:r w:rsidR="00A5594B">
          <w:rPr>
            <w:noProof/>
            <w:webHidden/>
          </w:rPr>
          <w:fldChar w:fldCharType="separate"/>
        </w:r>
        <w:r w:rsidR="00A5594B">
          <w:rPr>
            <w:noProof/>
            <w:webHidden/>
          </w:rPr>
          <w:t>29</w:t>
        </w:r>
        <w:r w:rsidR="00A5594B">
          <w:rPr>
            <w:noProof/>
            <w:webHidden/>
          </w:rPr>
          <w:fldChar w:fldCharType="end"/>
        </w:r>
      </w:hyperlink>
    </w:p>
    <w:p w14:paraId="4868E8A4" w14:textId="224C2F0A" w:rsidR="00A5594B" w:rsidRDefault="00796E1C">
      <w:pPr>
        <w:pStyle w:val="TOC3"/>
        <w:tabs>
          <w:tab w:val="left" w:pos="1320"/>
          <w:tab w:val="right" w:leader="dot" w:pos="9016"/>
        </w:tabs>
        <w:rPr>
          <w:rFonts w:asciiTheme="minorHAnsi" w:hAnsiTheme="minorHAnsi" w:cstheme="minorBidi"/>
          <w:noProof/>
        </w:rPr>
      </w:pPr>
      <w:hyperlink w:anchor="_Toc524108090" w:history="1">
        <w:r w:rsidR="00A5594B" w:rsidRPr="00EB1B55">
          <w:rPr>
            <w:rStyle w:val="Hyperlink"/>
            <w:noProof/>
          </w:rPr>
          <w:t>2.5.4</w:t>
        </w:r>
        <w:r w:rsidR="00A5594B">
          <w:rPr>
            <w:rFonts w:asciiTheme="minorHAnsi" w:hAnsiTheme="minorHAnsi" w:cstheme="minorBidi"/>
            <w:noProof/>
          </w:rPr>
          <w:tab/>
        </w:r>
        <w:r w:rsidR="00A5594B" w:rsidRPr="00EB1B55">
          <w:rPr>
            <w:rStyle w:val="Hyperlink"/>
            <w:noProof/>
          </w:rPr>
          <w:t>Graph Layout Algorithms</w:t>
        </w:r>
        <w:r w:rsidR="00A5594B">
          <w:rPr>
            <w:noProof/>
            <w:webHidden/>
          </w:rPr>
          <w:tab/>
        </w:r>
        <w:r w:rsidR="00A5594B">
          <w:rPr>
            <w:noProof/>
            <w:webHidden/>
          </w:rPr>
          <w:fldChar w:fldCharType="begin"/>
        </w:r>
        <w:r w:rsidR="00A5594B">
          <w:rPr>
            <w:noProof/>
            <w:webHidden/>
          </w:rPr>
          <w:instrText xml:space="preserve"> PAGEREF _Toc524108090 \h </w:instrText>
        </w:r>
        <w:r w:rsidR="00A5594B">
          <w:rPr>
            <w:noProof/>
            <w:webHidden/>
          </w:rPr>
        </w:r>
        <w:r w:rsidR="00A5594B">
          <w:rPr>
            <w:noProof/>
            <w:webHidden/>
          </w:rPr>
          <w:fldChar w:fldCharType="separate"/>
        </w:r>
        <w:r w:rsidR="00A5594B">
          <w:rPr>
            <w:noProof/>
            <w:webHidden/>
          </w:rPr>
          <w:t>30</w:t>
        </w:r>
        <w:r w:rsidR="00A5594B">
          <w:rPr>
            <w:noProof/>
            <w:webHidden/>
          </w:rPr>
          <w:fldChar w:fldCharType="end"/>
        </w:r>
      </w:hyperlink>
    </w:p>
    <w:p w14:paraId="7BB1A66E" w14:textId="364B1D14" w:rsidR="00A5594B" w:rsidRDefault="00796E1C">
      <w:pPr>
        <w:pStyle w:val="TOC3"/>
        <w:tabs>
          <w:tab w:val="left" w:pos="1320"/>
          <w:tab w:val="right" w:leader="dot" w:pos="9016"/>
        </w:tabs>
        <w:rPr>
          <w:rFonts w:asciiTheme="minorHAnsi" w:hAnsiTheme="minorHAnsi" w:cstheme="minorBidi"/>
          <w:noProof/>
        </w:rPr>
      </w:pPr>
      <w:hyperlink w:anchor="_Toc524108091" w:history="1">
        <w:r w:rsidR="00A5594B" w:rsidRPr="00EB1B55">
          <w:rPr>
            <w:rStyle w:val="Hyperlink"/>
            <w:noProof/>
          </w:rPr>
          <w:t>2.5.5</w:t>
        </w:r>
        <w:r w:rsidR="00A5594B">
          <w:rPr>
            <w:rFonts w:asciiTheme="minorHAnsi" w:hAnsiTheme="minorHAnsi" w:cstheme="minorBidi"/>
            <w:noProof/>
          </w:rPr>
          <w:tab/>
        </w:r>
        <w:r w:rsidR="00A5594B" w:rsidRPr="00EB1B55">
          <w:rPr>
            <w:rStyle w:val="Hyperlink"/>
            <w:noProof/>
          </w:rPr>
          <w:t>Graphs and P&amp;IDs</w:t>
        </w:r>
        <w:r w:rsidR="00A5594B">
          <w:rPr>
            <w:noProof/>
            <w:webHidden/>
          </w:rPr>
          <w:tab/>
        </w:r>
        <w:r w:rsidR="00A5594B">
          <w:rPr>
            <w:noProof/>
            <w:webHidden/>
          </w:rPr>
          <w:fldChar w:fldCharType="begin"/>
        </w:r>
        <w:r w:rsidR="00A5594B">
          <w:rPr>
            <w:noProof/>
            <w:webHidden/>
          </w:rPr>
          <w:instrText xml:space="preserve"> PAGEREF _Toc524108091 \h </w:instrText>
        </w:r>
        <w:r w:rsidR="00A5594B">
          <w:rPr>
            <w:noProof/>
            <w:webHidden/>
          </w:rPr>
        </w:r>
        <w:r w:rsidR="00A5594B">
          <w:rPr>
            <w:noProof/>
            <w:webHidden/>
          </w:rPr>
          <w:fldChar w:fldCharType="separate"/>
        </w:r>
        <w:r w:rsidR="00A5594B">
          <w:rPr>
            <w:noProof/>
            <w:webHidden/>
          </w:rPr>
          <w:t>31</w:t>
        </w:r>
        <w:r w:rsidR="00A5594B">
          <w:rPr>
            <w:noProof/>
            <w:webHidden/>
          </w:rPr>
          <w:fldChar w:fldCharType="end"/>
        </w:r>
      </w:hyperlink>
    </w:p>
    <w:p w14:paraId="694AB568" w14:textId="7753CD07" w:rsidR="00A5594B" w:rsidRDefault="00796E1C">
      <w:pPr>
        <w:pStyle w:val="TOC2"/>
        <w:tabs>
          <w:tab w:val="left" w:pos="880"/>
          <w:tab w:val="right" w:leader="dot" w:pos="9016"/>
        </w:tabs>
        <w:rPr>
          <w:rFonts w:asciiTheme="minorHAnsi" w:hAnsiTheme="minorHAnsi" w:cstheme="minorBidi"/>
          <w:noProof/>
        </w:rPr>
      </w:pPr>
      <w:hyperlink w:anchor="_Toc524108092" w:history="1">
        <w:r w:rsidR="00A5594B" w:rsidRPr="00EB1B55">
          <w:rPr>
            <w:rStyle w:val="Hyperlink"/>
            <w:noProof/>
          </w:rPr>
          <w:t>2.6</w:t>
        </w:r>
        <w:r w:rsidR="00A5594B">
          <w:rPr>
            <w:rFonts w:asciiTheme="minorHAnsi" w:hAnsiTheme="minorHAnsi" w:cstheme="minorBidi"/>
            <w:noProof/>
          </w:rPr>
          <w:tab/>
        </w:r>
        <w:r w:rsidR="00A5594B" w:rsidRPr="00EB1B55">
          <w:rPr>
            <w:rStyle w:val="Hyperlink"/>
            <w:noProof/>
          </w:rPr>
          <w:t>Related Works</w:t>
        </w:r>
        <w:r w:rsidR="00A5594B">
          <w:rPr>
            <w:noProof/>
            <w:webHidden/>
          </w:rPr>
          <w:tab/>
        </w:r>
        <w:r w:rsidR="00A5594B">
          <w:rPr>
            <w:noProof/>
            <w:webHidden/>
          </w:rPr>
          <w:fldChar w:fldCharType="begin"/>
        </w:r>
        <w:r w:rsidR="00A5594B">
          <w:rPr>
            <w:noProof/>
            <w:webHidden/>
          </w:rPr>
          <w:instrText xml:space="preserve"> PAGEREF _Toc524108092 \h </w:instrText>
        </w:r>
        <w:r w:rsidR="00A5594B">
          <w:rPr>
            <w:noProof/>
            <w:webHidden/>
          </w:rPr>
        </w:r>
        <w:r w:rsidR="00A5594B">
          <w:rPr>
            <w:noProof/>
            <w:webHidden/>
          </w:rPr>
          <w:fldChar w:fldCharType="separate"/>
        </w:r>
        <w:r w:rsidR="00A5594B">
          <w:rPr>
            <w:noProof/>
            <w:webHidden/>
          </w:rPr>
          <w:t>31</w:t>
        </w:r>
        <w:r w:rsidR="00A5594B">
          <w:rPr>
            <w:noProof/>
            <w:webHidden/>
          </w:rPr>
          <w:fldChar w:fldCharType="end"/>
        </w:r>
      </w:hyperlink>
    </w:p>
    <w:p w14:paraId="721E42E6" w14:textId="46F21F3B" w:rsidR="00A5594B" w:rsidRDefault="00796E1C">
      <w:pPr>
        <w:pStyle w:val="TOC3"/>
        <w:tabs>
          <w:tab w:val="left" w:pos="1320"/>
          <w:tab w:val="right" w:leader="dot" w:pos="9016"/>
        </w:tabs>
        <w:rPr>
          <w:rFonts w:asciiTheme="minorHAnsi" w:hAnsiTheme="minorHAnsi" w:cstheme="minorBidi"/>
          <w:noProof/>
        </w:rPr>
      </w:pPr>
      <w:hyperlink w:anchor="_Toc524108093" w:history="1">
        <w:r w:rsidR="00A5594B" w:rsidRPr="00EB1B55">
          <w:rPr>
            <w:rStyle w:val="Hyperlink"/>
            <w:noProof/>
          </w:rPr>
          <w:t>2.6.1</w:t>
        </w:r>
        <w:r w:rsidR="00A5594B">
          <w:rPr>
            <w:rFonts w:asciiTheme="minorHAnsi" w:hAnsiTheme="minorHAnsi" w:cstheme="minorBidi"/>
            <w:noProof/>
          </w:rPr>
          <w:tab/>
        </w:r>
        <w:r w:rsidR="00A5594B" w:rsidRPr="00EB1B55">
          <w:rPr>
            <w:rStyle w:val="Hyperlink"/>
            <w:noProof/>
          </w:rPr>
          <w:t>Overview of Related Works</w:t>
        </w:r>
        <w:r w:rsidR="00A5594B">
          <w:rPr>
            <w:noProof/>
            <w:webHidden/>
          </w:rPr>
          <w:tab/>
        </w:r>
        <w:r w:rsidR="00A5594B">
          <w:rPr>
            <w:noProof/>
            <w:webHidden/>
          </w:rPr>
          <w:fldChar w:fldCharType="begin"/>
        </w:r>
        <w:r w:rsidR="00A5594B">
          <w:rPr>
            <w:noProof/>
            <w:webHidden/>
          </w:rPr>
          <w:instrText xml:space="preserve"> PAGEREF _Toc524108093 \h </w:instrText>
        </w:r>
        <w:r w:rsidR="00A5594B">
          <w:rPr>
            <w:noProof/>
            <w:webHidden/>
          </w:rPr>
        </w:r>
        <w:r w:rsidR="00A5594B">
          <w:rPr>
            <w:noProof/>
            <w:webHidden/>
          </w:rPr>
          <w:fldChar w:fldCharType="separate"/>
        </w:r>
        <w:r w:rsidR="00A5594B">
          <w:rPr>
            <w:noProof/>
            <w:webHidden/>
          </w:rPr>
          <w:t>31</w:t>
        </w:r>
        <w:r w:rsidR="00A5594B">
          <w:rPr>
            <w:noProof/>
            <w:webHidden/>
          </w:rPr>
          <w:fldChar w:fldCharType="end"/>
        </w:r>
      </w:hyperlink>
    </w:p>
    <w:p w14:paraId="0DF975E2" w14:textId="0F3F5C40" w:rsidR="00A5594B" w:rsidRDefault="00796E1C">
      <w:pPr>
        <w:pStyle w:val="TOC3"/>
        <w:tabs>
          <w:tab w:val="left" w:pos="1320"/>
          <w:tab w:val="right" w:leader="dot" w:pos="9016"/>
        </w:tabs>
        <w:rPr>
          <w:rFonts w:asciiTheme="minorHAnsi" w:hAnsiTheme="minorHAnsi" w:cstheme="minorBidi"/>
          <w:noProof/>
        </w:rPr>
      </w:pPr>
      <w:hyperlink w:anchor="_Toc524108094" w:history="1">
        <w:r w:rsidR="00A5594B" w:rsidRPr="00EB1B55">
          <w:rPr>
            <w:rStyle w:val="Hyperlink"/>
            <w:noProof/>
          </w:rPr>
          <w:t>2.6.2</w:t>
        </w:r>
        <w:r w:rsidR="00A5594B">
          <w:rPr>
            <w:rFonts w:asciiTheme="minorHAnsi" w:hAnsiTheme="minorHAnsi" w:cstheme="minorBidi"/>
            <w:noProof/>
          </w:rPr>
          <w:tab/>
        </w:r>
        <w:r w:rsidR="00A5594B" w:rsidRPr="00EB1B55">
          <w:rPr>
            <w:rStyle w:val="Hyperlink"/>
            <w:noProof/>
          </w:rPr>
          <w:t>Comparison of Related Works</w:t>
        </w:r>
        <w:r w:rsidR="00A5594B">
          <w:rPr>
            <w:noProof/>
            <w:webHidden/>
          </w:rPr>
          <w:tab/>
        </w:r>
        <w:r w:rsidR="00A5594B">
          <w:rPr>
            <w:noProof/>
            <w:webHidden/>
          </w:rPr>
          <w:fldChar w:fldCharType="begin"/>
        </w:r>
        <w:r w:rsidR="00A5594B">
          <w:rPr>
            <w:noProof/>
            <w:webHidden/>
          </w:rPr>
          <w:instrText xml:space="preserve"> PAGEREF _Toc524108094 \h </w:instrText>
        </w:r>
        <w:r w:rsidR="00A5594B">
          <w:rPr>
            <w:noProof/>
            <w:webHidden/>
          </w:rPr>
        </w:r>
        <w:r w:rsidR="00A5594B">
          <w:rPr>
            <w:noProof/>
            <w:webHidden/>
          </w:rPr>
          <w:fldChar w:fldCharType="separate"/>
        </w:r>
        <w:r w:rsidR="00A5594B">
          <w:rPr>
            <w:noProof/>
            <w:webHidden/>
          </w:rPr>
          <w:t>32</w:t>
        </w:r>
        <w:r w:rsidR="00A5594B">
          <w:rPr>
            <w:noProof/>
            <w:webHidden/>
          </w:rPr>
          <w:fldChar w:fldCharType="end"/>
        </w:r>
      </w:hyperlink>
    </w:p>
    <w:p w14:paraId="362C0A30" w14:textId="1D02DCA6" w:rsidR="00A5594B" w:rsidRDefault="00796E1C">
      <w:pPr>
        <w:pStyle w:val="TOC1"/>
        <w:rPr>
          <w:rFonts w:asciiTheme="minorHAnsi" w:hAnsiTheme="minorHAnsi" w:cstheme="minorBidi"/>
          <w:b w:val="0"/>
        </w:rPr>
      </w:pPr>
      <w:hyperlink w:anchor="_Toc524108095" w:history="1">
        <w:r w:rsidR="00A5594B" w:rsidRPr="00EB1B55">
          <w:rPr>
            <w:rStyle w:val="Hyperlink"/>
          </w:rPr>
          <w:t>3</w:t>
        </w:r>
        <w:r w:rsidR="00A5594B">
          <w:rPr>
            <w:rFonts w:asciiTheme="minorHAnsi" w:hAnsiTheme="minorHAnsi" w:cstheme="minorBidi"/>
            <w:b w:val="0"/>
          </w:rPr>
          <w:tab/>
        </w:r>
        <w:r w:rsidR="00A5594B" w:rsidRPr="00EB1B55">
          <w:rPr>
            <w:rStyle w:val="Hyperlink"/>
            <w:shd w:val="clear" w:color="auto" w:fill="FFFFFF"/>
          </w:rPr>
          <w:t>P&amp;ID Shapes Library</w:t>
        </w:r>
        <w:r w:rsidR="00A5594B">
          <w:rPr>
            <w:webHidden/>
          </w:rPr>
          <w:tab/>
        </w:r>
        <w:r w:rsidR="00A5594B">
          <w:rPr>
            <w:webHidden/>
          </w:rPr>
          <w:fldChar w:fldCharType="begin"/>
        </w:r>
        <w:r w:rsidR="00A5594B">
          <w:rPr>
            <w:webHidden/>
          </w:rPr>
          <w:instrText xml:space="preserve"> PAGEREF _Toc524108095 \h </w:instrText>
        </w:r>
        <w:r w:rsidR="00A5594B">
          <w:rPr>
            <w:webHidden/>
          </w:rPr>
        </w:r>
        <w:r w:rsidR="00A5594B">
          <w:rPr>
            <w:webHidden/>
          </w:rPr>
          <w:fldChar w:fldCharType="separate"/>
        </w:r>
        <w:r w:rsidR="00A5594B">
          <w:rPr>
            <w:webHidden/>
          </w:rPr>
          <w:t>35</w:t>
        </w:r>
        <w:r w:rsidR="00A5594B">
          <w:rPr>
            <w:webHidden/>
          </w:rPr>
          <w:fldChar w:fldCharType="end"/>
        </w:r>
      </w:hyperlink>
    </w:p>
    <w:p w14:paraId="528F97EC" w14:textId="177135F8" w:rsidR="00A5594B" w:rsidRDefault="00796E1C">
      <w:pPr>
        <w:pStyle w:val="TOC2"/>
        <w:tabs>
          <w:tab w:val="left" w:pos="880"/>
          <w:tab w:val="right" w:leader="dot" w:pos="9016"/>
        </w:tabs>
        <w:rPr>
          <w:rFonts w:asciiTheme="minorHAnsi" w:hAnsiTheme="minorHAnsi" w:cstheme="minorBidi"/>
          <w:noProof/>
        </w:rPr>
      </w:pPr>
      <w:hyperlink w:anchor="_Toc524108096" w:history="1">
        <w:r w:rsidR="00A5594B" w:rsidRPr="00EB1B55">
          <w:rPr>
            <w:rStyle w:val="Hyperlink"/>
            <w:noProof/>
          </w:rPr>
          <w:t>3.1</w:t>
        </w:r>
        <w:r w:rsidR="00A5594B">
          <w:rPr>
            <w:rFonts w:asciiTheme="minorHAnsi" w:hAnsiTheme="minorHAnsi" w:cstheme="minorBidi"/>
            <w:noProof/>
          </w:rPr>
          <w:tab/>
        </w:r>
        <w:r w:rsidR="00A5594B" w:rsidRPr="00EB1B55">
          <w:rPr>
            <w:rStyle w:val="Hyperlink"/>
            <w:noProof/>
            <w:shd w:val="clear" w:color="auto" w:fill="FFFFFF"/>
          </w:rPr>
          <w:t>Introduction</w:t>
        </w:r>
        <w:r w:rsidR="00A5594B">
          <w:rPr>
            <w:noProof/>
            <w:webHidden/>
          </w:rPr>
          <w:tab/>
        </w:r>
        <w:r w:rsidR="00A5594B">
          <w:rPr>
            <w:noProof/>
            <w:webHidden/>
          </w:rPr>
          <w:fldChar w:fldCharType="begin"/>
        </w:r>
        <w:r w:rsidR="00A5594B">
          <w:rPr>
            <w:noProof/>
            <w:webHidden/>
          </w:rPr>
          <w:instrText xml:space="preserve"> PAGEREF _Toc524108096 \h </w:instrText>
        </w:r>
        <w:r w:rsidR="00A5594B">
          <w:rPr>
            <w:noProof/>
            <w:webHidden/>
          </w:rPr>
        </w:r>
        <w:r w:rsidR="00A5594B">
          <w:rPr>
            <w:noProof/>
            <w:webHidden/>
          </w:rPr>
          <w:fldChar w:fldCharType="separate"/>
        </w:r>
        <w:r w:rsidR="00A5594B">
          <w:rPr>
            <w:noProof/>
            <w:webHidden/>
          </w:rPr>
          <w:t>35</w:t>
        </w:r>
        <w:r w:rsidR="00A5594B">
          <w:rPr>
            <w:noProof/>
            <w:webHidden/>
          </w:rPr>
          <w:fldChar w:fldCharType="end"/>
        </w:r>
      </w:hyperlink>
    </w:p>
    <w:p w14:paraId="69C41352" w14:textId="15A732B5" w:rsidR="00A5594B" w:rsidRDefault="00796E1C">
      <w:pPr>
        <w:pStyle w:val="TOC2"/>
        <w:tabs>
          <w:tab w:val="left" w:pos="880"/>
          <w:tab w:val="right" w:leader="dot" w:pos="9016"/>
        </w:tabs>
        <w:rPr>
          <w:rFonts w:asciiTheme="minorHAnsi" w:hAnsiTheme="minorHAnsi" w:cstheme="minorBidi"/>
          <w:noProof/>
        </w:rPr>
      </w:pPr>
      <w:hyperlink w:anchor="_Toc524108097" w:history="1">
        <w:r w:rsidR="00A5594B" w:rsidRPr="00EB1B55">
          <w:rPr>
            <w:rStyle w:val="Hyperlink"/>
            <w:noProof/>
          </w:rPr>
          <w:t>3.2</w:t>
        </w:r>
        <w:r w:rsidR="00A5594B">
          <w:rPr>
            <w:rFonts w:asciiTheme="minorHAnsi" w:hAnsiTheme="minorHAnsi" w:cstheme="minorBidi"/>
            <w:noProof/>
          </w:rPr>
          <w:tab/>
        </w:r>
        <w:r w:rsidR="00A5594B" w:rsidRPr="00EB1B55">
          <w:rPr>
            <w:rStyle w:val="Hyperlink"/>
            <w:noProof/>
            <w:shd w:val="clear" w:color="auto" w:fill="FFFFFF"/>
          </w:rPr>
          <w:t>mxGraph API</w:t>
        </w:r>
        <w:r w:rsidR="00A5594B">
          <w:rPr>
            <w:noProof/>
            <w:webHidden/>
          </w:rPr>
          <w:tab/>
        </w:r>
        <w:r w:rsidR="00A5594B">
          <w:rPr>
            <w:noProof/>
            <w:webHidden/>
          </w:rPr>
          <w:fldChar w:fldCharType="begin"/>
        </w:r>
        <w:r w:rsidR="00A5594B">
          <w:rPr>
            <w:noProof/>
            <w:webHidden/>
          </w:rPr>
          <w:instrText xml:space="preserve"> PAGEREF _Toc524108097 \h </w:instrText>
        </w:r>
        <w:r w:rsidR="00A5594B">
          <w:rPr>
            <w:noProof/>
            <w:webHidden/>
          </w:rPr>
        </w:r>
        <w:r w:rsidR="00A5594B">
          <w:rPr>
            <w:noProof/>
            <w:webHidden/>
          </w:rPr>
          <w:fldChar w:fldCharType="separate"/>
        </w:r>
        <w:r w:rsidR="00A5594B">
          <w:rPr>
            <w:noProof/>
            <w:webHidden/>
          </w:rPr>
          <w:t>35</w:t>
        </w:r>
        <w:r w:rsidR="00A5594B">
          <w:rPr>
            <w:noProof/>
            <w:webHidden/>
          </w:rPr>
          <w:fldChar w:fldCharType="end"/>
        </w:r>
      </w:hyperlink>
    </w:p>
    <w:p w14:paraId="222621C8" w14:textId="452852F6" w:rsidR="00A5594B" w:rsidRDefault="00796E1C">
      <w:pPr>
        <w:pStyle w:val="TOC3"/>
        <w:tabs>
          <w:tab w:val="left" w:pos="1320"/>
          <w:tab w:val="right" w:leader="dot" w:pos="9016"/>
        </w:tabs>
        <w:rPr>
          <w:rFonts w:asciiTheme="minorHAnsi" w:hAnsiTheme="minorHAnsi" w:cstheme="minorBidi"/>
          <w:noProof/>
        </w:rPr>
      </w:pPr>
      <w:hyperlink w:anchor="_Toc524108098" w:history="1">
        <w:r w:rsidR="00A5594B" w:rsidRPr="00EB1B55">
          <w:rPr>
            <w:rStyle w:val="Hyperlink"/>
            <w:noProof/>
          </w:rPr>
          <w:t>3.2.1</w:t>
        </w:r>
        <w:r w:rsidR="00A5594B">
          <w:rPr>
            <w:rFonts w:asciiTheme="minorHAnsi" w:hAnsiTheme="minorHAnsi" w:cstheme="minorBidi"/>
            <w:noProof/>
          </w:rPr>
          <w:tab/>
        </w:r>
        <w:r w:rsidR="00A5594B" w:rsidRPr="00EB1B55">
          <w:rPr>
            <w:rStyle w:val="Hyperlink"/>
            <w:noProof/>
            <w:shd w:val="clear" w:color="auto" w:fill="FFFFFF"/>
          </w:rPr>
          <w:t>Geometrical Abstraction of Process Engineering Elements</w:t>
        </w:r>
        <w:r w:rsidR="00A5594B">
          <w:rPr>
            <w:noProof/>
            <w:webHidden/>
          </w:rPr>
          <w:tab/>
        </w:r>
        <w:r w:rsidR="00A5594B">
          <w:rPr>
            <w:noProof/>
            <w:webHidden/>
          </w:rPr>
          <w:fldChar w:fldCharType="begin"/>
        </w:r>
        <w:r w:rsidR="00A5594B">
          <w:rPr>
            <w:noProof/>
            <w:webHidden/>
          </w:rPr>
          <w:instrText xml:space="preserve"> PAGEREF _Toc524108098 \h </w:instrText>
        </w:r>
        <w:r w:rsidR="00A5594B">
          <w:rPr>
            <w:noProof/>
            <w:webHidden/>
          </w:rPr>
        </w:r>
        <w:r w:rsidR="00A5594B">
          <w:rPr>
            <w:noProof/>
            <w:webHidden/>
          </w:rPr>
          <w:fldChar w:fldCharType="separate"/>
        </w:r>
        <w:r w:rsidR="00A5594B">
          <w:rPr>
            <w:noProof/>
            <w:webHidden/>
          </w:rPr>
          <w:t>36</w:t>
        </w:r>
        <w:r w:rsidR="00A5594B">
          <w:rPr>
            <w:noProof/>
            <w:webHidden/>
          </w:rPr>
          <w:fldChar w:fldCharType="end"/>
        </w:r>
      </w:hyperlink>
    </w:p>
    <w:p w14:paraId="2BEACC33" w14:textId="41113AE1" w:rsidR="00A5594B" w:rsidRDefault="00796E1C">
      <w:pPr>
        <w:pStyle w:val="TOC3"/>
        <w:tabs>
          <w:tab w:val="left" w:pos="1320"/>
          <w:tab w:val="right" w:leader="dot" w:pos="9016"/>
        </w:tabs>
        <w:rPr>
          <w:rFonts w:asciiTheme="minorHAnsi" w:hAnsiTheme="minorHAnsi" w:cstheme="minorBidi"/>
          <w:noProof/>
        </w:rPr>
      </w:pPr>
      <w:hyperlink w:anchor="_Toc524108099" w:history="1">
        <w:r w:rsidR="00A5594B" w:rsidRPr="00EB1B55">
          <w:rPr>
            <w:rStyle w:val="Hyperlink"/>
            <w:noProof/>
          </w:rPr>
          <w:t>3.2.2</w:t>
        </w:r>
        <w:r w:rsidR="00A5594B">
          <w:rPr>
            <w:rFonts w:asciiTheme="minorHAnsi" w:hAnsiTheme="minorHAnsi" w:cstheme="minorBidi"/>
            <w:noProof/>
          </w:rPr>
          <w:tab/>
        </w:r>
        <w:r w:rsidR="00A5594B" w:rsidRPr="00EB1B55">
          <w:rPr>
            <w:rStyle w:val="Hyperlink"/>
            <w:noProof/>
            <w:shd w:val="clear" w:color="auto" w:fill="FFFFFF"/>
          </w:rPr>
          <w:t>Creation of the Object-oriented Shapes Library</w:t>
        </w:r>
        <w:r w:rsidR="00A5594B">
          <w:rPr>
            <w:noProof/>
            <w:webHidden/>
          </w:rPr>
          <w:tab/>
        </w:r>
        <w:r w:rsidR="00A5594B">
          <w:rPr>
            <w:noProof/>
            <w:webHidden/>
          </w:rPr>
          <w:fldChar w:fldCharType="begin"/>
        </w:r>
        <w:r w:rsidR="00A5594B">
          <w:rPr>
            <w:noProof/>
            <w:webHidden/>
          </w:rPr>
          <w:instrText xml:space="preserve"> PAGEREF _Toc524108099 \h </w:instrText>
        </w:r>
        <w:r w:rsidR="00A5594B">
          <w:rPr>
            <w:noProof/>
            <w:webHidden/>
          </w:rPr>
        </w:r>
        <w:r w:rsidR="00A5594B">
          <w:rPr>
            <w:noProof/>
            <w:webHidden/>
          </w:rPr>
          <w:fldChar w:fldCharType="separate"/>
        </w:r>
        <w:r w:rsidR="00A5594B">
          <w:rPr>
            <w:noProof/>
            <w:webHidden/>
          </w:rPr>
          <w:t>37</w:t>
        </w:r>
        <w:r w:rsidR="00A5594B">
          <w:rPr>
            <w:noProof/>
            <w:webHidden/>
          </w:rPr>
          <w:fldChar w:fldCharType="end"/>
        </w:r>
      </w:hyperlink>
    </w:p>
    <w:p w14:paraId="69A8927F" w14:textId="0CC1D014" w:rsidR="00A5594B" w:rsidRDefault="00796E1C">
      <w:pPr>
        <w:pStyle w:val="TOC3"/>
        <w:tabs>
          <w:tab w:val="left" w:pos="1320"/>
          <w:tab w:val="right" w:leader="dot" w:pos="9016"/>
        </w:tabs>
        <w:rPr>
          <w:rFonts w:asciiTheme="minorHAnsi" w:hAnsiTheme="minorHAnsi" w:cstheme="minorBidi"/>
          <w:noProof/>
        </w:rPr>
      </w:pPr>
      <w:hyperlink w:anchor="_Toc524108100" w:history="1">
        <w:r w:rsidR="00A5594B" w:rsidRPr="00EB1B55">
          <w:rPr>
            <w:rStyle w:val="Hyperlink"/>
            <w:noProof/>
          </w:rPr>
          <w:t>3.2.3</w:t>
        </w:r>
        <w:r w:rsidR="00A5594B">
          <w:rPr>
            <w:rFonts w:asciiTheme="minorHAnsi" w:hAnsiTheme="minorHAnsi" w:cstheme="minorBidi"/>
            <w:noProof/>
          </w:rPr>
          <w:tab/>
        </w:r>
        <w:r w:rsidR="00A5594B" w:rsidRPr="00EB1B55">
          <w:rPr>
            <w:rStyle w:val="Hyperlink"/>
            <w:noProof/>
            <w:shd w:val="clear" w:color="auto" w:fill="FFFFFF"/>
          </w:rPr>
          <w:t>Real-time Data Binding to Process Variables</w:t>
        </w:r>
        <w:r w:rsidR="00A5594B">
          <w:rPr>
            <w:noProof/>
            <w:webHidden/>
          </w:rPr>
          <w:tab/>
        </w:r>
        <w:r w:rsidR="00A5594B">
          <w:rPr>
            <w:noProof/>
            <w:webHidden/>
          </w:rPr>
          <w:fldChar w:fldCharType="begin"/>
        </w:r>
        <w:r w:rsidR="00A5594B">
          <w:rPr>
            <w:noProof/>
            <w:webHidden/>
          </w:rPr>
          <w:instrText xml:space="preserve"> PAGEREF _Toc524108100 \h </w:instrText>
        </w:r>
        <w:r w:rsidR="00A5594B">
          <w:rPr>
            <w:noProof/>
            <w:webHidden/>
          </w:rPr>
        </w:r>
        <w:r w:rsidR="00A5594B">
          <w:rPr>
            <w:noProof/>
            <w:webHidden/>
          </w:rPr>
          <w:fldChar w:fldCharType="separate"/>
        </w:r>
        <w:r w:rsidR="00A5594B">
          <w:rPr>
            <w:noProof/>
            <w:webHidden/>
          </w:rPr>
          <w:t>41</w:t>
        </w:r>
        <w:r w:rsidR="00A5594B">
          <w:rPr>
            <w:noProof/>
            <w:webHidden/>
          </w:rPr>
          <w:fldChar w:fldCharType="end"/>
        </w:r>
      </w:hyperlink>
    </w:p>
    <w:p w14:paraId="03090767" w14:textId="5BC823F1" w:rsidR="00A5594B" w:rsidRDefault="00796E1C">
      <w:pPr>
        <w:pStyle w:val="TOC1"/>
        <w:rPr>
          <w:rFonts w:asciiTheme="minorHAnsi" w:hAnsiTheme="minorHAnsi" w:cstheme="minorBidi"/>
          <w:b w:val="0"/>
        </w:rPr>
      </w:pPr>
      <w:hyperlink w:anchor="_Toc524108101" w:history="1">
        <w:r w:rsidR="00A5594B" w:rsidRPr="00EB1B55">
          <w:rPr>
            <w:rStyle w:val="Hyperlink"/>
          </w:rPr>
          <w:t>4</w:t>
        </w:r>
        <w:r w:rsidR="00A5594B">
          <w:rPr>
            <w:rFonts w:asciiTheme="minorHAnsi" w:hAnsiTheme="minorHAnsi" w:cstheme="minorBidi"/>
            <w:b w:val="0"/>
          </w:rPr>
          <w:tab/>
        </w:r>
        <w:r w:rsidR="00A5594B" w:rsidRPr="00EB1B55">
          <w:rPr>
            <w:rStyle w:val="Hyperlink"/>
          </w:rPr>
          <w:t>Legato Dashboard – P&amp;ID Viewer</w:t>
        </w:r>
        <w:r w:rsidR="00A5594B">
          <w:rPr>
            <w:webHidden/>
          </w:rPr>
          <w:tab/>
        </w:r>
        <w:r w:rsidR="00A5594B">
          <w:rPr>
            <w:webHidden/>
          </w:rPr>
          <w:fldChar w:fldCharType="begin"/>
        </w:r>
        <w:r w:rsidR="00A5594B">
          <w:rPr>
            <w:webHidden/>
          </w:rPr>
          <w:instrText xml:space="preserve"> PAGEREF _Toc524108101 \h </w:instrText>
        </w:r>
        <w:r w:rsidR="00A5594B">
          <w:rPr>
            <w:webHidden/>
          </w:rPr>
        </w:r>
        <w:r w:rsidR="00A5594B">
          <w:rPr>
            <w:webHidden/>
          </w:rPr>
          <w:fldChar w:fldCharType="separate"/>
        </w:r>
        <w:r w:rsidR="00A5594B">
          <w:rPr>
            <w:webHidden/>
          </w:rPr>
          <w:t>43</w:t>
        </w:r>
        <w:r w:rsidR="00A5594B">
          <w:rPr>
            <w:webHidden/>
          </w:rPr>
          <w:fldChar w:fldCharType="end"/>
        </w:r>
      </w:hyperlink>
    </w:p>
    <w:p w14:paraId="0C6DB82A" w14:textId="5D768066" w:rsidR="00A5594B" w:rsidRDefault="00796E1C">
      <w:pPr>
        <w:pStyle w:val="TOC2"/>
        <w:tabs>
          <w:tab w:val="left" w:pos="880"/>
          <w:tab w:val="right" w:leader="dot" w:pos="9016"/>
        </w:tabs>
        <w:rPr>
          <w:rFonts w:asciiTheme="minorHAnsi" w:hAnsiTheme="minorHAnsi" w:cstheme="minorBidi"/>
          <w:noProof/>
        </w:rPr>
      </w:pPr>
      <w:hyperlink w:anchor="_Toc524108102" w:history="1">
        <w:r w:rsidR="00A5594B" w:rsidRPr="00EB1B55">
          <w:rPr>
            <w:rStyle w:val="Hyperlink"/>
            <w:noProof/>
          </w:rPr>
          <w:t>4.1</w:t>
        </w:r>
        <w:r w:rsidR="00A5594B">
          <w:rPr>
            <w:rFonts w:asciiTheme="minorHAnsi" w:hAnsiTheme="minorHAnsi" w:cstheme="minorBidi"/>
            <w:noProof/>
          </w:rPr>
          <w:tab/>
        </w:r>
        <w:r w:rsidR="00A5594B" w:rsidRPr="00EB1B55">
          <w:rPr>
            <w:rStyle w:val="Hyperlink"/>
            <w:noProof/>
          </w:rPr>
          <w:t>Software Architecture</w:t>
        </w:r>
        <w:r w:rsidR="00A5594B">
          <w:rPr>
            <w:noProof/>
            <w:webHidden/>
          </w:rPr>
          <w:tab/>
        </w:r>
        <w:r w:rsidR="00A5594B">
          <w:rPr>
            <w:noProof/>
            <w:webHidden/>
          </w:rPr>
          <w:fldChar w:fldCharType="begin"/>
        </w:r>
        <w:r w:rsidR="00A5594B">
          <w:rPr>
            <w:noProof/>
            <w:webHidden/>
          </w:rPr>
          <w:instrText xml:space="preserve"> PAGEREF _Toc524108102 \h </w:instrText>
        </w:r>
        <w:r w:rsidR="00A5594B">
          <w:rPr>
            <w:noProof/>
            <w:webHidden/>
          </w:rPr>
        </w:r>
        <w:r w:rsidR="00A5594B">
          <w:rPr>
            <w:noProof/>
            <w:webHidden/>
          </w:rPr>
          <w:fldChar w:fldCharType="separate"/>
        </w:r>
        <w:r w:rsidR="00A5594B">
          <w:rPr>
            <w:noProof/>
            <w:webHidden/>
          </w:rPr>
          <w:t>43</w:t>
        </w:r>
        <w:r w:rsidR="00A5594B">
          <w:rPr>
            <w:noProof/>
            <w:webHidden/>
          </w:rPr>
          <w:fldChar w:fldCharType="end"/>
        </w:r>
      </w:hyperlink>
    </w:p>
    <w:p w14:paraId="683ECA25" w14:textId="24D88CCD" w:rsidR="00A5594B" w:rsidRDefault="00796E1C">
      <w:pPr>
        <w:pStyle w:val="TOC3"/>
        <w:tabs>
          <w:tab w:val="left" w:pos="1320"/>
          <w:tab w:val="right" w:leader="dot" w:pos="9016"/>
        </w:tabs>
        <w:rPr>
          <w:rFonts w:asciiTheme="minorHAnsi" w:hAnsiTheme="minorHAnsi" w:cstheme="minorBidi"/>
          <w:noProof/>
        </w:rPr>
      </w:pPr>
      <w:hyperlink w:anchor="_Toc524108103" w:history="1">
        <w:r w:rsidR="00A5594B" w:rsidRPr="00EB1B55">
          <w:rPr>
            <w:rStyle w:val="Hyperlink"/>
            <w:noProof/>
          </w:rPr>
          <w:t>4.1.1</w:t>
        </w:r>
        <w:r w:rsidR="00A5594B">
          <w:rPr>
            <w:rFonts w:asciiTheme="minorHAnsi" w:hAnsiTheme="minorHAnsi" w:cstheme="minorBidi"/>
            <w:noProof/>
          </w:rPr>
          <w:tab/>
        </w:r>
        <w:r w:rsidR="00A5594B" w:rsidRPr="00EB1B55">
          <w:rPr>
            <w:rStyle w:val="Hyperlink"/>
            <w:noProof/>
          </w:rPr>
          <w:t>Requirements</w:t>
        </w:r>
        <w:r w:rsidR="00A5594B">
          <w:rPr>
            <w:noProof/>
            <w:webHidden/>
          </w:rPr>
          <w:tab/>
        </w:r>
        <w:r w:rsidR="00A5594B">
          <w:rPr>
            <w:noProof/>
            <w:webHidden/>
          </w:rPr>
          <w:fldChar w:fldCharType="begin"/>
        </w:r>
        <w:r w:rsidR="00A5594B">
          <w:rPr>
            <w:noProof/>
            <w:webHidden/>
          </w:rPr>
          <w:instrText xml:space="preserve"> PAGEREF _Toc524108103 \h </w:instrText>
        </w:r>
        <w:r w:rsidR="00A5594B">
          <w:rPr>
            <w:noProof/>
            <w:webHidden/>
          </w:rPr>
        </w:r>
        <w:r w:rsidR="00A5594B">
          <w:rPr>
            <w:noProof/>
            <w:webHidden/>
          </w:rPr>
          <w:fldChar w:fldCharType="separate"/>
        </w:r>
        <w:r w:rsidR="00A5594B">
          <w:rPr>
            <w:noProof/>
            <w:webHidden/>
          </w:rPr>
          <w:t>43</w:t>
        </w:r>
        <w:r w:rsidR="00A5594B">
          <w:rPr>
            <w:noProof/>
            <w:webHidden/>
          </w:rPr>
          <w:fldChar w:fldCharType="end"/>
        </w:r>
      </w:hyperlink>
    </w:p>
    <w:p w14:paraId="4BDDE8B0" w14:textId="63E57CD2" w:rsidR="00A5594B" w:rsidRDefault="00796E1C">
      <w:pPr>
        <w:pStyle w:val="TOC3"/>
        <w:tabs>
          <w:tab w:val="left" w:pos="1320"/>
          <w:tab w:val="right" w:leader="dot" w:pos="9016"/>
        </w:tabs>
        <w:rPr>
          <w:rFonts w:asciiTheme="minorHAnsi" w:hAnsiTheme="minorHAnsi" w:cstheme="minorBidi"/>
          <w:noProof/>
        </w:rPr>
      </w:pPr>
      <w:hyperlink w:anchor="_Toc524108104" w:history="1">
        <w:r w:rsidR="00A5594B" w:rsidRPr="00EB1B55">
          <w:rPr>
            <w:rStyle w:val="Hyperlink"/>
            <w:noProof/>
          </w:rPr>
          <w:t>4.1.2</w:t>
        </w:r>
        <w:r w:rsidR="00A5594B">
          <w:rPr>
            <w:rFonts w:asciiTheme="minorHAnsi" w:hAnsiTheme="minorHAnsi" w:cstheme="minorBidi"/>
            <w:noProof/>
          </w:rPr>
          <w:tab/>
        </w:r>
        <w:r w:rsidR="00A5594B" w:rsidRPr="00EB1B55">
          <w:rPr>
            <w:rStyle w:val="Hyperlink"/>
            <w:noProof/>
          </w:rPr>
          <w:t>Alignment to the System Architecture</w:t>
        </w:r>
        <w:r w:rsidR="00A5594B">
          <w:rPr>
            <w:noProof/>
            <w:webHidden/>
          </w:rPr>
          <w:tab/>
        </w:r>
        <w:r w:rsidR="00A5594B">
          <w:rPr>
            <w:noProof/>
            <w:webHidden/>
          </w:rPr>
          <w:fldChar w:fldCharType="begin"/>
        </w:r>
        <w:r w:rsidR="00A5594B">
          <w:rPr>
            <w:noProof/>
            <w:webHidden/>
          </w:rPr>
          <w:instrText xml:space="preserve"> PAGEREF _Toc524108104 \h </w:instrText>
        </w:r>
        <w:r w:rsidR="00A5594B">
          <w:rPr>
            <w:noProof/>
            <w:webHidden/>
          </w:rPr>
        </w:r>
        <w:r w:rsidR="00A5594B">
          <w:rPr>
            <w:noProof/>
            <w:webHidden/>
          </w:rPr>
          <w:fldChar w:fldCharType="separate"/>
        </w:r>
        <w:r w:rsidR="00A5594B">
          <w:rPr>
            <w:noProof/>
            <w:webHidden/>
          </w:rPr>
          <w:t>43</w:t>
        </w:r>
        <w:r w:rsidR="00A5594B">
          <w:rPr>
            <w:noProof/>
            <w:webHidden/>
          </w:rPr>
          <w:fldChar w:fldCharType="end"/>
        </w:r>
      </w:hyperlink>
    </w:p>
    <w:p w14:paraId="1B349124" w14:textId="52C57FD7" w:rsidR="00A5594B" w:rsidRDefault="00796E1C">
      <w:pPr>
        <w:pStyle w:val="TOC3"/>
        <w:tabs>
          <w:tab w:val="left" w:pos="1320"/>
          <w:tab w:val="right" w:leader="dot" w:pos="9016"/>
        </w:tabs>
        <w:rPr>
          <w:rFonts w:asciiTheme="minorHAnsi" w:hAnsiTheme="minorHAnsi" w:cstheme="minorBidi"/>
          <w:noProof/>
        </w:rPr>
      </w:pPr>
      <w:hyperlink w:anchor="_Toc524108105" w:history="1">
        <w:r w:rsidR="00A5594B" w:rsidRPr="00EB1B55">
          <w:rPr>
            <w:rStyle w:val="Hyperlink"/>
            <w:noProof/>
          </w:rPr>
          <w:t>4.1.3</w:t>
        </w:r>
        <w:r w:rsidR="00A5594B">
          <w:rPr>
            <w:rFonts w:asciiTheme="minorHAnsi" w:hAnsiTheme="minorHAnsi" w:cstheme="minorBidi"/>
            <w:noProof/>
          </w:rPr>
          <w:tab/>
        </w:r>
        <w:r w:rsidR="00A5594B" w:rsidRPr="00EB1B55">
          <w:rPr>
            <w:rStyle w:val="Hyperlink"/>
            <w:noProof/>
          </w:rPr>
          <w:t>System Interactions</w:t>
        </w:r>
        <w:r w:rsidR="00A5594B">
          <w:rPr>
            <w:noProof/>
            <w:webHidden/>
          </w:rPr>
          <w:tab/>
        </w:r>
        <w:r w:rsidR="00A5594B">
          <w:rPr>
            <w:noProof/>
            <w:webHidden/>
          </w:rPr>
          <w:fldChar w:fldCharType="begin"/>
        </w:r>
        <w:r w:rsidR="00A5594B">
          <w:rPr>
            <w:noProof/>
            <w:webHidden/>
          </w:rPr>
          <w:instrText xml:space="preserve"> PAGEREF _Toc524108105 \h </w:instrText>
        </w:r>
        <w:r w:rsidR="00A5594B">
          <w:rPr>
            <w:noProof/>
            <w:webHidden/>
          </w:rPr>
        </w:r>
        <w:r w:rsidR="00A5594B">
          <w:rPr>
            <w:noProof/>
            <w:webHidden/>
          </w:rPr>
          <w:fldChar w:fldCharType="separate"/>
        </w:r>
        <w:r w:rsidR="00A5594B">
          <w:rPr>
            <w:noProof/>
            <w:webHidden/>
          </w:rPr>
          <w:t>45</w:t>
        </w:r>
        <w:r w:rsidR="00A5594B">
          <w:rPr>
            <w:noProof/>
            <w:webHidden/>
          </w:rPr>
          <w:fldChar w:fldCharType="end"/>
        </w:r>
      </w:hyperlink>
    </w:p>
    <w:p w14:paraId="4AB0C674" w14:textId="01D4DB7E" w:rsidR="00A5594B" w:rsidRDefault="00796E1C">
      <w:pPr>
        <w:pStyle w:val="TOC2"/>
        <w:tabs>
          <w:tab w:val="left" w:pos="880"/>
          <w:tab w:val="right" w:leader="dot" w:pos="9016"/>
        </w:tabs>
        <w:rPr>
          <w:rFonts w:asciiTheme="minorHAnsi" w:hAnsiTheme="minorHAnsi" w:cstheme="minorBidi"/>
          <w:noProof/>
        </w:rPr>
      </w:pPr>
      <w:hyperlink w:anchor="_Toc524108106" w:history="1">
        <w:r w:rsidR="00A5594B" w:rsidRPr="00EB1B55">
          <w:rPr>
            <w:rStyle w:val="Hyperlink"/>
            <w:noProof/>
          </w:rPr>
          <w:t>4.2</w:t>
        </w:r>
        <w:r w:rsidR="00A5594B">
          <w:rPr>
            <w:rFonts w:asciiTheme="minorHAnsi" w:hAnsiTheme="minorHAnsi" w:cstheme="minorBidi"/>
            <w:noProof/>
          </w:rPr>
          <w:tab/>
        </w:r>
        <w:r w:rsidR="00A5594B" w:rsidRPr="00EB1B55">
          <w:rPr>
            <w:rStyle w:val="Hyperlink"/>
            <w:noProof/>
          </w:rPr>
          <w:t>Presentation Logic</w:t>
        </w:r>
        <w:r w:rsidR="00A5594B">
          <w:rPr>
            <w:noProof/>
            <w:webHidden/>
          </w:rPr>
          <w:tab/>
        </w:r>
        <w:r w:rsidR="00A5594B">
          <w:rPr>
            <w:noProof/>
            <w:webHidden/>
          </w:rPr>
          <w:fldChar w:fldCharType="begin"/>
        </w:r>
        <w:r w:rsidR="00A5594B">
          <w:rPr>
            <w:noProof/>
            <w:webHidden/>
          </w:rPr>
          <w:instrText xml:space="preserve"> PAGEREF _Toc524108106 \h </w:instrText>
        </w:r>
        <w:r w:rsidR="00A5594B">
          <w:rPr>
            <w:noProof/>
            <w:webHidden/>
          </w:rPr>
        </w:r>
        <w:r w:rsidR="00A5594B">
          <w:rPr>
            <w:noProof/>
            <w:webHidden/>
          </w:rPr>
          <w:fldChar w:fldCharType="separate"/>
        </w:r>
        <w:r w:rsidR="00A5594B">
          <w:rPr>
            <w:noProof/>
            <w:webHidden/>
          </w:rPr>
          <w:t>46</w:t>
        </w:r>
        <w:r w:rsidR="00A5594B">
          <w:rPr>
            <w:noProof/>
            <w:webHidden/>
          </w:rPr>
          <w:fldChar w:fldCharType="end"/>
        </w:r>
      </w:hyperlink>
    </w:p>
    <w:p w14:paraId="7ABA28B4" w14:textId="171531CB" w:rsidR="00A5594B" w:rsidRDefault="00796E1C">
      <w:pPr>
        <w:pStyle w:val="TOC3"/>
        <w:tabs>
          <w:tab w:val="left" w:pos="1320"/>
          <w:tab w:val="right" w:leader="dot" w:pos="9016"/>
        </w:tabs>
        <w:rPr>
          <w:rFonts w:asciiTheme="minorHAnsi" w:hAnsiTheme="minorHAnsi" w:cstheme="minorBidi"/>
          <w:noProof/>
        </w:rPr>
      </w:pPr>
      <w:hyperlink w:anchor="_Toc524108107" w:history="1">
        <w:r w:rsidR="00A5594B" w:rsidRPr="00EB1B55">
          <w:rPr>
            <w:rStyle w:val="Hyperlink"/>
            <w:noProof/>
          </w:rPr>
          <w:t>4.2.1</w:t>
        </w:r>
        <w:r w:rsidR="00A5594B">
          <w:rPr>
            <w:rFonts w:asciiTheme="minorHAnsi" w:hAnsiTheme="minorHAnsi" w:cstheme="minorBidi"/>
            <w:noProof/>
          </w:rPr>
          <w:tab/>
        </w:r>
        <w:r w:rsidR="00A5594B" w:rsidRPr="00EB1B55">
          <w:rPr>
            <w:rStyle w:val="Hyperlink"/>
            <w:noProof/>
          </w:rPr>
          <w:t>P&amp;ID Creator Boardlet</w:t>
        </w:r>
        <w:r w:rsidR="00A5594B">
          <w:rPr>
            <w:noProof/>
            <w:webHidden/>
          </w:rPr>
          <w:tab/>
        </w:r>
        <w:r w:rsidR="00A5594B">
          <w:rPr>
            <w:noProof/>
            <w:webHidden/>
          </w:rPr>
          <w:fldChar w:fldCharType="begin"/>
        </w:r>
        <w:r w:rsidR="00A5594B">
          <w:rPr>
            <w:noProof/>
            <w:webHidden/>
          </w:rPr>
          <w:instrText xml:space="preserve"> PAGEREF _Toc524108107 \h </w:instrText>
        </w:r>
        <w:r w:rsidR="00A5594B">
          <w:rPr>
            <w:noProof/>
            <w:webHidden/>
          </w:rPr>
        </w:r>
        <w:r w:rsidR="00A5594B">
          <w:rPr>
            <w:noProof/>
            <w:webHidden/>
          </w:rPr>
          <w:fldChar w:fldCharType="separate"/>
        </w:r>
        <w:r w:rsidR="00A5594B">
          <w:rPr>
            <w:noProof/>
            <w:webHidden/>
          </w:rPr>
          <w:t>46</w:t>
        </w:r>
        <w:r w:rsidR="00A5594B">
          <w:rPr>
            <w:noProof/>
            <w:webHidden/>
          </w:rPr>
          <w:fldChar w:fldCharType="end"/>
        </w:r>
      </w:hyperlink>
    </w:p>
    <w:p w14:paraId="52B8760E" w14:textId="59F4DEE7" w:rsidR="00A5594B" w:rsidRDefault="00796E1C">
      <w:pPr>
        <w:pStyle w:val="TOC3"/>
        <w:tabs>
          <w:tab w:val="left" w:pos="1320"/>
          <w:tab w:val="right" w:leader="dot" w:pos="9016"/>
        </w:tabs>
        <w:rPr>
          <w:rFonts w:asciiTheme="minorHAnsi" w:hAnsiTheme="minorHAnsi" w:cstheme="minorBidi"/>
          <w:noProof/>
        </w:rPr>
      </w:pPr>
      <w:hyperlink w:anchor="_Toc524108108" w:history="1">
        <w:r w:rsidR="00A5594B" w:rsidRPr="00EB1B55">
          <w:rPr>
            <w:rStyle w:val="Hyperlink"/>
            <w:noProof/>
          </w:rPr>
          <w:t>4.2.2</w:t>
        </w:r>
        <w:r w:rsidR="00A5594B">
          <w:rPr>
            <w:rFonts w:asciiTheme="minorHAnsi" w:hAnsiTheme="minorHAnsi" w:cstheme="minorBidi"/>
            <w:noProof/>
          </w:rPr>
          <w:tab/>
        </w:r>
        <w:r w:rsidR="00A5594B" w:rsidRPr="00EB1B55">
          <w:rPr>
            <w:rStyle w:val="Hyperlink"/>
            <w:noProof/>
          </w:rPr>
          <w:t>P&amp;ID Viewer Dashboard</w:t>
        </w:r>
        <w:r w:rsidR="00A5594B">
          <w:rPr>
            <w:noProof/>
            <w:webHidden/>
          </w:rPr>
          <w:tab/>
        </w:r>
        <w:r w:rsidR="00A5594B">
          <w:rPr>
            <w:noProof/>
            <w:webHidden/>
          </w:rPr>
          <w:fldChar w:fldCharType="begin"/>
        </w:r>
        <w:r w:rsidR="00A5594B">
          <w:rPr>
            <w:noProof/>
            <w:webHidden/>
          </w:rPr>
          <w:instrText xml:space="preserve"> PAGEREF _Toc524108108 \h </w:instrText>
        </w:r>
        <w:r w:rsidR="00A5594B">
          <w:rPr>
            <w:noProof/>
            <w:webHidden/>
          </w:rPr>
        </w:r>
        <w:r w:rsidR="00A5594B">
          <w:rPr>
            <w:noProof/>
            <w:webHidden/>
          </w:rPr>
          <w:fldChar w:fldCharType="separate"/>
        </w:r>
        <w:r w:rsidR="00A5594B">
          <w:rPr>
            <w:noProof/>
            <w:webHidden/>
          </w:rPr>
          <w:t>47</w:t>
        </w:r>
        <w:r w:rsidR="00A5594B">
          <w:rPr>
            <w:noProof/>
            <w:webHidden/>
          </w:rPr>
          <w:fldChar w:fldCharType="end"/>
        </w:r>
      </w:hyperlink>
    </w:p>
    <w:p w14:paraId="0995C9E3" w14:textId="7CF40F42" w:rsidR="00A5594B" w:rsidRDefault="00796E1C">
      <w:pPr>
        <w:pStyle w:val="TOC2"/>
        <w:tabs>
          <w:tab w:val="left" w:pos="880"/>
          <w:tab w:val="right" w:leader="dot" w:pos="9016"/>
        </w:tabs>
        <w:rPr>
          <w:rFonts w:asciiTheme="minorHAnsi" w:hAnsiTheme="minorHAnsi" w:cstheme="minorBidi"/>
          <w:noProof/>
        </w:rPr>
      </w:pPr>
      <w:hyperlink w:anchor="_Toc524108109" w:history="1">
        <w:r w:rsidR="00A5594B" w:rsidRPr="00EB1B55">
          <w:rPr>
            <w:rStyle w:val="Hyperlink"/>
            <w:noProof/>
          </w:rPr>
          <w:t>4.3</w:t>
        </w:r>
        <w:r w:rsidR="00A5594B">
          <w:rPr>
            <w:rFonts w:asciiTheme="minorHAnsi" w:hAnsiTheme="minorHAnsi" w:cstheme="minorBidi"/>
            <w:noProof/>
          </w:rPr>
          <w:tab/>
        </w:r>
        <w:r w:rsidR="00A5594B" w:rsidRPr="00EB1B55">
          <w:rPr>
            <w:rStyle w:val="Hyperlink"/>
            <w:noProof/>
          </w:rPr>
          <w:t>Business Logic</w:t>
        </w:r>
        <w:r w:rsidR="00A5594B">
          <w:rPr>
            <w:noProof/>
            <w:webHidden/>
          </w:rPr>
          <w:tab/>
        </w:r>
        <w:r w:rsidR="00A5594B">
          <w:rPr>
            <w:noProof/>
            <w:webHidden/>
          </w:rPr>
          <w:fldChar w:fldCharType="begin"/>
        </w:r>
        <w:r w:rsidR="00A5594B">
          <w:rPr>
            <w:noProof/>
            <w:webHidden/>
          </w:rPr>
          <w:instrText xml:space="preserve"> PAGEREF _Toc524108109 \h </w:instrText>
        </w:r>
        <w:r w:rsidR="00A5594B">
          <w:rPr>
            <w:noProof/>
            <w:webHidden/>
          </w:rPr>
        </w:r>
        <w:r w:rsidR="00A5594B">
          <w:rPr>
            <w:noProof/>
            <w:webHidden/>
          </w:rPr>
          <w:fldChar w:fldCharType="separate"/>
        </w:r>
        <w:r w:rsidR="00A5594B">
          <w:rPr>
            <w:noProof/>
            <w:webHidden/>
          </w:rPr>
          <w:t>47</w:t>
        </w:r>
        <w:r w:rsidR="00A5594B">
          <w:rPr>
            <w:noProof/>
            <w:webHidden/>
          </w:rPr>
          <w:fldChar w:fldCharType="end"/>
        </w:r>
      </w:hyperlink>
    </w:p>
    <w:p w14:paraId="526EB1ED" w14:textId="76247218" w:rsidR="00A5594B" w:rsidRDefault="00796E1C">
      <w:pPr>
        <w:pStyle w:val="TOC3"/>
        <w:tabs>
          <w:tab w:val="left" w:pos="1320"/>
          <w:tab w:val="right" w:leader="dot" w:pos="9016"/>
        </w:tabs>
        <w:rPr>
          <w:rFonts w:asciiTheme="minorHAnsi" w:hAnsiTheme="minorHAnsi" w:cstheme="minorBidi"/>
          <w:noProof/>
        </w:rPr>
      </w:pPr>
      <w:hyperlink w:anchor="_Toc524108110" w:history="1">
        <w:r w:rsidR="00A5594B" w:rsidRPr="00EB1B55">
          <w:rPr>
            <w:rStyle w:val="Hyperlink"/>
            <w:noProof/>
          </w:rPr>
          <w:t>4.3.1</w:t>
        </w:r>
        <w:r w:rsidR="00A5594B">
          <w:rPr>
            <w:rFonts w:asciiTheme="minorHAnsi" w:hAnsiTheme="minorHAnsi" w:cstheme="minorBidi"/>
            <w:noProof/>
          </w:rPr>
          <w:tab/>
        </w:r>
        <w:r w:rsidR="00A5594B" w:rsidRPr="00EB1B55">
          <w:rPr>
            <w:rStyle w:val="Hyperlink"/>
            <w:noProof/>
          </w:rPr>
          <w:t>File and Root Node Selection</w:t>
        </w:r>
        <w:r w:rsidR="00A5594B">
          <w:rPr>
            <w:noProof/>
            <w:webHidden/>
          </w:rPr>
          <w:tab/>
        </w:r>
        <w:r w:rsidR="00A5594B">
          <w:rPr>
            <w:noProof/>
            <w:webHidden/>
          </w:rPr>
          <w:fldChar w:fldCharType="begin"/>
        </w:r>
        <w:r w:rsidR="00A5594B">
          <w:rPr>
            <w:noProof/>
            <w:webHidden/>
          </w:rPr>
          <w:instrText xml:space="preserve"> PAGEREF _Toc524108110 \h </w:instrText>
        </w:r>
        <w:r w:rsidR="00A5594B">
          <w:rPr>
            <w:noProof/>
            <w:webHidden/>
          </w:rPr>
        </w:r>
        <w:r w:rsidR="00A5594B">
          <w:rPr>
            <w:noProof/>
            <w:webHidden/>
          </w:rPr>
          <w:fldChar w:fldCharType="separate"/>
        </w:r>
        <w:r w:rsidR="00A5594B">
          <w:rPr>
            <w:noProof/>
            <w:webHidden/>
          </w:rPr>
          <w:t>48</w:t>
        </w:r>
        <w:r w:rsidR="00A5594B">
          <w:rPr>
            <w:noProof/>
            <w:webHidden/>
          </w:rPr>
          <w:fldChar w:fldCharType="end"/>
        </w:r>
      </w:hyperlink>
    </w:p>
    <w:p w14:paraId="7BACAE3B" w14:textId="0FFC3697" w:rsidR="00A5594B" w:rsidRDefault="00796E1C">
      <w:pPr>
        <w:pStyle w:val="TOC3"/>
        <w:tabs>
          <w:tab w:val="left" w:pos="1320"/>
          <w:tab w:val="right" w:leader="dot" w:pos="9016"/>
        </w:tabs>
        <w:rPr>
          <w:rFonts w:asciiTheme="minorHAnsi" w:hAnsiTheme="minorHAnsi" w:cstheme="minorBidi"/>
          <w:noProof/>
        </w:rPr>
      </w:pPr>
      <w:hyperlink w:anchor="_Toc524108111" w:history="1">
        <w:r w:rsidR="00A5594B" w:rsidRPr="00EB1B55">
          <w:rPr>
            <w:rStyle w:val="Hyperlink"/>
            <w:noProof/>
          </w:rPr>
          <w:t>4.3.2</w:t>
        </w:r>
        <w:r w:rsidR="00A5594B">
          <w:rPr>
            <w:rFonts w:asciiTheme="minorHAnsi" w:hAnsiTheme="minorHAnsi" w:cstheme="minorBidi"/>
            <w:noProof/>
          </w:rPr>
          <w:tab/>
        </w:r>
        <w:r w:rsidR="00A5594B" w:rsidRPr="00EB1B55">
          <w:rPr>
            <w:rStyle w:val="Hyperlink"/>
            <w:noProof/>
          </w:rPr>
          <w:t>Querying and Mapping Data</w:t>
        </w:r>
        <w:r w:rsidR="00A5594B">
          <w:rPr>
            <w:noProof/>
            <w:webHidden/>
          </w:rPr>
          <w:tab/>
        </w:r>
        <w:r w:rsidR="00A5594B">
          <w:rPr>
            <w:noProof/>
            <w:webHidden/>
          </w:rPr>
          <w:fldChar w:fldCharType="begin"/>
        </w:r>
        <w:r w:rsidR="00A5594B">
          <w:rPr>
            <w:noProof/>
            <w:webHidden/>
          </w:rPr>
          <w:instrText xml:space="preserve"> PAGEREF _Toc524108111 \h </w:instrText>
        </w:r>
        <w:r w:rsidR="00A5594B">
          <w:rPr>
            <w:noProof/>
            <w:webHidden/>
          </w:rPr>
        </w:r>
        <w:r w:rsidR="00A5594B">
          <w:rPr>
            <w:noProof/>
            <w:webHidden/>
          </w:rPr>
          <w:fldChar w:fldCharType="separate"/>
        </w:r>
        <w:r w:rsidR="00A5594B">
          <w:rPr>
            <w:noProof/>
            <w:webHidden/>
          </w:rPr>
          <w:t>48</w:t>
        </w:r>
        <w:r w:rsidR="00A5594B">
          <w:rPr>
            <w:noProof/>
            <w:webHidden/>
          </w:rPr>
          <w:fldChar w:fldCharType="end"/>
        </w:r>
      </w:hyperlink>
    </w:p>
    <w:p w14:paraId="2AA5052C" w14:textId="0723C687" w:rsidR="00A5594B" w:rsidRDefault="00796E1C">
      <w:pPr>
        <w:pStyle w:val="TOC3"/>
        <w:tabs>
          <w:tab w:val="left" w:pos="1320"/>
          <w:tab w:val="right" w:leader="dot" w:pos="9016"/>
        </w:tabs>
        <w:rPr>
          <w:rFonts w:asciiTheme="minorHAnsi" w:hAnsiTheme="minorHAnsi" w:cstheme="minorBidi"/>
          <w:noProof/>
        </w:rPr>
      </w:pPr>
      <w:hyperlink w:anchor="_Toc524108112" w:history="1">
        <w:r w:rsidR="00A5594B" w:rsidRPr="00EB1B55">
          <w:rPr>
            <w:rStyle w:val="Hyperlink"/>
            <w:noProof/>
          </w:rPr>
          <w:t>4.3.3</w:t>
        </w:r>
        <w:r w:rsidR="00A5594B">
          <w:rPr>
            <w:rFonts w:asciiTheme="minorHAnsi" w:hAnsiTheme="minorHAnsi" w:cstheme="minorBidi"/>
            <w:noProof/>
          </w:rPr>
          <w:tab/>
        </w:r>
        <w:r w:rsidR="00A5594B" w:rsidRPr="00EB1B55">
          <w:rPr>
            <w:rStyle w:val="Hyperlink"/>
            <w:noProof/>
          </w:rPr>
          <w:t>Filtering Queried Data</w:t>
        </w:r>
        <w:r w:rsidR="00A5594B">
          <w:rPr>
            <w:noProof/>
            <w:webHidden/>
          </w:rPr>
          <w:tab/>
        </w:r>
        <w:r w:rsidR="00A5594B">
          <w:rPr>
            <w:noProof/>
            <w:webHidden/>
          </w:rPr>
          <w:fldChar w:fldCharType="begin"/>
        </w:r>
        <w:r w:rsidR="00A5594B">
          <w:rPr>
            <w:noProof/>
            <w:webHidden/>
          </w:rPr>
          <w:instrText xml:space="preserve"> PAGEREF _Toc524108112 \h </w:instrText>
        </w:r>
        <w:r w:rsidR="00A5594B">
          <w:rPr>
            <w:noProof/>
            <w:webHidden/>
          </w:rPr>
        </w:r>
        <w:r w:rsidR="00A5594B">
          <w:rPr>
            <w:noProof/>
            <w:webHidden/>
          </w:rPr>
          <w:fldChar w:fldCharType="separate"/>
        </w:r>
        <w:r w:rsidR="00A5594B">
          <w:rPr>
            <w:noProof/>
            <w:webHidden/>
          </w:rPr>
          <w:t>51</w:t>
        </w:r>
        <w:r w:rsidR="00A5594B">
          <w:rPr>
            <w:noProof/>
            <w:webHidden/>
          </w:rPr>
          <w:fldChar w:fldCharType="end"/>
        </w:r>
      </w:hyperlink>
    </w:p>
    <w:p w14:paraId="17C426A7" w14:textId="282D1640" w:rsidR="00A5594B" w:rsidRDefault="00796E1C">
      <w:pPr>
        <w:pStyle w:val="TOC3"/>
        <w:tabs>
          <w:tab w:val="left" w:pos="1320"/>
          <w:tab w:val="right" w:leader="dot" w:pos="9016"/>
        </w:tabs>
        <w:rPr>
          <w:rFonts w:asciiTheme="minorHAnsi" w:hAnsiTheme="minorHAnsi" w:cstheme="minorBidi"/>
          <w:noProof/>
        </w:rPr>
      </w:pPr>
      <w:hyperlink w:anchor="_Toc524108113" w:history="1">
        <w:r w:rsidR="00A5594B" w:rsidRPr="00EB1B55">
          <w:rPr>
            <w:rStyle w:val="Hyperlink"/>
            <w:noProof/>
          </w:rPr>
          <w:t>4.3.4</w:t>
        </w:r>
        <w:r w:rsidR="00A5594B">
          <w:rPr>
            <w:rFonts w:asciiTheme="minorHAnsi" w:hAnsiTheme="minorHAnsi" w:cstheme="minorBidi"/>
            <w:noProof/>
          </w:rPr>
          <w:tab/>
        </w:r>
        <w:r w:rsidR="00A5594B" w:rsidRPr="00EB1B55">
          <w:rPr>
            <w:rStyle w:val="Hyperlink"/>
            <w:noProof/>
          </w:rPr>
          <w:t>P&amp;ID Generation</w:t>
        </w:r>
        <w:r w:rsidR="00A5594B">
          <w:rPr>
            <w:noProof/>
            <w:webHidden/>
          </w:rPr>
          <w:tab/>
        </w:r>
        <w:r w:rsidR="00A5594B">
          <w:rPr>
            <w:noProof/>
            <w:webHidden/>
          </w:rPr>
          <w:fldChar w:fldCharType="begin"/>
        </w:r>
        <w:r w:rsidR="00A5594B">
          <w:rPr>
            <w:noProof/>
            <w:webHidden/>
          </w:rPr>
          <w:instrText xml:space="preserve"> PAGEREF _Toc524108113 \h </w:instrText>
        </w:r>
        <w:r w:rsidR="00A5594B">
          <w:rPr>
            <w:noProof/>
            <w:webHidden/>
          </w:rPr>
        </w:r>
        <w:r w:rsidR="00A5594B">
          <w:rPr>
            <w:noProof/>
            <w:webHidden/>
          </w:rPr>
          <w:fldChar w:fldCharType="separate"/>
        </w:r>
        <w:r w:rsidR="00A5594B">
          <w:rPr>
            <w:noProof/>
            <w:webHidden/>
          </w:rPr>
          <w:t>54</w:t>
        </w:r>
        <w:r w:rsidR="00A5594B">
          <w:rPr>
            <w:noProof/>
            <w:webHidden/>
          </w:rPr>
          <w:fldChar w:fldCharType="end"/>
        </w:r>
      </w:hyperlink>
    </w:p>
    <w:p w14:paraId="5B0B9AF3" w14:textId="13EE4B76" w:rsidR="00A5594B" w:rsidRDefault="00796E1C">
      <w:pPr>
        <w:pStyle w:val="TOC3"/>
        <w:tabs>
          <w:tab w:val="left" w:pos="1320"/>
          <w:tab w:val="right" w:leader="dot" w:pos="9016"/>
        </w:tabs>
        <w:rPr>
          <w:rFonts w:asciiTheme="minorHAnsi" w:hAnsiTheme="minorHAnsi" w:cstheme="minorBidi"/>
          <w:noProof/>
        </w:rPr>
      </w:pPr>
      <w:hyperlink w:anchor="_Toc524108114" w:history="1">
        <w:r w:rsidR="00A5594B" w:rsidRPr="00EB1B55">
          <w:rPr>
            <w:rStyle w:val="Hyperlink"/>
            <w:noProof/>
          </w:rPr>
          <w:t>4.3.5</w:t>
        </w:r>
        <w:r w:rsidR="00A5594B">
          <w:rPr>
            <w:rFonts w:asciiTheme="minorHAnsi" w:hAnsiTheme="minorHAnsi" w:cstheme="minorBidi"/>
            <w:noProof/>
          </w:rPr>
          <w:tab/>
        </w:r>
        <w:r w:rsidR="00A5594B" w:rsidRPr="00EB1B55">
          <w:rPr>
            <w:rStyle w:val="Hyperlink"/>
            <w:noProof/>
          </w:rPr>
          <w:t>XML String Generation</w:t>
        </w:r>
        <w:r w:rsidR="00A5594B">
          <w:rPr>
            <w:noProof/>
            <w:webHidden/>
          </w:rPr>
          <w:tab/>
        </w:r>
        <w:r w:rsidR="00A5594B">
          <w:rPr>
            <w:noProof/>
            <w:webHidden/>
          </w:rPr>
          <w:fldChar w:fldCharType="begin"/>
        </w:r>
        <w:r w:rsidR="00A5594B">
          <w:rPr>
            <w:noProof/>
            <w:webHidden/>
          </w:rPr>
          <w:instrText xml:space="preserve"> PAGEREF _Toc524108114 \h </w:instrText>
        </w:r>
        <w:r w:rsidR="00A5594B">
          <w:rPr>
            <w:noProof/>
            <w:webHidden/>
          </w:rPr>
        </w:r>
        <w:r w:rsidR="00A5594B">
          <w:rPr>
            <w:noProof/>
            <w:webHidden/>
          </w:rPr>
          <w:fldChar w:fldCharType="separate"/>
        </w:r>
        <w:r w:rsidR="00A5594B">
          <w:rPr>
            <w:noProof/>
            <w:webHidden/>
          </w:rPr>
          <w:t>56</w:t>
        </w:r>
        <w:r w:rsidR="00A5594B">
          <w:rPr>
            <w:noProof/>
            <w:webHidden/>
          </w:rPr>
          <w:fldChar w:fldCharType="end"/>
        </w:r>
      </w:hyperlink>
    </w:p>
    <w:p w14:paraId="674444A6" w14:textId="24EC9124" w:rsidR="00A5594B" w:rsidRDefault="00796E1C">
      <w:pPr>
        <w:pStyle w:val="TOC1"/>
        <w:rPr>
          <w:rFonts w:asciiTheme="minorHAnsi" w:hAnsiTheme="minorHAnsi" w:cstheme="minorBidi"/>
          <w:b w:val="0"/>
        </w:rPr>
      </w:pPr>
      <w:hyperlink w:anchor="_Toc524108115" w:history="1">
        <w:r w:rsidR="00A5594B" w:rsidRPr="00EB1B55">
          <w:rPr>
            <w:rStyle w:val="Hyperlink"/>
          </w:rPr>
          <w:t>5</w:t>
        </w:r>
        <w:r w:rsidR="00A5594B">
          <w:rPr>
            <w:rFonts w:asciiTheme="minorHAnsi" w:hAnsiTheme="minorHAnsi" w:cstheme="minorBidi"/>
            <w:b w:val="0"/>
          </w:rPr>
          <w:tab/>
        </w:r>
        <w:r w:rsidR="00A5594B" w:rsidRPr="00EB1B55">
          <w:rPr>
            <w:rStyle w:val="Hyperlink"/>
          </w:rPr>
          <w:t>P&amp;ID Graphing Algorithm</w:t>
        </w:r>
        <w:r w:rsidR="00A5594B">
          <w:rPr>
            <w:webHidden/>
          </w:rPr>
          <w:tab/>
        </w:r>
        <w:r w:rsidR="00A5594B">
          <w:rPr>
            <w:webHidden/>
          </w:rPr>
          <w:fldChar w:fldCharType="begin"/>
        </w:r>
        <w:r w:rsidR="00A5594B">
          <w:rPr>
            <w:webHidden/>
          </w:rPr>
          <w:instrText xml:space="preserve"> PAGEREF _Toc524108115 \h </w:instrText>
        </w:r>
        <w:r w:rsidR="00A5594B">
          <w:rPr>
            <w:webHidden/>
          </w:rPr>
        </w:r>
        <w:r w:rsidR="00A5594B">
          <w:rPr>
            <w:webHidden/>
          </w:rPr>
          <w:fldChar w:fldCharType="separate"/>
        </w:r>
        <w:r w:rsidR="00A5594B">
          <w:rPr>
            <w:webHidden/>
          </w:rPr>
          <w:t>64</w:t>
        </w:r>
        <w:r w:rsidR="00A5594B">
          <w:rPr>
            <w:webHidden/>
          </w:rPr>
          <w:fldChar w:fldCharType="end"/>
        </w:r>
      </w:hyperlink>
    </w:p>
    <w:p w14:paraId="410A957B" w14:textId="4101141A" w:rsidR="00A5594B" w:rsidRDefault="00796E1C">
      <w:pPr>
        <w:pStyle w:val="TOC2"/>
        <w:tabs>
          <w:tab w:val="left" w:pos="880"/>
          <w:tab w:val="right" w:leader="dot" w:pos="9016"/>
        </w:tabs>
        <w:rPr>
          <w:rFonts w:asciiTheme="minorHAnsi" w:hAnsiTheme="minorHAnsi" w:cstheme="minorBidi"/>
          <w:noProof/>
        </w:rPr>
      </w:pPr>
      <w:hyperlink w:anchor="_Toc524108116" w:history="1">
        <w:r w:rsidR="00A5594B" w:rsidRPr="00EB1B55">
          <w:rPr>
            <w:rStyle w:val="Hyperlink"/>
            <w:noProof/>
          </w:rPr>
          <w:t>5.1</w:t>
        </w:r>
        <w:r w:rsidR="00A5594B">
          <w:rPr>
            <w:rFonts w:asciiTheme="minorHAnsi" w:hAnsiTheme="minorHAnsi" w:cstheme="minorBidi"/>
            <w:noProof/>
          </w:rPr>
          <w:tab/>
        </w:r>
        <w:r w:rsidR="00A5594B" w:rsidRPr="00EB1B55">
          <w:rPr>
            <w:rStyle w:val="Hyperlink"/>
            <w:noProof/>
          </w:rPr>
          <w:t>Overview</w:t>
        </w:r>
        <w:r w:rsidR="00A5594B">
          <w:rPr>
            <w:noProof/>
            <w:webHidden/>
          </w:rPr>
          <w:tab/>
        </w:r>
        <w:r w:rsidR="00A5594B">
          <w:rPr>
            <w:noProof/>
            <w:webHidden/>
          </w:rPr>
          <w:fldChar w:fldCharType="begin"/>
        </w:r>
        <w:r w:rsidR="00A5594B">
          <w:rPr>
            <w:noProof/>
            <w:webHidden/>
          </w:rPr>
          <w:instrText xml:space="preserve"> PAGEREF _Toc524108116 \h </w:instrText>
        </w:r>
        <w:r w:rsidR="00A5594B">
          <w:rPr>
            <w:noProof/>
            <w:webHidden/>
          </w:rPr>
        </w:r>
        <w:r w:rsidR="00A5594B">
          <w:rPr>
            <w:noProof/>
            <w:webHidden/>
          </w:rPr>
          <w:fldChar w:fldCharType="separate"/>
        </w:r>
        <w:r w:rsidR="00A5594B">
          <w:rPr>
            <w:noProof/>
            <w:webHidden/>
          </w:rPr>
          <w:t>64</w:t>
        </w:r>
        <w:r w:rsidR="00A5594B">
          <w:rPr>
            <w:noProof/>
            <w:webHidden/>
          </w:rPr>
          <w:fldChar w:fldCharType="end"/>
        </w:r>
      </w:hyperlink>
    </w:p>
    <w:p w14:paraId="4E156F37" w14:textId="0AE9C1C1" w:rsidR="00A5594B" w:rsidRDefault="00796E1C">
      <w:pPr>
        <w:pStyle w:val="TOC3"/>
        <w:tabs>
          <w:tab w:val="left" w:pos="1320"/>
          <w:tab w:val="right" w:leader="dot" w:pos="9016"/>
        </w:tabs>
        <w:rPr>
          <w:rFonts w:asciiTheme="minorHAnsi" w:hAnsiTheme="minorHAnsi" w:cstheme="minorBidi"/>
          <w:noProof/>
        </w:rPr>
      </w:pPr>
      <w:hyperlink w:anchor="_Toc524108117" w:history="1">
        <w:r w:rsidR="00A5594B" w:rsidRPr="00EB1B55">
          <w:rPr>
            <w:rStyle w:val="Hyperlink"/>
            <w:noProof/>
          </w:rPr>
          <w:t>5.1.1</w:t>
        </w:r>
        <w:r w:rsidR="00A5594B">
          <w:rPr>
            <w:rFonts w:asciiTheme="minorHAnsi" w:hAnsiTheme="minorHAnsi" w:cstheme="minorBidi"/>
            <w:noProof/>
          </w:rPr>
          <w:tab/>
        </w:r>
        <w:r w:rsidR="00A5594B" w:rsidRPr="00EB1B55">
          <w:rPr>
            <w:rStyle w:val="Hyperlink"/>
            <w:noProof/>
          </w:rPr>
          <w:t>Specification of Constraints</w:t>
        </w:r>
        <w:r w:rsidR="00A5594B">
          <w:rPr>
            <w:noProof/>
            <w:webHidden/>
          </w:rPr>
          <w:tab/>
        </w:r>
        <w:r w:rsidR="00A5594B">
          <w:rPr>
            <w:noProof/>
            <w:webHidden/>
          </w:rPr>
          <w:fldChar w:fldCharType="begin"/>
        </w:r>
        <w:r w:rsidR="00A5594B">
          <w:rPr>
            <w:noProof/>
            <w:webHidden/>
          </w:rPr>
          <w:instrText xml:space="preserve"> PAGEREF _Toc524108117 \h </w:instrText>
        </w:r>
        <w:r w:rsidR="00A5594B">
          <w:rPr>
            <w:noProof/>
            <w:webHidden/>
          </w:rPr>
        </w:r>
        <w:r w:rsidR="00A5594B">
          <w:rPr>
            <w:noProof/>
            <w:webHidden/>
          </w:rPr>
          <w:fldChar w:fldCharType="separate"/>
        </w:r>
        <w:r w:rsidR="00A5594B">
          <w:rPr>
            <w:noProof/>
            <w:webHidden/>
          </w:rPr>
          <w:t>65</w:t>
        </w:r>
        <w:r w:rsidR="00A5594B">
          <w:rPr>
            <w:noProof/>
            <w:webHidden/>
          </w:rPr>
          <w:fldChar w:fldCharType="end"/>
        </w:r>
      </w:hyperlink>
    </w:p>
    <w:p w14:paraId="27588186" w14:textId="12FE1F29" w:rsidR="00A5594B" w:rsidRDefault="00796E1C">
      <w:pPr>
        <w:pStyle w:val="TOC3"/>
        <w:tabs>
          <w:tab w:val="left" w:pos="1320"/>
          <w:tab w:val="right" w:leader="dot" w:pos="9016"/>
        </w:tabs>
        <w:rPr>
          <w:rFonts w:asciiTheme="minorHAnsi" w:hAnsiTheme="minorHAnsi" w:cstheme="minorBidi"/>
          <w:noProof/>
        </w:rPr>
      </w:pPr>
      <w:hyperlink w:anchor="_Toc524108118" w:history="1">
        <w:r w:rsidR="00A5594B" w:rsidRPr="00EB1B55">
          <w:rPr>
            <w:rStyle w:val="Hyperlink"/>
            <w:noProof/>
          </w:rPr>
          <w:t>5.1.2</w:t>
        </w:r>
        <w:r w:rsidR="00A5594B">
          <w:rPr>
            <w:rFonts w:asciiTheme="minorHAnsi" w:hAnsiTheme="minorHAnsi" w:cstheme="minorBidi"/>
            <w:noProof/>
          </w:rPr>
          <w:tab/>
        </w:r>
        <w:r w:rsidR="00A5594B" w:rsidRPr="00EB1B55">
          <w:rPr>
            <w:rStyle w:val="Hyperlink"/>
            <w:noProof/>
          </w:rPr>
          <w:t>Vertex Placement</w:t>
        </w:r>
        <w:r w:rsidR="00A5594B">
          <w:rPr>
            <w:noProof/>
            <w:webHidden/>
          </w:rPr>
          <w:tab/>
        </w:r>
        <w:r w:rsidR="00A5594B">
          <w:rPr>
            <w:noProof/>
            <w:webHidden/>
          </w:rPr>
          <w:fldChar w:fldCharType="begin"/>
        </w:r>
        <w:r w:rsidR="00A5594B">
          <w:rPr>
            <w:noProof/>
            <w:webHidden/>
          </w:rPr>
          <w:instrText xml:space="preserve"> PAGEREF _Toc524108118 \h </w:instrText>
        </w:r>
        <w:r w:rsidR="00A5594B">
          <w:rPr>
            <w:noProof/>
            <w:webHidden/>
          </w:rPr>
        </w:r>
        <w:r w:rsidR="00A5594B">
          <w:rPr>
            <w:noProof/>
            <w:webHidden/>
          </w:rPr>
          <w:fldChar w:fldCharType="separate"/>
        </w:r>
        <w:r w:rsidR="00A5594B">
          <w:rPr>
            <w:noProof/>
            <w:webHidden/>
          </w:rPr>
          <w:t>66</w:t>
        </w:r>
        <w:r w:rsidR="00A5594B">
          <w:rPr>
            <w:noProof/>
            <w:webHidden/>
          </w:rPr>
          <w:fldChar w:fldCharType="end"/>
        </w:r>
      </w:hyperlink>
    </w:p>
    <w:p w14:paraId="096DC4C7" w14:textId="2339562A" w:rsidR="00A5594B" w:rsidRDefault="00796E1C">
      <w:pPr>
        <w:pStyle w:val="TOC1"/>
        <w:rPr>
          <w:rFonts w:asciiTheme="minorHAnsi" w:hAnsiTheme="minorHAnsi" w:cstheme="minorBidi"/>
          <w:b w:val="0"/>
        </w:rPr>
      </w:pPr>
      <w:hyperlink w:anchor="_Toc524108119" w:history="1">
        <w:r w:rsidR="00A5594B" w:rsidRPr="00EB1B55">
          <w:rPr>
            <w:rStyle w:val="Hyperlink"/>
          </w:rPr>
          <w:t>6</w:t>
        </w:r>
        <w:r w:rsidR="00A5594B">
          <w:rPr>
            <w:rFonts w:asciiTheme="minorHAnsi" w:hAnsiTheme="minorHAnsi" w:cstheme="minorBidi"/>
            <w:b w:val="0"/>
          </w:rPr>
          <w:tab/>
        </w:r>
        <w:r w:rsidR="00A5594B" w:rsidRPr="00EB1B55">
          <w:rPr>
            <w:rStyle w:val="Hyperlink"/>
          </w:rPr>
          <w:t>Synopsis</w:t>
        </w:r>
        <w:r w:rsidR="00A5594B">
          <w:rPr>
            <w:webHidden/>
          </w:rPr>
          <w:tab/>
        </w:r>
        <w:r w:rsidR="00A5594B">
          <w:rPr>
            <w:webHidden/>
          </w:rPr>
          <w:fldChar w:fldCharType="begin"/>
        </w:r>
        <w:r w:rsidR="00A5594B">
          <w:rPr>
            <w:webHidden/>
          </w:rPr>
          <w:instrText xml:space="preserve"> PAGEREF _Toc524108119 \h </w:instrText>
        </w:r>
        <w:r w:rsidR="00A5594B">
          <w:rPr>
            <w:webHidden/>
          </w:rPr>
        </w:r>
        <w:r w:rsidR="00A5594B">
          <w:rPr>
            <w:webHidden/>
          </w:rPr>
          <w:fldChar w:fldCharType="separate"/>
        </w:r>
        <w:r w:rsidR="00A5594B">
          <w:rPr>
            <w:webHidden/>
          </w:rPr>
          <w:t>73</w:t>
        </w:r>
        <w:r w:rsidR="00A5594B">
          <w:rPr>
            <w:webHidden/>
          </w:rPr>
          <w:fldChar w:fldCharType="end"/>
        </w:r>
      </w:hyperlink>
    </w:p>
    <w:p w14:paraId="5322CAA0" w14:textId="7883E1AA" w:rsidR="00A5594B" w:rsidRDefault="00796E1C">
      <w:pPr>
        <w:pStyle w:val="TOC1"/>
        <w:rPr>
          <w:rFonts w:asciiTheme="minorHAnsi" w:hAnsiTheme="minorHAnsi" w:cstheme="minorBidi"/>
          <w:b w:val="0"/>
        </w:rPr>
      </w:pPr>
      <w:hyperlink w:anchor="_Toc524108120" w:history="1">
        <w:r w:rsidR="00A5594B" w:rsidRPr="00EB1B55">
          <w:rPr>
            <w:rStyle w:val="Hyperlink"/>
          </w:rPr>
          <w:t>7</w:t>
        </w:r>
        <w:r w:rsidR="00A5594B">
          <w:rPr>
            <w:rFonts w:asciiTheme="minorHAnsi" w:hAnsiTheme="minorHAnsi" w:cstheme="minorBidi"/>
            <w:b w:val="0"/>
          </w:rPr>
          <w:tab/>
        </w:r>
        <w:r w:rsidR="00A5594B" w:rsidRPr="00EB1B55">
          <w:rPr>
            <w:rStyle w:val="Hyperlink"/>
          </w:rPr>
          <w:t>Implementation in an Industrial Context</w:t>
        </w:r>
        <w:r w:rsidR="00A5594B">
          <w:rPr>
            <w:webHidden/>
          </w:rPr>
          <w:tab/>
        </w:r>
        <w:r w:rsidR="00A5594B">
          <w:rPr>
            <w:webHidden/>
          </w:rPr>
          <w:fldChar w:fldCharType="begin"/>
        </w:r>
        <w:r w:rsidR="00A5594B">
          <w:rPr>
            <w:webHidden/>
          </w:rPr>
          <w:instrText xml:space="preserve"> PAGEREF _Toc524108120 \h </w:instrText>
        </w:r>
        <w:r w:rsidR="00A5594B">
          <w:rPr>
            <w:webHidden/>
          </w:rPr>
        </w:r>
        <w:r w:rsidR="00A5594B">
          <w:rPr>
            <w:webHidden/>
          </w:rPr>
          <w:fldChar w:fldCharType="separate"/>
        </w:r>
        <w:r w:rsidR="00A5594B">
          <w:rPr>
            <w:webHidden/>
          </w:rPr>
          <w:t>LXXVIII</w:t>
        </w:r>
        <w:r w:rsidR="00A5594B">
          <w:rPr>
            <w:webHidden/>
          </w:rPr>
          <w:fldChar w:fldCharType="end"/>
        </w:r>
      </w:hyperlink>
    </w:p>
    <w:p w14:paraId="78C44F23" w14:textId="2230B581" w:rsidR="00A5594B" w:rsidRDefault="00796E1C">
      <w:pPr>
        <w:pStyle w:val="TOC2"/>
        <w:tabs>
          <w:tab w:val="left" w:pos="880"/>
          <w:tab w:val="right" w:leader="dot" w:pos="9016"/>
        </w:tabs>
        <w:rPr>
          <w:rFonts w:asciiTheme="minorHAnsi" w:hAnsiTheme="minorHAnsi" w:cstheme="minorBidi"/>
          <w:noProof/>
        </w:rPr>
      </w:pPr>
      <w:hyperlink w:anchor="_Toc524108121" w:history="1">
        <w:r w:rsidR="00A5594B" w:rsidRPr="00EB1B55">
          <w:rPr>
            <w:rStyle w:val="Hyperlink"/>
            <w:noProof/>
          </w:rPr>
          <w:t>7.1</w:t>
        </w:r>
        <w:r w:rsidR="00A5594B">
          <w:rPr>
            <w:rFonts w:asciiTheme="minorHAnsi" w:hAnsiTheme="minorHAnsi" w:cstheme="minorBidi"/>
            <w:noProof/>
          </w:rPr>
          <w:tab/>
        </w:r>
        <w:r w:rsidR="00A5594B" w:rsidRPr="00EB1B55">
          <w:rPr>
            <w:rStyle w:val="Hyperlink"/>
            <w:noProof/>
          </w:rPr>
          <w:t>Conclusions</w:t>
        </w:r>
        <w:r w:rsidR="00A5594B">
          <w:rPr>
            <w:noProof/>
            <w:webHidden/>
          </w:rPr>
          <w:tab/>
        </w:r>
        <w:r w:rsidR="00A5594B">
          <w:rPr>
            <w:noProof/>
            <w:webHidden/>
          </w:rPr>
          <w:fldChar w:fldCharType="begin"/>
        </w:r>
        <w:r w:rsidR="00A5594B">
          <w:rPr>
            <w:noProof/>
            <w:webHidden/>
          </w:rPr>
          <w:instrText xml:space="preserve"> PAGEREF _Toc524108121 \h </w:instrText>
        </w:r>
        <w:r w:rsidR="00A5594B">
          <w:rPr>
            <w:noProof/>
            <w:webHidden/>
          </w:rPr>
        </w:r>
        <w:r w:rsidR="00A5594B">
          <w:rPr>
            <w:noProof/>
            <w:webHidden/>
          </w:rPr>
          <w:fldChar w:fldCharType="separate"/>
        </w:r>
        <w:r w:rsidR="00A5594B">
          <w:rPr>
            <w:noProof/>
            <w:webHidden/>
          </w:rPr>
          <w:t>LXXVIII</w:t>
        </w:r>
        <w:r w:rsidR="00A5594B">
          <w:rPr>
            <w:noProof/>
            <w:webHidden/>
          </w:rPr>
          <w:fldChar w:fldCharType="end"/>
        </w:r>
      </w:hyperlink>
    </w:p>
    <w:p w14:paraId="1E1CEAF4" w14:textId="4FD56AEC" w:rsidR="00A5594B" w:rsidRDefault="00796E1C">
      <w:pPr>
        <w:pStyle w:val="TOC2"/>
        <w:tabs>
          <w:tab w:val="left" w:pos="880"/>
          <w:tab w:val="right" w:leader="dot" w:pos="9016"/>
        </w:tabs>
        <w:rPr>
          <w:rFonts w:asciiTheme="minorHAnsi" w:hAnsiTheme="minorHAnsi" w:cstheme="minorBidi"/>
          <w:noProof/>
        </w:rPr>
      </w:pPr>
      <w:hyperlink w:anchor="_Toc524108122" w:history="1">
        <w:r w:rsidR="00A5594B" w:rsidRPr="00EB1B55">
          <w:rPr>
            <w:rStyle w:val="Hyperlink"/>
            <w:noProof/>
          </w:rPr>
          <w:t>7.2</w:t>
        </w:r>
        <w:r w:rsidR="00A5594B">
          <w:rPr>
            <w:rFonts w:asciiTheme="minorHAnsi" w:hAnsiTheme="minorHAnsi" w:cstheme="minorBidi"/>
            <w:noProof/>
          </w:rPr>
          <w:tab/>
        </w:r>
        <w:r w:rsidR="00A5594B" w:rsidRPr="00EB1B55">
          <w:rPr>
            <w:rStyle w:val="Hyperlink"/>
            <w:noProof/>
          </w:rPr>
          <w:t>Evaluation</w:t>
        </w:r>
        <w:r w:rsidR="00A5594B">
          <w:rPr>
            <w:noProof/>
            <w:webHidden/>
          </w:rPr>
          <w:tab/>
        </w:r>
        <w:r w:rsidR="00A5594B">
          <w:rPr>
            <w:noProof/>
            <w:webHidden/>
          </w:rPr>
          <w:fldChar w:fldCharType="begin"/>
        </w:r>
        <w:r w:rsidR="00A5594B">
          <w:rPr>
            <w:noProof/>
            <w:webHidden/>
          </w:rPr>
          <w:instrText xml:space="preserve"> PAGEREF _Toc524108122 \h </w:instrText>
        </w:r>
        <w:r w:rsidR="00A5594B">
          <w:rPr>
            <w:noProof/>
            <w:webHidden/>
          </w:rPr>
        </w:r>
        <w:r w:rsidR="00A5594B">
          <w:rPr>
            <w:noProof/>
            <w:webHidden/>
          </w:rPr>
          <w:fldChar w:fldCharType="separate"/>
        </w:r>
        <w:r w:rsidR="00A5594B">
          <w:rPr>
            <w:noProof/>
            <w:webHidden/>
          </w:rPr>
          <w:t>LXXVIII</w:t>
        </w:r>
        <w:r w:rsidR="00A5594B">
          <w:rPr>
            <w:noProof/>
            <w:webHidden/>
          </w:rPr>
          <w:fldChar w:fldCharType="end"/>
        </w:r>
      </w:hyperlink>
    </w:p>
    <w:p w14:paraId="566E4238" w14:textId="1974E1C9" w:rsidR="00A5594B" w:rsidRDefault="00796E1C">
      <w:pPr>
        <w:pStyle w:val="TOC2"/>
        <w:tabs>
          <w:tab w:val="left" w:pos="880"/>
          <w:tab w:val="right" w:leader="dot" w:pos="9016"/>
        </w:tabs>
        <w:rPr>
          <w:rFonts w:asciiTheme="minorHAnsi" w:hAnsiTheme="minorHAnsi" w:cstheme="minorBidi"/>
          <w:noProof/>
        </w:rPr>
      </w:pPr>
      <w:hyperlink w:anchor="_Toc524108123" w:history="1">
        <w:r w:rsidR="00A5594B" w:rsidRPr="00EB1B55">
          <w:rPr>
            <w:rStyle w:val="Hyperlink"/>
            <w:noProof/>
          </w:rPr>
          <w:t>7.3</w:t>
        </w:r>
        <w:r w:rsidR="00A5594B">
          <w:rPr>
            <w:rFonts w:asciiTheme="minorHAnsi" w:hAnsiTheme="minorHAnsi" w:cstheme="minorBidi"/>
            <w:noProof/>
          </w:rPr>
          <w:tab/>
        </w:r>
        <w:r w:rsidR="00A5594B" w:rsidRPr="00EB1B55">
          <w:rPr>
            <w:rStyle w:val="Hyperlink"/>
            <w:noProof/>
          </w:rPr>
          <w:t>Next Steps</w:t>
        </w:r>
        <w:r w:rsidR="00A5594B">
          <w:rPr>
            <w:noProof/>
            <w:webHidden/>
          </w:rPr>
          <w:tab/>
        </w:r>
        <w:r w:rsidR="00A5594B">
          <w:rPr>
            <w:noProof/>
            <w:webHidden/>
          </w:rPr>
          <w:fldChar w:fldCharType="begin"/>
        </w:r>
        <w:r w:rsidR="00A5594B">
          <w:rPr>
            <w:noProof/>
            <w:webHidden/>
          </w:rPr>
          <w:instrText xml:space="preserve"> PAGEREF _Toc524108123 \h </w:instrText>
        </w:r>
        <w:r w:rsidR="00A5594B">
          <w:rPr>
            <w:noProof/>
            <w:webHidden/>
          </w:rPr>
        </w:r>
        <w:r w:rsidR="00A5594B">
          <w:rPr>
            <w:noProof/>
            <w:webHidden/>
          </w:rPr>
          <w:fldChar w:fldCharType="separate"/>
        </w:r>
        <w:r w:rsidR="00A5594B">
          <w:rPr>
            <w:noProof/>
            <w:webHidden/>
          </w:rPr>
          <w:t>LXXIX</w:t>
        </w:r>
        <w:r w:rsidR="00A5594B">
          <w:rPr>
            <w:noProof/>
            <w:webHidden/>
          </w:rPr>
          <w:fldChar w:fldCharType="end"/>
        </w:r>
      </w:hyperlink>
    </w:p>
    <w:p w14:paraId="5EEF454B" w14:textId="42FBEC22" w:rsidR="00A5594B" w:rsidRDefault="00796E1C">
      <w:pPr>
        <w:pStyle w:val="TOC1"/>
        <w:rPr>
          <w:rFonts w:asciiTheme="minorHAnsi" w:hAnsiTheme="minorHAnsi" w:cstheme="minorBidi"/>
          <w:b w:val="0"/>
        </w:rPr>
      </w:pPr>
      <w:hyperlink w:anchor="_Toc524108124" w:history="1">
        <w:r w:rsidR="00A5594B" w:rsidRPr="00EB1B55">
          <w:rPr>
            <w:rStyle w:val="Hyperlink"/>
          </w:rPr>
          <w:t>List of Figures</w:t>
        </w:r>
        <w:r w:rsidR="00A5594B">
          <w:rPr>
            <w:webHidden/>
          </w:rPr>
          <w:tab/>
        </w:r>
        <w:r w:rsidR="00A5594B">
          <w:rPr>
            <w:webHidden/>
          </w:rPr>
          <w:fldChar w:fldCharType="begin"/>
        </w:r>
        <w:r w:rsidR="00A5594B">
          <w:rPr>
            <w:webHidden/>
          </w:rPr>
          <w:instrText xml:space="preserve"> PAGEREF _Toc524108124 \h </w:instrText>
        </w:r>
        <w:r w:rsidR="00A5594B">
          <w:rPr>
            <w:webHidden/>
          </w:rPr>
        </w:r>
        <w:r w:rsidR="00A5594B">
          <w:rPr>
            <w:webHidden/>
          </w:rPr>
          <w:fldChar w:fldCharType="separate"/>
        </w:r>
        <w:r w:rsidR="00A5594B">
          <w:rPr>
            <w:webHidden/>
          </w:rPr>
          <w:t>I</w:t>
        </w:r>
        <w:r w:rsidR="00A5594B">
          <w:rPr>
            <w:webHidden/>
          </w:rPr>
          <w:fldChar w:fldCharType="end"/>
        </w:r>
      </w:hyperlink>
    </w:p>
    <w:p w14:paraId="1C423E1E" w14:textId="7EADAA1E" w:rsidR="00A5594B" w:rsidRDefault="00796E1C">
      <w:pPr>
        <w:pStyle w:val="TOC1"/>
        <w:rPr>
          <w:rFonts w:asciiTheme="minorHAnsi" w:hAnsiTheme="minorHAnsi" w:cstheme="minorBidi"/>
          <w:b w:val="0"/>
        </w:rPr>
      </w:pPr>
      <w:hyperlink w:anchor="_Toc524108125" w:history="1">
        <w:r w:rsidR="00A5594B" w:rsidRPr="00EB1B55">
          <w:rPr>
            <w:rStyle w:val="Hyperlink"/>
          </w:rPr>
          <w:t>List of Tables</w:t>
        </w:r>
        <w:r w:rsidR="00A5594B">
          <w:rPr>
            <w:webHidden/>
          </w:rPr>
          <w:tab/>
        </w:r>
        <w:r w:rsidR="00A5594B">
          <w:rPr>
            <w:webHidden/>
          </w:rPr>
          <w:fldChar w:fldCharType="begin"/>
        </w:r>
        <w:r w:rsidR="00A5594B">
          <w:rPr>
            <w:webHidden/>
          </w:rPr>
          <w:instrText xml:space="preserve"> PAGEREF _Toc524108125 \h </w:instrText>
        </w:r>
        <w:r w:rsidR="00A5594B">
          <w:rPr>
            <w:webHidden/>
          </w:rPr>
        </w:r>
        <w:r w:rsidR="00A5594B">
          <w:rPr>
            <w:webHidden/>
          </w:rPr>
          <w:fldChar w:fldCharType="separate"/>
        </w:r>
        <w:r w:rsidR="00A5594B">
          <w:rPr>
            <w:webHidden/>
          </w:rPr>
          <w:t>IV</w:t>
        </w:r>
        <w:r w:rsidR="00A5594B">
          <w:rPr>
            <w:webHidden/>
          </w:rPr>
          <w:fldChar w:fldCharType="end"/>
        </w:r>
      </w:hyperlink>
    </w:p>
    <w:p w14:paraId="3455BFA5" w14:textId="7B05E094" w:rsidR="00A5594B" w:rsidRDefault="00796E1C">
      <w:pPr>
        <w:pStyle w:val="TOC1"/>
        <w:rPr>
          <w:rFonts w:asciiTheme="minorHAnsi" w:hAnsiTheme="minorHAnsi" w:cstheme="minorBidi"/>
          <w:b w:val="0"/>
        </w:rPr>
      </w:pPr>
      <w:hyperlink w:anchor="_Toc524108126" w:history="1">
        <w:r w:rsidR="00A5594B" w:rsidRPr="00EB1B55">
          <w:rPr>
            <w:rStyle w:val="Hyperlink"/>
          </w:rPr>
          <w:t>Abbreviations</w:t>
        </w:r>
        <w:r w:rsidR="00A5594B">
          <w:rPr>
            <w:webHidden/>
          </w:rPr>
          <w:tab/>
        </w:r>
        <w:r w:rsidR="00A5594B">
          <w:rPr>
            <w:webHidden/>
          </w:rPr>
          <w:fldChar w:fldCharType="begin"/>
        </w:r>
        <w:r w:rsidR="00A5594B">
          <w:rPr>
            <w:webHidden/>
          </w:rPr>
          <w:instrText xml:space="preserve"> PAGEREF _Toc524108126 \h </w:instrText>
        </w:r>
        <w:r w:rsidR="00A5594B">
          <w:rPr>
            <w:webHidden/>
          </w:rPr>
        </w:r>
        <w:r w:rsidR="00A5594B">
          <w:rPr>
            <w:webHidden/>
          </w:rPr>
          <w:fldChar w:fldCharType="separate"/>
        </w:r>
        <w:r w:rsidR="00A5594B">
          <w:rPr>
            <w:webHidden/>
          </w:rPr>
          <w:t>6</w:t>
        </w:r>
        <w:r w:rsidR="00A5594B">
          <w:rPr>
            <w:webHidden/>
          </w:rPr>
          <w:fldChar w:fldCharType="end"/>
        </w:r>
      </w:hyperlink>
    </w:p>
    <w:p w14:paraId="58A5E000" w14:textId="5D55E42F" w:rsidR="00A5594B" w:rsidRDefault="00796E1C">
      <w:pPr>
        <w:pStyle w:val="TOC1"/>
        <w:rPr>
          <w:rFonts w:asciiTheme="minorHAnsi" w:hAnsiTheme="minorHAnsi" w:cstheme="minorBidi"/>
          <w:b w:val="0"/>
        </w:rPr>
      </w:pPr>
      <w:hyperlink w:anchor="_Toc524108127" w:history="1">
        <w:r w:rsidR="00A5594B" w:rsidRPr="00EB1B55">
          <w:rPr>
            <w:rStyle w:val="Hyperlink"/>
          </w:rPr>
          <w:t>8</w:t>
        </w:r>
        <w:r w:rsidR="00A5594B">
          <w:rPr>
            <w:rFonts w:asciiTheme="minorHAnsi" w:hAnsiTheme="minorHAnsi" w:cstheme="minorBidi"/>
            <w:b w:val="0"/>
          </w:rPr>
          <w:tab/>
        </w:r>
        <w:r w:rsidR="00A5594B" w:rsidRPr="00EB1B55">
          <w:rPr>
            <w:rStyle w:val="Hyperlink"/>
          </w:rPr>
          <w:t>Bibliography</w:t>
        </w:r>
        <w:r w:rsidR="00A5594B">
          <w:rPr>
            <w:webHidden/>
          </w:rPr>
          <w:tab/>
        </w:r>
        <w:r w:rsidR="00A5594B">
          <w:rPr>
            <w:webHidden/>
          </w:rPr>
          <w:fldChar w:fldCharType="begin"/>
        </w:r>
        <w:r w:rsidR="00A5594B">
          <w:rPr>
            <w:webHidden/>
          </w:rPr>
          <w:instrText xml:space="preserve"> PAGEREF _Toc524108127 \h </w:instrText>
        </w:r>
        <w:r w:rsidR="00A5594B">
          <w:rPr>
            <w:webHidden/>
          </w:rPr>
        </w:r>
        <w:r w:rsidR="00A5594B">
          <w:rPr>
            <w:webHidden/>
          </w:rPr>
          <w:fldChar w:fldCharType="separate"/>
        </w:r>
        <w:r w:rsidR="00A5594B">
          <w:rPr>
            <w:webHidden/>
          </w:rPr>
          <w:t>8</w:t>
        </w:r>
        <w:r w:rsidR="00A5594B">
          <w:rPr>
            <w:webHidden/>
          </w:rPr>
          <w:fldChar w:fldCharType="end"/>
        </w:r>
      </w:hyperlink>
    </w:p>
    <w:p w14:paraId="24527A05" w14:textId="7A0909A6" w:rsidR="00D50E43" w:rsidRPr="00404E13" w:rsidRDefault="001E0602" w:rsidP="00D50E43">
      <w:pPr>
        <w:spacing w:line="200" w:lineRule="exact"/>
        <w:rPr>
          <w:rFonts w:ascii="Roboto" w:hAnsi="Roboto"/>
          <w:sz w:val="20"/>
          <w:szCs w:val="20"/>
        </w:rPr>
      </w:pPr>
      <w:r>
        <w:rPr>
          <w:rFonts w:ascii="Roboto" w:hAnsi="Roboto"/>
          <w:sz w:val="20"/>
          <w:szCs w:val="20"/>
        </w:rPr>
        <w:fldChar w:fldCharType="end"/>
      </w:r>
    </w:p>
    <w:p w14:paraId="66CA47B5" w14:textId="34A458B0" w:rsidR="00364716" w:rsidRDefault="00364716" w:rsidP="00B67A4F">
      <w:pPr>
        <w:pStyle w:val="h1"/>
        <w:sectPr w:rsidR="00364716" w:rsidSect="00BB1679">
          <w:pgSz w:w="11906" w:h="16838"/>
          <w:pgMar w:top="1440" w:right="1440" w:bottom="1440" w:left="1440" w:header="708" w:footer="708" w:gutter="0"/>
          <w:pgNumType w:fmt="upperRoman"/>
          <w:cols w:space="708"/>
          <w:titlePg/>
          <w:docGrid w:linePitch="360"/>
        </w:sectPr>
      </w:pPr>
    </w:p>
    <w:p w14:paraId="3BEDD3B2" w14:textId="7EBC4ED3" w:rsidR="00D50E43" w:rsidRDefault="00D50E43" w:rsidP="00B67A4F">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60EBB5F8" w:rsidR="00E65B5E" w:rsidRDefault="00163040" w:rsidP="00664D7C">
      <w:pPr>
        <w:pStyle w:val="h1"/>
        <w:numPr>
          <w:ilvl w:val="0"/>
          <w:numId w:val="2"/>
        </w:numPr>
      </w:pPr>
      <w:bookmarkStart w:id="12" w:name="_Toc524108059"/>
      <w:r>
        <w:lastRenderedPageBreak/>
        <w:t>Introduction</w:t>
      </w:r>
      <w:bookmarkEnd w:id="12"/>
    </w:p>
    <w:p w14:paraId="2D64765B" w14:textId="79CB573E" w:rsidR="003841C7" w:rsidRDefault="00163040" w:rsidP="0066419F">
      <w:pPr>
        <w:pStyle w:val="h2"/>
      </w:pPr>
      <w:bookmarkStart w:id="13" w:name="_Toc524108060"/>
      <w:r>
        <w:t>Overview and Motivation</w:t>
      </w:r>
      <w:bookmarkEnd w:id="13"/>
    </w:p>
    <w:p w14:paraId="24B28EEB" w14:textId="77777777" w:rsidR="005B1EC4" w:rsidRDefault="005B1EC4" w:rsidP="00D0056A">
      <w:pPr>
        <w:pStyle w:val="body"/>
      </w:pPr>
    </w:p>
    <w:p w14:paraId="74933575" w14:textId="183FE15E" w:rsidR="00E23AE6" w:rsidRDefault="00CA713B" w:rsidP="00D0056A">
      <w:pPr>
        <w:pStyle w:val="body"/>
      </w:pPr>
      <w:r>
        <w:t>S</w:t>
      </w:r>
      <w:r w:rsidR="007E0D3A">
        <w:t xml:space="preserve">oftware </w:t>
      </w:r>
      <w:r>
        <w:t>has become indispensable in modern</w:t>
      </w:r>
      <w:r w:rsidR="007E0D3A">
        <w:t xml:space="preserve"> industrial contexts, but </w:t>
      </w:r>
      <w:r w:rsidR="00E23AE6">
        <w:t>the</w:t>
      </w:r>
      <w:r w:rsidR="007E0D3A">
        <w:t xml:space="preserve"> increasing</w:t>
      </w:r>
      <w:r w:rsidR="00E23AE6">
        <w:t xml:space="preserve"> complexity of the industrial context</w:t>
      </w:r>
      <w:r>
        <w:t>s themselves</w:t>
      </w:r>
      <w:r w:rsidR="00E23AE6">
        <w:t xml:space="preserve"> </w:t>
      </w:r>
      <w:r w:rsidR="00F47B9E">
        <w:t>makes</w:t>
      </w:r>
      <w:r w:rsidR="00A33466">
        <w:t xml:space="preserve"> </w:t>
      </w:r>
      <w:r w:rsidR="00644051">
        <w:t xml:space="preserve">its implementation </w:t>
      </w:r>
      <w:r w:rsidR="003559B8">
        <w:t xml:space="preserve">in an efficient, economical and advantageous manner </w:t>
      </w:r>
      <w:r w:rsidR="00F47B9E">
        <w:t xml:space="preserve">more challenging </w:t>
      </w:r>
      <w:r w:rsidR="003559B8">
        <w:t xml:space="preserve">now </w:t>
      </w:r>
      <w:r w:rsidR="00F47B9E">
        <w:t>than ever</w:t>
      </w:r>
      <w:r w:rsidR="00A77495">
        <w:t>.</w:t>
      </w:r>
    </w:p>
    <w:p w14:paraId="6AD2C5DC" w14:textId="2DCB8AA9" w:rsidR="002C2BDD" w:rsidRDefault="00037A50" w:rsidP="00D0056A">
      <w:pPr>
        <w:pStyle w:val="body"/>
      </w:pPr>
      <w:r>
        <w:t>T</w:t>
      </w:r>
      <w:commentRangeStart w:id="14"/>
      <w:r w:rsidR="00B22BF5" w:rsidRPr="0063447D">
        <w:t>he development of control software and visualization interfaces for the operation of smaller process engineering systems</w:t>
      </w:r>
      <w:r w:rsidR="00F23EEB">
        <w:t xml:space="preserve"> is </w:t>
      </w:r>
      <w:r w:rsidR="002C2BDD">
        <w:t>a</w:t>
      </w:r>
      <w:r w:rsidR="00F23EEB">
        <w:t xml:space="preserve"> major cost driver in </w:t>
      </w:r>
      <w:r w:rsidR="002C2BDD">
        <w:t xml:space="preserve">process </w:t>
      </w:r>
      <w:r w:rsidR="00E33FD8">
        <w:t xml:space="preserve">engineering </w:t>
      </w:r>
      <w:r w:rsidR="002C2BDD">
        <w:t>automation</w:t>
      </w:r>
      <w:r w:rsidR="00F23EEB">
        <w:t xml:space="preserve"> projects.</w:t>
      </w:r>
      <w:r w:rsidR="001F6DFD">
        <w:t xml:space="preserve"> </w:t>
      </w:r>
      <w:r w:rsidR="003A0B8F">
        <w:t xml:space="preserve">Additional to </w:t>
      </w:r>
      <w:r w:rsidR="000816F3">
        <w:t>the</w:t>
      </w:r>
      <w:r w:rsidR="003A0B8F">
        <w:t xml:space="preserve"> high</w:t>
      </w:r>
      <w:r w:rsidR="002F4EA0">
        <w:t xml:space="preserve"> up-front</w:t>
      </w:r>
      <w:r w:rsidR="003A0B8F">
        <w:t xml:space="preserve"> </w:t>
      </w:r>
      <w:r w:rsidR="000816F3">
        <w:t>implementation</w:t>
      </w:r>
      <w:r w:rsidR="003A0B8F">
        <w:t xml:space="preserve"> cost</w:t>
      </w:r>
      <w:r w:rsidR="002F4EA0">
        <w:t xml:space="preserve"> for the </w:t>
      </w:r>
      <w:r w:rsidR="000816F3">
        <w:t>connection and configuration</w:t>
      </w:r>
      <w:r w:rsidR="00E33FD8">
        <w:t xml:space="preserve"> of a </w:t>
      </w:r>
      <w:r w:rsidR="00921EC3">
        <w:t>Manufacturing Execution System (MES)</w:t>
      </w:r>
      <w:r w:rsidR="000816F3">
        <w:t xml:space="preserve">, </w:t>
      </w:r>
      <w:r w:rsidR="002F4EA0">
        <w:t>operational costs rise rapidly</w:t>
      </w:r>
      <w:r w:rsidR="000816F3">
        <w:t xml:space="preserve"> during the </w:t>
      </w:r>
      <w:r w:rsidR="00B22BF5" w:rsidRPr="0063447D">
        <w:t>MES</w:t>
      </w:r>
      <w:r w:rsidR="000816F3">
        <w:t xml:space="preserve"> product life </w:t>
      </w:r>
      <w:r w:rsidR="00454A8D">
        <w:t>cycle; Creating</w:t>
      </w:r>
      <w:r w:rsidR="00B22BF5" w:rsidRPr="0063447D">
        <w:t xml:space="preserve"> </w:t>
      </w:r>
      <w:r w:rsidR="002C2BDD">
        <w:t>and</w:t>
      </w:r>
      <w:r w:rsidR="00B22BF5" w:rsidRPr="0063447D">
        <w:t xml:space="preserve"> later modifying plant-specific visualization </w:t>
      </w:r>
      <w:r w:rsidR="002C2BDD">
        <w:t>interfaces represents a significant technical effort, which translates to</w:t>
      </w:r>
      <w:r w:rsidR="006E072A">
        <w:t xml:space="preserve"> these</w:t>
      </w:r>
      <w:r w:rsidR="002C2BDD">
        <w:t xml:space="preserve"> continued increments in </w:t>
      </w:r>
      <w:r w:rsidR="006E072A">
        <w:t>operational expenditure</w:t>
      </w:r>
      <w:r w:rsidR="002C2BDD">
        <w:t>.</w:t>
      </w:r>
      <w:r w:rsidR="00CD5D86">
        <w:t xml:space="preserve"> </w:t>
      </w:r>
      <w:r w:rsidR="001F6DFD" w:rsidRPr="00327B87">
        <w:t xml:space="preserve">The </w:t>
      </w:r>
      <w:r w:rsidR="00F46DE4">
        <w:t xml:space="preserve">MES </w:t>
      </w:r>
      <w:r w:rsidR="001F6DFD" w:rsidRPr="00327B87">
        <w:t xml:space="preserve">software </w:t>
      </w:r>
      <w:r w:rsidR="00F46DE4">
        <w:t>architecture</w:t>
      </w:r>
      <w:r w:rsidR="001F6DFD" w:rsidRPr="00327B87">
        <w:t xml:space="preserve"> is often </w:t>
      </w:r>
      <w:r w:rsidR="001F6DFD">
        <w:t xml:space="preserve">deeply </w:t>
      </w:r>
      <w:r w:rsidR="001F6DFD" w:rsidRPr="00327B87">
        <w:t>intertwined</w:t>
      </w:r>
      <w:r w:rsidR="001F6DFD">
        <w:t>; A</w:t>
      </w:r>
      <w:r w:rsidR="001F6DFD" w:rsidRPr="00327B87">
        <w:t xml:space="preserve">djustments </w:t>
      </w:r>
      <w:r w:rsidR="001F6DFD">
        <w:t xml:space="preserve">in any area usually have consequences in others, even rather simple modifications can </w:t>
      </w:r>
      <w:r w:rsidR="001723F9">
        <w:t>propagate and lead</w:t>
      </w:r>
      <w:r w:rsidR="001F6DFD">
        <w:t xml:space="preserve"> to important sources of errors</w:t>
      </w:r>
      <w:r w:rsidR="001723F9">
        <w:t xml:space="preserve">, </w:t>
      </w:r>
      <w:r w:rsidR="00FF5E91">
        <w:t>imposing constant</w:t>
      </w:r>
      <w:r w:rsidR="00CD5D86">
        <w:t xml:space="preserve"> </w:t>
      </w:r>
      <w:r w:rsidR="001723F9">
        <w:t xml:space="preserve">software </w:t>
      </w:r>
      <w:r w:rsidR="00FF5E91">
        <w:t>adjustments</w:t>
      </w:r>
      <w:r w:rsidR="00450159">
        <w:t>.</w:t>
      </w:r>
      <w:r w:rsidR="00FF5E91">
        <w:t xml:space="preserve"> </w:t>
      </w:r>
      <w:r w:rsidR="007F3E63">
        <w:t xml:space="preserve">A slight shop floor modification, be it </w:t>
      </w:r>
      <w:r w:rsidR="008B212A">
        <w:t xml:space="preserve">a physical change in the plant </w:t>
      </w:r>
      <w:r w:rsidR="007F3E63">
        <w:t xml:space="preserve">like </w:t>
      </w:r>
      <w:r w:rsidR="008B212A">
        <w:t>the disabling of</w:t>
      </w:r>
      <w:r w:rsidR="007F3E63">
        <w:t xml:space="preserve"> a temperature sensor</w:t>
      </w:r>
      <w:r w:rsidR="008B212A">
        <w:t xml:space="preserve"> or a change to the order of production</w:t>
      </w:r>
      <w:r w:rsidR="007F3E63">
        <w:t>,</w:t>
      </w:r>
      <w:r w:rsidR="008B212A">
        <w:t xml:space="preserve"> </w:t>
      </w:r>
      <w:r w:rsidR="00450159">
        <w:t xml:space="preserve">might </w:t>
      </w:r>
      <w:r w:rsidR="00256F07">
        <w:t xml:space="preserve">result </w:t>
      </w:r>
      <w:r w:rsidR="004E4902">
        <w:t>in significant number of adjustments for</w:t>
      </w:r>
      <w:r w:rsidR="00256F07">
        <w:t xml:space="preserve"> the MES.</w:t>
      </w:r>
      <w:r w:rsidR="004E4902">
        <w:t xml:space="preserve"> Process visualizations</w:t>
      </w:r>
      <w:r w:rsidR="00616BD8">
        <w:t xml:space="preserve"> in the Graphical User Interface (GUI) </w:t>
      </w:r>
      <w:r w:rsidR="00450159">
        <w:t xml:space="preserve">are similarly </w:t>
      </w:r>
      <w:r w:rsidR="00AA7001">
        <w:t xml:space="preserve">influenced; </w:t>
      </w:r>
      <w:r w:rsidR="00450159">
        <w:t>being</w:t>
      </w:r>
      <w:r w:rsidR="00616BD8">
        <w:t xml:space="preserve"> </w:t>
      </w:r>
      <w:r w:rsidR="004E4902">
        <w:t>virtual representation</w:t>
      </w:r>
      <w:r w:rsidR="00616BD8">
        <w:t>s</w:t>
      </w:r>
      <w:r w:rsidR="004E4902">
        <w:t xml:space="preserve"> of the </w:t>
      </w:r>
      <w:r w:rsidR="00616BD8">
        <w:t xml:space="preserve">physical </w:t>
      </w:r>
      <w:r w:rsidR="00C92C80">
        <w:t>process facility</w:t>
      </w:r>
      <w:r w:rsidR="00616BD8">
        <w:t xml:space="preserve">, </w:t>
      </w:r>
      <w:r w:rsidR="00AA7001">
        <w:t xml:space="preserve">they demand </w:t>
      </w:r>
      <w:r w:rsidR="00616BD8">
        <w:t>frequent</w:t>
      </w:r>
      <w:r w:rsidR="004E4902">
        <w:t xml:space="preserve"> adjus</w:t>
      </w:r>
      <w:r w:rsidR="00616BD8">
        <w:t xml:space="preserve">tments which </w:t>
      </w:r>
      <w:r w:rsidR="00AA7001">
        <w:t>result in</w:t>
      </w:r>
      <w:r w:rsidR="00616BD8">
        <w:t xml:space="preserve"> significant</w:t>
      </w:r>
      <w:r w:rsidR="00450159">
        <w:t xml:space="preserve"> </w:t>
      </w:r>
      <w:r w:rsidR="00616BD8">
        <w:t>overh</w:t>
      </w:r>
      <w:r w:rsidR="00450159">
        <w:t>e</w:t>
      </w:r>
      <w:r w:rsidR="00616BD8">
        <w:t>ad</w:t>
      </w:r>
      <w:r w:rsidR="00AA7001">
        <w:t xml:space="preserve"> for its implementation</w:t>
      </w:r>
      <w:r w:rsidR="004E4902">
        <w:t xml:space="preserve">. </w:t>
      </w:r>
    </w:p>
    <w:p w14:paraId="015EC3DF" w14:textId="77777777" w:rsidR="00921EC3" w:rsidRPr="0063447D" w:rsidRDefault="00921EC3" w:rsidP="00921EC3">
      <w:pPr>
        <w:pStyle w:val="body"/>
      </w:pPr>
      <w:r w:rsidRPr="00E81CEF">
        <w:t>The ProcAppCom (Process Application Composer)</w:t>
      </w:r>
      <w:r>
        <w:t xml:space="preserve"> research project</w:t>
      </w:r>
      <w:r w:rsidRPr="00E81CEF">
        <w:t xml:space="preserve"> </w:t>
      </w:r>
      <w:r>
        <w:t xml:space="preserve">behind this bachelor thesis </w:t>
      </w:r>
      <w:r w:rsidRPr="00E81CEF">
        <w:t xml:space="preserve">represents a </w:t>
      </w:r>
      <w:r>
        <w:t>cooperation between multiple</w:t>
      </w:r>
      <w:r w:rsidRPr="00E81CEF">
        <w:t xml:space="preserve"> industrial partners, namely 3S-Smart Software Solutions GmbH, G</w:t>
      </w:r>
      <w:r>
        <w:t>efasoft GmbH</w:t>
      </w:r>
      <w:r w:rsidRPr="00E81CEF">
        <w:t xml:space="preserve">, Johann Albrecht Brautechnik GmbH and APE Engineering GmbH with the Technical University of Munich. </w:t>
      </w:r>
      <w:r w:rsidRPr="0063447D">
        <w:t xml:space="preserve">The main objective of the </w:t>
      </w:r>
      <w:r>
        <w:t xml:space="preserve">ProcAppCom </w:t>
      </w:r>
      <w:r w:rsidRPr="0063447D">
        <w:t>research project is the automa</w:t>
      </w:r>
      <w:r>
        <w:t>ted</w:t>
      </w:r>
      <w:r w:rsidRPr="0063447D">
        <w:t xml:space="preserve"> configuration and generation of control code and visualizations for production plants</w:t>
      </w:r>
      <w:r>
        <w:t xml:space="preserve"> in the field of </w:t>
      </w:r>
      <w:r w:rsidRPr="0063447D">
        <w:t>process engineering.</w:t>
      </w:r>
    </w:p>
    <w:p w14:paraId="2B8CE169" w14:textId="2B441477" w:rsidR="00921EC3" w:rsidRDefault="00921EC3" w:rsidP="00921EC3">
      <w:pPr>
        <w:pStyle w:val="body"/>
      </w:pPr>
      <w:r>
        <w:t>Gefasoft</w:t>
      </w:r>
      <w:r w:rsidRPr="0063447D">
        <w:t xml:space="preserve"> GmbH is a leading and innovative provider of production-related software solutions. With the product Legato Sapient</w:t>
      </w:r>
      <w:r>
        <w:t>®</w:t>
      </w:r>
      <w:r w:rsidRPr="0063447D">
        <w:t xml:space="preserve"> Gefasoft offers a web-based</w:t>
      </w:r>
      <w:r>
        <w:t xml:space="preserve"> </w:t>
      </w:r>
      <w:r w:rsidRPr="0063447D">
        <w:t>M</w:t>
      </w:r>
      <w:r>
        <w:t xml:space="preserve">ES </w:t>
      </w:r>
      <w:r w:rsidRPr="0063447D">
        <w:t>for</w:t>
      </w:r>
      <w:r>
        <w:t xml:space="preserve"> the distributed control of production. Main functions of a MES are production management, supervisory control, maintenance management and the real-time data acquisition, storage and integration to other information systems. These include Enterprise Resource Planning (ERP) and </w:t>
      </w:r>
      <w:r w:rsidRPr="00E33FD8">
        <w:t>Supervisory control and data acquisition (SCADA) systems as well as programmable logic controllers (PLC).</w:t>
      </w:r>
      <w:r>
        <w:t xml:space="preserve"> </w:t>
      </w:r>
      <w:r>
        <w:lastRenderedPageBreak/>
        <w:t xml:space="preserve">A MES therefore typically spans from the operational management level, where it is implemented, through the process management (SCADA) and the control levels (PLC), unto the field layer or shop floor. Key functionalities of a MES for the process engineering industry include </w:t>
      </w:r>
      <w:r w:rsidRPr="0063447D">
        <w:t xml:space="preserve">the cross-plant evaluation of messages, </w:t>
      </w:r>
      <w:r>
        <w:t>alarms, process variables</w:t>
      </w:r>
      <w:r w:rsidRPr="0063447D">
        <w:t xml:space="preserve"> </w:t>
      </w:r>
      <w:commentRangeStart w:id="15"/>
      <w:r w:rsidRPr="0063447D">
        <w:t>​​</w:t>
      </w:r>
      <w:commentRangeEnd w:id="15"/>
      <w:r w:rsidR="00B70009">
        <w:rPr>
          <w:rStyle w:val="CommentReference"/>
          <w:rFonts w:ascii="Times New Roman" w:eastAsiaTheme="minorEastAsia" w:hAnsi="Times New Roman" w:cs="Times New Roman"/>
          <w:color w:val="auto"/>
          <w:shd w:val="clear" w:color="auto" w:fill="auto"/>
        </w:rPr>
        <w:commentReference w:id="15"/>
      </w:r>
      <w:r w:rsidRPr="0063447D">
        <w:t>and key figures</w:t>
      </w:r>
      <w:r>
        <w:t>.</w:t>
      </w:r>
    </w:p>
    <w:p w14:paraId="68B967A9" w14:textId="77777777" w:rsidR="007C373C" w:rsidRDefault="007C373C" w:rsidP="007C373C">
      <w:pPr>
        <w:pStyle w:val="body"/>
      </w:pPr>
      <w:r w:rsidRPr="0063447D">
        <w:t xml:space="preserve">Motivation of </w:t>
      </w:r>
      <w:r>
        <w:t>this bachelor thesis</w:t>
      </w:r>
      <w:r w:rsidRPr="0063447D">
        <w:t xml:space="preserve"> is </w:t>
      </w:r>
      <w:r>
        <w:t>the development of a system for the automated generation of dynamic Piping and Instrumentation Diagram (P&amp;ID) visualizations for industrial plants with the goal of reducing implementation and operation</w:t>
      </w:r>
      <w:r w:rsidRPr="0063447D">
        <w:t xml:space="preserve"> expenditure </w:t>
      </w:r>
      <w:r>
        <w:t>for</w:t>
      </w:r>
      <w:r w:rsidRPr="0063447D">
        <w:t xml:space="preserve"> </w:t>
      </w:r>
      <w:r>
        <w:t xml:space="preserve">a </w:t>
      </w:r>
      <w:r w:rsidRPr="0063447D">
        <w:t>MES, so that any enterprises can profit from these software solutions.</w:t>
      </w:r>
      <w:commentRangeEnd w:id="14"/>
      <w:r>
        <w:rPr>
          <w:rStyle w:val="CommentReference"/>
          <w:rFonts w:ascii="Times New Roman" w:eastAsiaTheme="minorEastAsia" w:hAnsi="Times New Roman" w:cs="Times New Roman"/>
          <w:color w:val="auto"/>
          <w:shd w:val="clear" w:color="auto" w:fill="auto"/>
        </w:rPr>
        <w:commentReference w:id="14"/>
      </w:r>
    </w:p>
    <w:p w14:paraId="568698A0" w14:textId="27CD5B3B" w:rsidR="00163040" w:rsidRDefault="00163040" w:rsidP="0066419F">
      <w:pPr>
        <w:pStyle w:val="h2"/>
      </w:pPr>
      <w:bookmarkStart w:id="16" w:name="_Toc524108061"/>
      <w:r>
        <w:t>Problem Definition</w:t>
      </w:r>
      <w:bookmarkEnd w:id="16"/>
    </w:p>
    <w:p w14:paraId="2FDCBD2C" w14:textId="58347DCD" w:rsidR="008162DD" w:rsidRDefault="008162DD" w:rsidP="00D0056A">
      <w:pPr>
        <w:pStyle w:val="body"/>
      </w:pPr>
      <w:r>
        <w:t xml:space="preserve">The present trends in automation technology lead to a permanent increase in the complexity of industrial </w:t>
      </w:r>
      <w:r w:rsidR="00C92C80">
        <w:t>process</w:t>
      </w:r>
      <w:r>
        <w:t xml:space="preserve"> facilities and to permanent technical changes. These changes propagate through the documentation, </w:t>
      </w:r>
      <w:r w:rsidR="00CB75B8">
        <w:t>maintenance and operation of mentioned facilities, which represent</w:t>
      </w:r>
      <w:r w:rsidR="00722136">
        <w:t>s</w:t>
      </w:r>
      <w:r w:rsidR="00CB75B8">
        <w:t xml:space="preserve"> a major engineering challenge. This leads to the </w:t>
      </w:r>
      <w:r w:rsidR="00BE434B">
        <w:t xml:space="preserve">need for the </w:t>
      </w:r>
      <w:r w:rsidR="00CB75B8">
        <w:t xml:space="preserve">frequent </w:t>
      </w:r>
      <w:r w:rsidR="00722136">
        <w:t xml:space="preserve">and often </w:t>
      </w:r>
      <w:r w:rsidR="00CB75B8">
        <w:t xml:space="preserve">manual reconfiguration and adjustment of such systems during </w:t>
      </w:r>
      <w:r w:rsidR="00454A8D">
        <w:t>its</w:t>
      </w:r>
      <w:r w:rsidR="00CB75B8">
        <w:t xml:space="preserve"> life cycle. </w:t>
      </w:r>
      <w:r w:rsidR="00722136">
        <w:t>P</w:t>
      </w:r>
      <w:r w:rsidR="00CB75B8">
        <w:t xml:space="preserve">lant-specific </w:t>
      </w:r>
      <w:r w:rsidR="00722136">
        <w:t xml:space="preserve">visualizations in the </w:t>
      </w:r>
      <w:r w:rsidR="00CB75B8">
        <w:t xml:space="preserve">graphical user interface (GUI) </w:t>
      </w:r>
      <w:r w:rsidR="00722136">
        <w:t xml:space="preserve">demand significant </w:t>
      </w:r>
      <w:r w:rsidR="00C92C80">
        <w:t xml:space="preserve">efforts for their creation </w:t>
      </w:r>
      <w:r w:rsidR="00722136">
        <w:t>and modification</w:t>
      </w:r>
      <w:r w:rsidR="00C92C80">
        <w:t xml:space="preserve"> upon any technical change. As virtual representations of the process facility</w:t>
      </w:r>
      <w:r w:rsidR="00D37455">
        <w:t xml:space="preserve"> and with the imminent increase in changes, </w:t>
      </w:r>
      <w:r w:rsidR="00C92C80">
        <w:t xml:space="preserve">they are subject to </w:t>
      </w:r>
      <w:r w:rsidR="00D37455">
        <w:t xml:space="preserve">constant manual updating. Moreover, this constant change </w:t>
      </w:r>
      <w:r w:rsidR="00A37FE2">
        <w:t>leads to</w:t>
      </w:r>
      <w:r w:rsidR="00D37455">
        <w:t xml:space="preserve"> deviation</w:t>
      </w:r>
      <w:r w:rsidR="00A37FE2">
        <w:t xml:space="preserve"> from </w:t>
      </w:r>
      <w:r w:rsidR="00D37455">
        <w:t>the industry standards for visualizations</w:t>
      </w:r>
      <w:r w:rsidR="0086155C">
        <w:t xml:space="preserve">, </w:t>
      </w:r>
      <w:r w:rsidR="00D37455">
        <w:t>like those for P&amp;ID visualizations. As a result, different</w:t>
      </w:r>
      <w:r w:rsidR="00454A8D">
        <w:t xml:space="preserve"> </w:t>
      </w:r>
      <w:r w:rsidR="00D37455">
        <w:t xml:space="preserve">companies </w:t>
      </w:r>
      <w:r w:rsidR="00454A8D">
        <w:t>from</w:t>
      </w:r>
      <w:r w:rsidR="00D37455">
        <w:t xml:space="preserve"> different sectors </w:t>
      </w:r>
      <w:r w:rsidR="00A37FE2">
        <w:t xml:space="preserve">end up </w:t>
      </w:r>
      <w:r w:rsidR="00660007">
        <w:t>each with different</w:t>
      </w:r>
      <w:r w:rsidR="00A37FE2">
        <w:t xml:space="preserve"> standards</w:t>
      </w:r>
      <w:r w:rsidR="00660007">
        <w:t>,</w:t>
      </w:r>
      <w:r w:rsidR="00A37FE2">
        <w:t xml:space="preserve"> which </w:t>
      </w:r>
      <w:r w:rsidR="00660007">
        <w:t xml:space="preserve">further increases the engineering complexity </w:t>
      </w:r>
      <w:r w:rsidR="00BA19B8">
        <w:t xml:space="preserve">and </w:t>
      </w:r>
      <w:r w:rsidR="00660007">
        <w:t xml:space="preserve">results </w:t>
      </w:r>
      <w:r w:rsidR="00395717">
        <w:t>in counterproductive GUIs</w:t>
      </w:r>
      <w:r w:rsidR="00660007">
        <w:t>.</w:t>
      </w:r>
      <w:r w:rsidR="0086155C">
        <w:t xml:space="preserve"> </w:t>
      </w:r>
      <w:r w:rsidR="00F42C58">
        <w:t xml:space="preserve">For these reasons, production software </w:t>
      </w:r>
      <w:r w:rsidR="00BA19B8">
        <w:t xml:space="preserve">requires </w:t>
      </w:r>
      <w:r w:rsidR="00395717">
        <w:t>adapting</w:t>
      </w:r>
      <w:r w:rsidR="001A725B">
        <w:t xml:space="preserve"> </w:t>
      </w:r>
      <w:r w:rsidR="00F42C58">
        <w:t xml:space="preserve">to </w:t>
      </w:r>
      <w:r w:rsidR="00D67190">
        <w:t>these demanding trends</w:t>
      </w:r>
      <w:r w:rsidR="001A725B">
        <w:t xml:space="preserve"> in the process engineering industry</w:t>
      </w:r>
      <w:r w:rsidR="00D67190">
        <w:t xml:space="preserve">. With respect to </w:t>
      </w:r>
      <w:r w:rsidR="00395717">
        <w:t xml:space="preserve">process </w:t>
      </w:r>
      <w:r w:rsidR="001A725B">
        <w:t>visualizations</w:t>
      </w:r>
      <w:r w:rsidR="00395717">
        <w:t xml:space="preserve"> in the process engineering industry</w:t>
      </w:r>
      <w:r w:rsidR="001A725B">
        <w:t>, a system</w:t>
      </w:r>
      <w:r w:rsidR="00D67190">
        <w:t xml:space="preserve"> </w:t>
      </w:r>
      <w:r w:rsidR="00AD2249">
        <w:t xml:space="preserve">must </w:t>
      </w:r>
      <w:r w:rsidR="001A725B">
        <w:t xml:space="preserve">be developed for the automated generation </w:t>
      </w:r>
      <w:r w:rsidR="00D51643">
        <w:t>of modular and dynamic plant</w:t>
      </w:r>
      <w:r w:rsidR="00D67190">
        <w:t xml:space="preserve"> P&amp;ID visualizations</w:t>
      </w:r>
      <w:r w:rsidR="00AD2249">
        <w:t xml:space="preserve"> with minimal user configuration</w:t>
      </w:r>
      <w:r w:rsidR="00BA19B8">
        <w:t xml:space="preserve"> and integrat</w:t>
      </w:r>
      <w:r w:rsidR="00421783">
        <w:t>ion</w:t>
      </w:r>
      <w:r w:rsidR="00BA19B8">
        <w:t xml:space="preserve"> to the MES software at hand.</w:t>
      </w:r>
    </w:p>
    <w:p w14:paraId="16EE18DE" w14:textId="77777777" w:rsidR="002648DB" w:rsidRDefault="002648DB" w:rsidP="002648DB">
      <w:pPr>
        <w:pStyle w:val="body"/>
        <w:keepNext/>
        <w:jc w:val="center"/>
      </w:pPr>
      <w:r>
        <w:rPr>
          <w:noProof/>
          <w:lang w:val="de-DE" w:eastAsia="de-DE"/>
        </w:rPr>
        <w:lastRenderedPageBreak/>
        <w:drawing>
          <wp:inline distT="0" distB="0" distL="0" distR="0" wp14:anchorId="5B4CC792" wp14:editId="6FCEAD23">
            <wp:extent cx="5142016" cy="4038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_life_cycle.PNG"/>
                    <pic:cNvPicPr/>
                  </pic:nvPicPr>
                  <pic:blipFill rotWithShape="1">
                    <a:blip r:embed="rId17">
                      <a:extLst>
                        <a:ext uri="{28A0092B-C50C-407E-A947-70E740481C1C}">
                          <a14:useLocalDpi xmlns:a14="http://schemas.microsoft.com/office/drawing/2010/main" val="0"/>
                        </a:ext>
                      </a:extLst>
                    </a:blip>
                    <a:srcRect r="1800"/>
                    <a:stretch/>
                  </pic:blipFill>
                  <pic:spPr bwMode="auto">
                    <a:xfrm>
                      <a:off x="0" y="0"/>
                      <a:ext cx="5142016" cy="4038600"/>
                    </a:xfrm>
                    <a:prstGeom prst="rect">
                      <a:avLst/>
                    </a:prstGeom>
                    <a:ln>
                      <a:noFill/>
                    </a:ln>
                    <a:extLst>
                      <a:ext uri="{53640926-AAD7-44D8-BBD7-CCE9431645EC}">
                        <a14:shadowObscured xmlns:a14="http://schemas.microsoft.com/office/drawing/2010/main"/>
                      </a:ext>
                    </a:extLst>
                  </pic:spPr>
                </pic:pic>
              </a:graphicData>
            </a:graphic>
          </wp:inline>
        </w:drawing>
      </w:r>
    </w:p>
    <w:p w14:paraId="70CB1649" w14:textId="7E68C089" w:rsidR="00150860" w:rsidRDefault="002648DB" w:rsidP="0044743A">
      <w:pPr>
        <w:pStyle w:val="Caption"/>
        <w:jc w:val="center"/>
      </w:pPr>
      <w:bookmarkStart w:id="17" w:name="_Toc52404838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w:t>
      </w:r>
      <w:r w:rsidR="00F011BF">
        <w:rPr>
          <w:noProof/>
        </w:rPr>
        <w:fldChar w:fldCharType="end"/>
      </w:r>
      <w:r>
        <w:t xml:space="preserve"> </w:t>
      </w:r>
      <w:r w:rsidRPr="0076758D">
        <w:t>Software life cycles in comparison and the rise in its importance for present day industrial plants</w:t>
      </w:r>
      <w:r w:rsidR="0044743A">
        <w:t xml:space="preserve">                   </w:t>
      </w:r>
      <w:r w:rsidR="00C2630D">
        <w:t>Source:</w:t>
      </w:r>
      <w:r w:rsidR="0044743A">
        <w:t xml:space="preserve"> </w:t>
      </w:r>
      <w:r w:rsidR="000748F0">
        <w:t>Chair</w:t>
      </w:r>
      <w:r w:rsidR="00C2630D">
        <w:t xml:space="preserve"> AIS TUM</w:t>
      </w:r>
      <w:bookmarkEnd w:id="17"/>
    </w:p>
    <w:p w14:paraId="01C02AB4" w14:textId="77777777" w:rsidR="002648DB" w:rsidRPr="002648DB" w:rsidRDefault="002648DB" w:rsidP="002648DB"/>
    <w:p w14:paraId="11A34477" w14:textId="74BC4F77" w:rsidR="00163040" w:rsidRDefault="00163040" w:rsidP="0066419F">
      <w:pPr>
        <w:pStyle w:val="h2"/>
      </w:pPr>
      <w:bookmarkStart w:id="18" w:name="_Toc524108062"/>
      <w:r>
        <w:t>Initial Situation</w:t>
      </w:r>
      <w:bookmarkEnd w:id="18"/>
    </w:p>
    <w:p w14:paraId="4C6A5EB0" w14:textId="77777777" w:rsidR="004C67BE" w:rsidRDefault="001B5CAA" w:rsidP="00D0056A">
      <w:pPr>
        <w:pStyle w:val="body"/>
      </w:pPr>
      <w:r>
        <w:t xml:space="preserve">The foundations of this project </w:t>
      </w:r>
      <w:r w:rsidR="00454A8D">
        <w:t>were</w:t>
      </w:r>
      <w:r>
        <w:t xml:space="preserve"> </w:t>
      </w:r>
      <w:r w:rsidR="00454A8D">
        <w:t>already set</w:t>
      </w:r>
      <w:r>
        <w:t xml:space="preserve"> by </w:t>
      </w:r>
      <w:r w:rsidR="00454A8D">
        <w:t>previous</w:t>
      </w:r>
      <w:r>
        <w:t xml:space="preserve"> projects in the context of the ProcAppCom research project</w:t>
      </w:r>
      <w:r w:rsidR="00454A8D">
        <w:t xml:space="preserve"> at Gefasoft</w:t>
      </w:r>
      <w:r>
        <w:t xml:space="preserve">. </w:t>
      </w:r>
      <w:r w:rsidR="00FF145B">
        <w:t>A</w:t>
      </w:r>
      <w:r w:rsidR="0082068D">
        <w:t xml:space="preserve"> general </w:t>
      </w:r>
      <w:r w:rsidR="00FF145B">
        <w:t xml:space="preserve">description model for process engineering plants </w:t>
      </w:r>
      <w:r w:rsidR="00034538">
        <w:t xml:space="preserve">was initially developed. </w:t>
      </w:r>
      <w:r w:rsidR="007152BF">
        <w:t>Before the start of this project, it was also possible for</w:t>
      </w:r>
      <w:r w:rsidR="00034538">
        <w:t xml:space="preserve"> </w:t>
      </w:r>
      <w:r w:rsidR="007152BF">
        <w:t xml:space="preserve">plant </w:t>
      </w:r>
      <w:r w:rsidR="00034538">
        <w:t xml:space="preserve">models </w:t>
      </w:r>
      <w:r w:rsidR="007152BF">
        <w:t>to be read</w:t>
      </w:r>
      <w:r w:rsidR="00034538">
        <w:t xml:space="preserve"> </w:t>
      </w:r>
      <w:r w:rsidR="007152BF">
        <w:t>and</w:t>
      </w:r>
      <w:r w:rsidR="00034538">
        <w:t xml:space="preserve"> </w:t>
      </w:r>
      <w:r w:rsidR="007152BF">
        <w:t>directly</w:t>
      </w:r>
      <w:r w:rsidR="00421783">
        <w:t xml:space="preserve"> transcribed</w:t>
      </w:r>
      <w:r w:rsidR="007152BF">
        <w:t xml:space="preserve"> to </w:t>
      </w:r>
      <w:r w:rsidR="00034538">
        <w:t>database tables of the MES Legato Sapient®</w:t>
      </w:r>
      <w:r w:rsidR="00421783">
        <w:t xml:space="preserve">. This </w:t>
      </w:r>
      <w:r w:rsidR="00F04F89">
        <w:t>enabl</w:t>
      </w:r>
      <w:r w:rsidR="00421783">
        <w:t xml:space="preserve">es </w:t>
      </w:r>
      <w:r w:rsidR="00171BD4">
        <w:t xml:space="preserve">the automated connection of the MES to the </w:t>
      </w:r>
      <w:r w:rsidR="000D6F48">
        <w:t xml:space="preserve">plant’s </w:t>
      </w:r>
      <w:r w:rsidR="00171BD4">
        <w:t xml:space="preserve">control and </w:t>
      </w:r>
      <w:r w:rsidR="000D6F48">
        <w:t>field</w:t>
      </w:r>
      <w:r w:rsidR="00171BD4">
        <w:t xml:space="preserve"> levels</w:t>
      </w:r>
      <w:r w:rsidR="000D6F48">
        <w:t xml:space="preserve"> </w:t>
      </w:r>
      <w:r w:rsidR="00171BD4">
        <w:t xml:space="preserve">via the </w:t>
      </w:r>
      <w:r w:rsidR="00F04F89">
        <w:t>factory edge gateways</w:t>
      </w:r>
      <w:r w:rsidR="00B22BF5" w:rsidRPr="00265588">
        <w:t xml:space="preserve">. </w:t>
      </w:r>
      <w:r w:rsidR="00F04F89">
        <w:t xml:space="preserve">A system for the </w:t>
      </w:r>
      <w:r w:rsidR="00276B1C">
        <w:t>automated</w:t>
      </w:r>
      <w:r w:rsidR="00F04F89">
        <w:t xml:space="preserve"> generation of </w:t>
      </w:r>
      <w:r w:rsidR="000D6F48">
        <w:t xml:space="preserve">P&amp;ID visualizations for the user selected site, area, production unit, process cell or equipment module of </w:t>
      </w:r>
      <w:r w:rsidR="00F04F89">
        <w:t xml:space="preserve">the modelled process engineering plant </w:t>
      </w:r>
      <w:r w:rsidR="009C513B">
        <w:t>is the culmination</w:t>
      </w:r>
      <w:r w:rsidR="00B22BF5" w:rsidRPr="00265588">
        <w:t xml:space="preserve"> of this research project.</w:t>
      </w:r>
      <w:r w:rsidR="007D4D78">
        <w:t xml:space="preserve"> </w:t>
      </w:r>
    </w:p>
    <w:p w14:paraId="21883E71" w14:textId="49895858" w:rsidR="003841C7" w:rsidRDefault="007D4D78" w:rsidP="00D0056A">
      <w:pPr>
        <w:pStyle w:val="body"/>
      </w:pPr>
      <w:r>
        <w:t xml:space="preserve">The Legato Graphic Designer boardlet of Legato Sapient® was developed for the dynamic rendering of visualizations in the form of a single, static xml file. In favor of </w:t>
      </w:r>
      <w:r w:rsidR="006B1C4A">
        <w:t xml:space="preserve">preventing repetition and to seamlessly integrate to the Legato Sapient </w:t>
      </w:r>
      <w:r w:rsidR="0096541B">
        <w:t>Environment</w:t>
      </w:r>
      <w:r w:rsidR="006B1C4A">
        <w:t xml:space="preserve">, existing code should be leveraged as much as possible. The final product is </w:t>
      </w:r>
      <w:r w:rsidR="00B24C09">
        <w:t xml:space="preserve">a </w:t>
      </w:r>
      <w:r w:rsidR="006B1C4A">
        <w:t>dashboard for the creation and rendering of</w:t>
      </w:r>
      <w:r w:rsidR="0096541B">
        <w:t xml:space="preserve"> the</w:t>
      </w:r>
      <w:r w:rsidR="006B1C4A">
        <w:t xml:space="preserve"> user </w:t>
      </w:r>
      <w:r w:rsidR="0096541B">
        <w:t>selected</w:t>
      </w:r>
      <w:r w:rsidR="006B1C4A">
        <w:t xml:space="preserve"> process </w:t>
      </w:r>
      <w:r w:rsidR="0096541B">
        <w:t>engineering plant instance.</w:t>
      </w:r>
    </w:p>
    <w:p w14:paraId="14F1C63D" w14:textId="69344C49" w:rsidR="00BC0780" w:rsidRDefault="00BC0780" w:rsidP="00D0056A">
      <w:pPr>
        <w:pStyle w:val="body"/>
      </w:pPr>
      <w:r w:rsidRPr="00BC0780">
        <w:t xml:space="preserve">&lt;INSERT GLOBAL </w:t>
      </w:r>
      <w:r w:rsidR="008678EB">
        <w:t>PROCAPPCOM</w:t>
      </w:r>
      <w:r w:rsidRPr="00BC0780">
        <w:t xml:space="preserve"> PROJECT </w:t>
      </w:r>
      <w:r w:rsidR="0042325A">
        <w:t>OVERVIEW</w:t>
      </w:r>
      <w:r w:rsidR="00825983">
        <w:t xml:space="preserve"> WITH ZOOM IN TO </w:t>
      </w:r>
      <w:commentRangeStart w:id="19"/>
      <w:r w:rsidR="00825983">
        <w:t>BOARDLET</w:t>
      </w:r>
      <w:commentRangeEnd w:id="19"/>
      <w:r w:rsidR="00B70009">
        <w:rPr>
          <w:rStyle w:val="CommentReference"/>
          <w:rFonts w:ascii="Times New Roman" w:eastAsiaTheme="minorEastAsia" w:hAnsi="Times New Roman" w:cs="Times New Roman"/>
          <w:color w:val="auto"/>
          <w:shd w:val="clear" w:color="auto" w:fill="auto"/>
        </w:rPr>
        <w:commentReference w:id="19"/>
      </w:r>
      <w:r w:rsidR="00825983" w:rsidRPr="00BC0780">
        <w:t xml:space="preserve"> </w:t>
      </w:r>
      <w:r w:rsidRPr="00BC0780">
        <w:t>&gt;</w:t>
      </w:r>
    </w:p>
    <w:p w14:paraId="165F8349" w14:textId="318DA8CB" w:rsidR="00C263D7" w:rsidRDefault="00C263D7" w:rsidP="00D0056A">
      <w:pPr>
        <w:pStyle w:val="body"/>
      </w:pPr>
    </w:p>
    <w:p w14:paraId="47464EC5" w14:textId="77777777" w:rsidR="0084035A" w:rsidRDefault="00275FC6" w:rsidP="0084035A">
      <w:pPr>
        <w:pStyle w:val="h2"/>
      </w:pPr>
      <w:bookmarkStart w:id="20" w:name="_Toc524108063"/>
      <w:r>
        <w:t>Goal</w:t>
      </w:r>
      <w:r w:rsidR="0045272F">
        <w:t>s</w:t>
      </w:r>
      <w:r w:rsidR="00163040">
        <w:t xml:space="preserve"> of the Bachelor Thesis</w:t>
      </w:r>
      <w:bookmarkEnd w:id="20"/>
      <w:r w:rsidR="0084035A" w:rsidRPr="0084035A">
        <w:t xml:space="preserve"> </w:t>
      </w:r>
    </w:p>
    <w:p w14:paraId="3792EB0E" w14:textId="2AD510C0" w:rsidR="007D4D78" w:rsidRDefault="00ED4FD3" w:rsidP="00342D53">
      <w:pPr>
        <w:pStyle w:val="body"/>
      </w:pPr>
      <w:r>
        <w:t xml:space="preserve">The goals of the </w:t>
      </w:r>
      <w:r w:rsidR="00A25009">
        <w:t>bachelor thesis</w:t>
      </w:r>
      <w:r>
        <w:t xml:space="preserve"> give an overview of what is ultimately intended</w:t>
      </w:r>
      <w:r w:rsidR="00B74C58">
        <w:t xml:space="preserve">. They </w:t>
      </w:r>
      <w:r w:rsidR="00DA5BF3">
        <w:t>enabled a plan to be defined</w:t>
      </w:r>
      <w:r w:rsidR="00342D53">
        <w:t xml:space="preserve"> initially</w:t>
      </w:r>
      <w:r w:rsidR="00DA5BF3">
        <w:t xml:space="preserve"> in terms of the desired outcomes</w:t>
      </w:r>
      <w:r w:rsidR="003C1DAB">
        <w:t xml:space="preserve"> of the project</w:t>
      </w:r>
      <w:r w:rsidR="00342D53">
        <w:t>. T</w:t>
      </w:r>
      <w:r w:rsidR="00DA5BF3">
        <w:t>he</w:t>
      </w:r>
      <w:r w:rsidR="00342D53">
        <w:t xml:space="preserve"> specifics for the </w:t>
      </w:r>
      <w:r w:rsidR="005C05A1">
        <w:t>fulfillment</w:t>
      </w:r>
      <w:r w:rsidR="00342D53">
        <w:t xml:space="preserve"> of the goals </w:t>
      </w:r>
      <w:r w:rsidR="00A25009">
        <w:t>came</w:t>
      </w:r>
      <w:r w:rsidR="00342D53">
        <w:t xml:space="preserve"> later with the</w:t>
      </w:r>
      <w:r w:rsidR="00A25009">
        <w:t xml:space="preserve"> definition of</w:t>
      </w:r>
      <w:r w:rsidR="009E13F2">
        <w:t xml:space="preserve"> </w:t>
      </w:r>
      <w:r w:rsidR="00777C06">
        <w:t xml:space="preserve">the </w:t>
      </w:r>
      <w:r w:rsidR="009E13F2">
        <w:t>technical and conceptual requirements</w:t>
      </w:r>
      <w:r w:rsidR="00A25009">
        <w:t xml:space="preserve">. </w:t>
      </w:r>
      <w:r w:rsidR="00933C66">
        <w:t xml:space="preserve">The following </w:t>
      </w:r>
      <w:r w:rsidR="00A25009">
        <w:t xml:space="preserve">goals </w:t>
      </w:r>
      <w:r w:rsidR="00933C66">
        <w:t>were</w:t>
      </w:r>
      <w:r w:rsidR="00A25009">
        <w:t xml:space="preserve"> set to define what was to be </w:t>
      </w:r>
      <w:r w:rsidR="00933C66">
        <w:t xml:space="preserve">ultimately </w:t>
      </w:r>
      <w:r w:rsidR="00A25009">
        <w:t>achieved</w:t>
      </w:r>
      <w:r w:rsidR="00933C66">
        <w:t xml:space="preserve"> by means of the developed solution: </w:t>
      </w:r>
      <w:r w:rsidR="00A25009">
        <w:t xml:space="preserve"> </w:t>
      </w:r>
    </w:p>
    <w:p w14:paraId="78D94A15" w14:textId="75BC3694" w:rsidR="0084035A" w:rsidRPr="00342D53" w:rsidRDefault="0084035A" w:rsidP="00664D7C">
      <w:pPr>
        <w:pStyle w:val="tightlist"/>
        <w:numPr>
          <w:ilvl w:val="0"/>
          <w:numId w:val="4"/>
        </w:numPr>
      </w:pPr>
      <w:commentRangeStart w:id="21"/>
      <w:r w:rsidRPr="00342D53">
        <w:t xml:space="preserve">Reduce technical effort and accelerate </w:t>
      </w:r>
      <w:r w:rsidR="003A5125">
        <w:t>the generation</w:t>
      </w:r>
      <w:r w:rsidRPr="00342D53">
        <w:t xml:space="preserve"> and modification of Piping and Instrumentation Diagram (P&amp;ID) visualization</w:t>
      </w:r>
      <w:r w:rsidR="009B2045">
        <w:t>s</w:t>
      </w:r>
      <w:r w:rsidRPr="00342D53">
        <w:t xml:space="preserve"> </w:t>
      </w:r>
      <w:r w:rsidR="009B2045">
        <w:t>for</w:t>
      </w:r>
      <w:r w:rsidRPr="00342D53">
        <w:t xml:space="preserve"> industrial </w:t>
      </w:r>
      <w:r w:rsidR="003A5125">
        <w:t>process plants</w:t>
      </w:r>
      <w:r w:rsidRPr="00342D53">
        <w:t>.</w:t>
      </w:r>
    </w:p>
    <w:p w14:paraId="42FBFB65" w14:textId="1B832D32" w:rsidR="0084035A" w:rsidRDefault="00F67053" w:rsidP="00664D7C">
      <w:pPr>
        <w:pStyle w:val="tightlist"/>
        <w:numPr>
          <w:ilvl w:val="0"/>
          <w:numId w:val="4"/>
        </w:numPr>
      </w:pPr>
      <w:r>
        <w:t xml:space="preserve">Normalization of the </w:t>
      </w:r>
      <w:r w:rsidR="0084035A" w:rsidRPr="00342D53">
        <w:t xml:space="preserve">visualization components according to </w:t>
      </w:r>
      <w:r w:rsidR="00940D35">
        <w:t>industrial</w:t>
      </w:r>
      <w:r w:rsidR="0084035A" w:rsidRPr="00342D53">
        <w:t xml:space="preserve"> </w:t>
      </w:r>
      <w:r>
        <w:t xml:space="preserve">standards and best practices </w:t>
      </w:r>
      <w:r w:rsidR="0084035A" w:rsidRPr="00342D53">
        <w:t>for</w:t>
      </w:r>
      <w:r w:rsidR="00AA1168">
        <w:t xml:space="preserve"> generation of</w:t>
      </w:r>
      <w:r w:rsidR="0084035A" w:rsidRPr="00342D53">
        <w:t xml:space="preserve"> </w:t>
      </w:r>
      <w:r w:rsidR="00AA1168">
        <w:t xml:space="preserve">consistent </w:t>
      </w:r>
      <w:r w:rsidR="00940D35">
        <w:t xml:space="preserve">P&amp;ID </w:t>
      </w:r>
      <w:r w:rsidR="00AA1168">
        <w:t>visualizations</w:t>
      </w:r>
      <w:r w:rsidR="00940D35">
        <w:t>.</w:t>
      </w:r>
    </w:p>
    <w:p w14:paraId="084D5166" w14:textId="3C0A4E40" w:rsidR="00796A4F" w:rsidRPr="00E658D3" w:rsidRDefault="0084035A" w:rsidP="00664D7C">
      <w:pPr>
        <w:pStyle w:val="tightlist"/>
        <w:numPr>
          <w:ilvl w:val="0"/>
          <w:numId w:val="4"/>
        </w:numPr>
      </w:pPr>
      <w:r w:rsidRPr="00940D35">
        <w:t>Prototypal implementation</w:t>
      </w:r>
      <w:r w:rsidR="00B76D73">
        <w:t xml:space="preserve"> </w:t>
      </w:r>
      <w:r w:rsidRPr="00940D35">
        <w:t xml:space="preserve">of the software solution in the </w:t>
      </w:r>
      <w:r w:rsidR="006D5176" w:rsidRPr="00940D35">
        <w:t xml:space="preserve">web-based </w:t>
      </w:r>
      <w:r w:rsidRPr="00940D35">
        <w:t xml:space="preserve">MES Legato Sapient® in the form </w:t>
      </w:r>
      <w:r w:rsidR="00940D35">
        <w:t xml:space="preserve">of a user-friendly </w:t>
      </w:r>
      <w:r w:rsidR="006D5176" w:rsidRPr="00940D35">
        <w:t>GUI dashboard</w:t>
      </w:r>
      <w:r w:rsidRPr="00940D35">
        <w:t xml:space="preserve"> for the generation and </w:t>
      </w:r>
      <w:r w:rsidR="00940D35" w:rsidRPr="00940D35">
        <w:t>viewing of P&amp;ID visualizations</w:t>
      </w:r>
      <w:r w:rsidR="00940D35">
        <w:t xml:space="preserve"> with abstraction of configurations</w:t>
      </w:r>
      <w:r w:rsidR="007B7A4E">
        <w:t xml:space="preserve"> for the user</w:t>
      </w:r>
      <w:r w:rsidR="00940D35">
        <w:t>.</w:t>
      </w:r>
    </w:p>
    <w:p w14:paraId="2842EA57" w14:textId="140326A4" w:rsidR="00300AC4" w:rsidRDefault="00B76D73" w:rsidP="00664D7C">
      <w:pPr>
        <w:pStyle w:val="tightlist"/>
        <w:numPr>
          <w:ilvl w:val="0"/>
          <w:numId w:val="4"/>
        </w:numPr>
      </w:pPr>
      <w:r w:rsidRPr="00E658D3">
        <w:t>Verification, validation and evaluation of the solution for the implementation in an industrial grade manufacturing execution syste</w:t>
      </w:r>
      <w:r w:rsidR="007E3F8C" w:rsidRPr="00E658D3">
        <w:t>m.</w:t>
      </w:r>
      <w:commentRangeEnd w:id="21"/>
      <w:r w:rsidR="004E5ADC" w:rsidRPr="00E658D3">
        <w:commentReference w:id="21"/>
      </w:r>
    </w:p>
    <w:p w14:paraId="57EE2277" w14:textId="77777777" w:rsidR="007A6978" w:rsidRDefault="007A6978" w:rsidP="007A6978">
      <w:pPr>
        <w:pStyle w:val="body"/>
      </w:pPr>
    </w:p>
    <w:p w14:paraId="1FF9A66C" w14:textId="7F84EB83" w:rsidR="00D0056A" w:rsidRDefault="00023884" w:rsidP="00D0056A">
      <w:pPr>
        <w:pStyle w:val="h2"/>
      </w:pPr>
      <w:bookmarkStart w:id="22" w:name="_Toc524108064"/>
      <w:commentRangeStart w:id="23"/>
      <w:r>
        <w:t>Project Requirements</w:t>
      </w:r>
      <w:commentRangeEnd w:id="23"/>
      <w:r w:rsidR="00E658D3">
        <w:rPr>
          <w:rStyle w:val="CommentReference"/>
          <w:rFonts w:ascii="Times New Roman" w:eastAsiaTheme="minorEastAsia" w:hAnsi="Times New Roman" w:cs="Times New Roman"/>
        </w:rPr>
        <w:commentReference w:id="23"/>
      </w:r>
      <w:bookmarkEnd w:id="22"/>
    </w:p>
    <w:p w14:paraId="14327BA7" w14:textId="00C14ECF" w:rsidR="00F437B5" w:rsidRDefault="00300AC4" w:rsidP="00BA22B8">
      <w:pPr>
        <w:pStyle w:val="body"/>
      </w:pPr>
      <w:r>
        <w:t>Specific</w:t>
      </w:r>
      <w:r w:rsidR="00333239">
        <w:t xml:space="preserve"> requirements where set </w:t>
      </w:r>
      <w:r>
        <w:t xml:space="preserve">apart from the project goals </w:t>
      </w:r>
      <w:r w:rsidR="00333239">
        <w:t xml:space="preserve">for the technical and conceptual aspects of the project. It was intended </w:t>
      </w:r>
      <w:r>
        <w:t>for</w:t>
      </w:r>
      <w:r w:rsidR="00333239">
        <w:t xml:space="preserve"> all requirements </w:t>
      </w:r>
      <w:r>
        <w:t>to be</w:t>
      </w:r>
      <w:r w:rsidR="00333239">
        <w:t xml:space="preserve"> met by the end of the </w:t>
      </w:r>
      <w:r w:rsidR="005B2726">
        <w:t>project,</w:t>
      </w:r>
      <w:r>
        <w:t xml:space="preserve"> but the</w:t>
      </w:r>
      <w:r w:rsidR="00333239">
        <w:t xml:space="preserve"> development </w:t>
      </w:r>
      <w:r w:rsidR="00D85DC1">
        <w:t>cycle</w:t>
      </w:r>
      <w:r w:rsidR="00333239">
        <w:t xml:space="preserve"> brought slight </w:t>
      </w:r>
      <w:r w:rsidR="00D85DC1">
        <w:t>variations</w:t>
      </w:r>
      <w:r w:rsidR="00333239">
        <w:t xml:space="preserve"> to some</w:t>
      </w:r>
      <w:r>
        <w:t xml:space="preserve"> </w:t>
      </w:r>
      <w:r w:rsidR="004F1036">
        <w:t>during</w:t>
      </w:r>
      <w:r>
        <w:t xml:space="preserve"> </w:t>
      </w:r>
      <w:r w:rsidR="004F1036">
        <w:t xml:space="preserve">the course of </w:t>
      </w:r>
      <w:r>
        <w:t>the project</w:t>
      </w:r>
      <w:r w:rsidR="005B2726">
        <w:t>.</w:t>
      </w:r>
      <w:r w:rsidR="00861FCB">
        <w:t xml:space="preserve"> </w:t>
      </w:r>
      <w:r w:rsidR="00861FCB" w:rsidRPr="00B70009">
        <w:rPr>
          <w:highlight w:val="yellow"/>
          <w:rPrChange w:id="24" w:author="Daniel Dr. Schütz" w:date="2018-09-12T15:16:00Z">
            <w:rPr/>
          </w:rPrChange>
        </w:rPr>
        <w:t>T</w:t>
      </w:r>
      <w:r w:rsidR="001B2F8B" w:rsidRPr="00B70009">
        <w:rPr>
          <w:highlight w:val="yellow"/>
          <w:rPrChange w:id="25" w:author="Daniel Dr. Schütz" w:date="2018-09-12T15:16:00Z">
            <w:rPr/>
          </w:rPrChange>
        </w:rPr>
        <w:t>echnical requirements</w:t>
      </w:r>
      <w:r w:rsidR="001B2F8B">
        <w:t xml:space="preserve"> define the intended outcome of the practical implementation of the project at Gefasoft® Gmbh.</w:t>
      </w:r>
      <w:r w:rsidR="00861FCB">
        <w:t xml:space="preserve"> </w:t>
      </w:r>
      <w:commentRangeStart w:id="26"/>
      <w:r w:rsidR="00861FCB" w:rsidRPr="00B70009">
        <w:rPr>
          <w:highlight w:val="yellow"/>
          <w:rPrChange w:id="27" w:author="Daniel Dr. Schütz" w:date="2018-09-12T15:16:00Z">
            <w:rPr/>
          </w:rPrChange>
        </w:rPr>
        <w:t>Conceptual requirements</w:t>
      </w:r>
      <w:r w:rsidR="00861FCB">
        <w:t xml:space="preserve"> </w:t>
      </w:r>
      <w:commentRangeEnd w:id="26"/>
      <w:r w:rsidR="00B70009">
        <w:rPr>
          <w:rStyle w:val="CommentReference"/>
          <w:rFonts w:ascii="Times New Roman" w:eastAsiaTheme="minorEastAsia" w:hAnsi="Times New Roman" w:cs="Times New Roman"/>
          <w:color w:val="auto"/>
          <w:shd w:val="clear" w:color="auto" w:fill="auto"/>
        </w:rPr>
        <w:commentReference w:id="26"/>
      </w:r>
      <w:r w:rsidR="00861FCB">
        <w:t>define the core concepts which the proposed technical solution addresses and on which the functionality is based. Furthermore, the development of new methodologies to achieve the project goals outlined in section 1.4 represents the research part of the project.</w:t>
      </w:r>
    </w:p>
    <w:p w14:paraId="4DF14557" w14:textId="77777777" w:rsidR="00861FCB" w:rsidRDefault="00861FCB" w:rsidP="00861FCB">
      <w:pPr>
        <w:pStyle w:val="body"/>
      </w:pPr>
    </w:p>
    <w:p w14:paraId="30BC9D97" w14:textId="53AC8AA4" w:rsidR="00371134" w:rsidRDefault="00737658" w:rsidP="00973382">
      <w:pPr>
        <w:pStyle w:val="bodyheaderbold"/>
      </w:pPr>
      <w:r w:rsidRPr="00C35DEC">
        <w:t>R1: Library of modular P&amp;ID Visualization Components According to Industry Standards</w:t>
      </w:r>
    </w:p>
    <w:p w14:paraId="1D4FA8AC" w14:textId="49A83AF3" w:rsidR="00432AB3" w:rsidRDefault="00145D69" w:rsidP="00432AB3">
      <w:pPr>
        <w:pStyle w:val="body"/>
      </w:pPr>
      <w:r>
        <w:t>A library of P&amp;ID symbols is to be developed with an object-oriented approach</w:t>
      </w:r>
      <w:r w:rsidR="0077249C">
        <w:t xml:space="preserve">, by means of which shared characteristics are to be propagated (via inheritance) </w:t>
      </w:r>
      <w:commentRangeStart w:id="28"/>
      <w:r>
        <w:t>.</w:t>
      </w:r>
      <w:commentRangeEnd w:id="28"/>
      <w:r w:rsidR="00B70009">
        <w:rPr>
          <w:rStyle w:val="CommentReference"/>
          <w:rFonts w:ascii="Times New Roman" w:eastAsiaTheme="minorEastAsia" w:hAnsi="Times New Roman" w:cs="Times New Roman"/>
          <w:color w:val="auto"/>
          <w:shd w:val="clear" w:color="auto" w:fill="auto"/>
        </w:rPr>
        <w:commentReference w:id="28"/>
      </w:r>
      <w:r>
        <w:t xml:space="preserve"> The symbols themselves should be compliant with the ANSI/ISA S5.1-1984 standards for P&amp;ID visualizations and should allow for user-configurability and the real-time dynamic display of data (for example of process va</w:t>
      </w:r>
      <w:r w:rsidR="0077249C">
        <w:t xml:space="preserve">riables) </w:t>
      </w:r>
      <w:r>
        <w:t>components</w:t>
      </w:r>
      <w:r w:rsidR="0077249C">
        <w:t>.</w:t>
      </w:r>
    </w:p>
    <w:p w14:paraId="64B1BDD8" w14:textId="77777777" w:rsidR="00ED2F8D" w:rsidRPr="00ED2F8D" w:rsidRDefault="00ED2F8D" w:rsidP="007A6978">
      <w:pPr>
        <w:pStyle w:val="body"/>
      </w:pPr>
    </w:p>
    <w:p w14:paraId="54C2DFC5" w14:textId="55EA51FF" w:rsidR="00A375FB" w:rsidRDefault="00A375FB" w:rsidP="00973382">
      <w:pPr>
        <w:pStyle w:val="bodyheaderbold"/>
      </w:pPr>
      <w:r w:rsidRPr="00C35DEC">
        <w:lastRenderedPageBreak/>
        <w:t>R</w:t>
      </w:r>
      <w:r w:rsidR="00737658">
        <w:t>2</w:t>
      </w:r>
      <w:r w:rsidRPr="00C35DEC">
        <w:t>: User Friendly Graphical User Interface (GUI) Boardlet for Creation of P&amp;ID Visualizations</w:t>
      </w:r>
    </w:p>
    <w:p w14:paraId="195875B0" w14:textId="097EC724" w:rsidR="0077249C" w:rsidRPr="00C35DEC" w:rsidRDefault="0077249C" w:rsidP="0077249C">
      <w:pPr>
        <w:pStyle w:val="body"/>
      </w:pPr>
      <w:r>
        <w:t>A simple</w:t>
      </w:r>
      <w:r w:rsidR="00650BEE">
        <w:t xml:space="preserve"> and u</w:t>
      </w:r>
      <w:r w:rsidR="00650BEE" w:rsidRPr="001776F7">
        <w:t>ser-friendly</w:t>
      </w:r>
      <w:r w:rsidRPr="001776F7">
        <w:t xml:space="preserve"> GUI interface</w:t>
      </w:r>
      <w:r w:rsidR="00472B62" w:rsidRPr="001776F7">
        <w:t xml:space="preserve"> </w:t>
      </w:r>
      <w:r w:rsidR="001776F7">
        <w:t>is to be implemented</w:t>
      </w:r>
      <w:r w:rsidR="00472B62" w:rsidRPr="001776F7">
        <w:t xml:space="preserve"> in the form of a </w:t>
      </w:r>
      <w:r w:rsidR="001776F7" w:rsidRPr="001776F7">
        <w:rPr>
          <w:i/>
        </w:rPr>
        <w:t>Legato Web Application</w:t>
      </w:r>
      <w:r w:rsidR="001776F7">
        <w:t xml:space="preserve"> </w:t>
      </w:r>
      <w:r w:rsidR="00472B62" w:rsidRPr="001776F7">
        <w:t>Dashboard composed of Boardlet</w:t>
      </w:r>
      <w:r w:rsidR="001776F7">
        <w:t>s</w:t>
      </w:r>
      <w:r w:rsidR="00472B62" w:rsidRPr="001776F7">
        <w:t>. The dashboard should include the funcitonalities to create new, update existing, and render P&amp;ID visualizations.</w:t>
      </w:r>
      <w:r w:rsidR="00650BEE" w:rsidRPr="001776F7">
        <w:t xml:space="preserve"> The creation of the P&amp;ID should abstract configuration details from the user, and require only </w:t>
      </w:r>
      <w:r w:rsidR="00472B62" w:rsidRPr="001776F7">
        <w:t>minimal user action</w:t>
      </w:r>
      <w:r w:rsidR="00650BEE" w:rsidRPr="001776F7">
        <w:t xml:space="preserve">, </w:t>
      </w:r>
      <w:r w:rsidR="00472B62" w:rsidRPr="001776F7">
        <w:t>for instance,</w:t>
      </w:r>
      <w:r w:rsidR="00650BEE" w:rsidRPr="001776F7">
        <w:t xml:space="preserve"> the selection of the corresponding shape library.</w:t>
      </w:r>
    </w:p>
    <w:p w14:paraId="6927E476" w14:textId="77777777" w:rsidR="00DB0024" w:rsidRPr="00737658" w:rsidRDefault="00DB0024" w:rsidP="005E275C">
      <w:pPr>
        <w:pStyle w:val="body"/>
        <w:ind w:left="0"/>
      </w:pPr>
    </w:p>
    <w:p w14:paraId="53D8F588" w14:textId="62408663" w:rsidR="007F35CA" w:rsidRDefault="002F0F2F" w:rsidP="00973382">
      <w:pPr>
        <w:pStyle w:val="bodyheaderbold"/>
      </w:pPr>
      <w:r w:rsidRPr="00C35DEC">
        <w:t>R</w:t>
      </w:r>
      <w:r w:rsidR="0022598D" w:rsidRPr="00C35DEC">
        <w:t>3</w:t>
      </w:r>
      <w:r w:rsidRPr="00C35DEC">
        <w:t xml:space="preserve">: </w:t>
      </w:r>
      <w:r w:rsidR="007F35CA" w:rsidRPr="00C35DEC">
        <w:t xml:space="preserve">Client-Side </w:t>
      </w:r>
      <w:r w:rsidR="0022598D" w:rsidRPr="00C35DEC">
        <w:t xml:space="preserve">Script for the </w:t>
      </w:r>
      <w:r w:rsidR="00276B1C" w:rsidRPr="00C35DEC">
        <w:t>Automated</w:t>
      </w:r>
      <w:r w:rsidR="0022598D" w:rsidRPr="00C35DEC">
        <w:t xml:space="preserve"> P&amp;ID Visualization</w:t>
      </w:r>
      <w:r w:rsidR="00980783" w:rsidRPr="00C35DEC">
        <w:t xml:space="preserve"> Generation</w:t>
      </w:r>
      <w:r w:rsidR="0022598D" w:rsidRPr="00C35DEC">
        <w:t xml:space="preserve"> as</w:t>
      </w:r>
      <w:r w:rsidR="005B2726">
        <w:t xml:space="preserve"> an</w:t>
      </w:r>
      <w:r w:rsidR="0022598D" w:rsidRPr="00C35DEC">
        <w:t xml:space="preserve"> XML File</w:t>
      </w:r>
    </w:p>
    <w:p w14:paraId="01EA7C15" w14:textId="3D5DB388" w:rsidR="00774149" w:rsidRDefault="00D33D14" w:rsidP="007150CD">
      <w:pPr>
        <w:pStyle w:val="body"/>
      </w:pPr>
      <w:r>
        <w:t>The required business logic for the generation of P&amp;ID visualizations is to run entirely on the client and require little-to-no user configurations, and at best, work at the click of single a button. This abstracts unnecesary complexities for the user to handle. The script itself should be structured in a modular</w:t>
      </w:r>
      <w:r w:rsidR="007150CD">
        <w:t xml:space="preserve"> and composable</w:t>
      </w:r>
      <w:r>
        <w:t xml:space="preserve"> way</w:t>
      </w:r>
      <w:r w:rsidR="007150CD">
        <w:t xml:space="preserve"> and packaged inside a single, well-documented JavaScript file.</w:t>
      </w:r>
    </w:p>
    <w:p w14:paraId="4EBD2BFE" w14:textId="77777777" w:rsidR="007150CD" w:rsidRDefault="007150CD" w:rsidP="007150CD">
      <w:pPr>
        <w:pStyle w:val="body"/>
      </w:pPr>
    </w:p>
    <w:p w14:paraId="5912FF75" w14:textId="33F2ED28" w:rsidR="00DB0024" w:rsidRDefault="0095268D" w:rsidP="00973382">
      <w:pPr>
        <w:pStyle w:val="bodyheaderbold"/>
      </w:pPr>
      <w:r>
        <w:t>R</w:t>
      </w:r>
      <w:r w:rsidR="00774149">
        <w:t>4</w:t>
      </w:r>
      <w:r w:rsidR="00DB0024" w:rsidRPr="00C35DEC">
        <w:t xml:space="preserve">: Mapping of </w:t>
      </w:r>
      <w:r w:rsidR="00DB0024">
        <w:t xml:space="preserve">Physical </w:t>
      </w:r>
      <w:r w:rsidR="00DB0024" w:rsidRPr="00C35DEC">
        <w:t>Plant Instances to Corresponding Visualiz</w:t>
      </w:r>
      <w:r w:rsidR="00DB0024">
        <w:t>ation</w:t>
      </w:r>
      <w:r w:rsidR="00DB0024" w:rsidRPr="00C35DEC">
        <w:t xml:space="preserve"> Component</w:t>
      </w:r>
    </w:p>
    <w:p w14:paraId="5D1272BE" w14:textId="2BDAA37D" w:rsidR="00DB0024" w:rsidRDefault="00260606" w:rsidP="007A6978">
      <w:pPr>
        <w:pStyle w:val="body"/>
      </w:pPr>
      <w:r>
        <w:t xml:space="preserve">Mapping of </w:t>
      </w:r>
      <w:r w:rsidR="002412D0">
        <w:t>the modelled plant instances (in database) is to work seamlessly and unobstrusively with minimal modification to the model or database tables, if any. At best, this should happen with the minimal requirement: a single mapping variable (</w:t>
      </w:r>
      <w:r w:rsidR="002412D0" w:rsidRPr="002412D0">
        <w:rPr>
          <w:rStyle w:val="CodeChar"/>
          <w:rFonts w:eastAsia="Arial"/>
        </w:rPr>
        <w:t>shapeName</w:t>
      </w:r>
      <w:r w:rsidR="002412D0">
        <w:t xml:space="preserve">) through which all plant instances can be appropriately matched to its corresponding geometric P&amp;ID shape in the library. </w:t>
      </w:r>
    </w:p>
    <w:p w14:paraId="7DBEC880" w14:textId="77777777" w:rsidR="00D04C1A" w:rsidRPr="00C35DEC" w:rsidRDefault="00D04C1A" w:rsidP="007A6978">
      <w:pPr>
        <w:pStyle w:val="body"/>
      </w:pPr>
    </w:p>
    <w:p w14:paraId="27C8C781" w14:textId="47F88FBF" w:rsidR="00DB0024" w:rsidRDefault="00DB0024" w:rsidP="00973382">
      <w:pPr>
        <w:pStyle w:val="bodyheaderbold"/>
      </w:pPr>
      <w:r w:rsidRPr="00C35DEC">
        <w:t>R</w:t>
      </w:r>
      <w:r w:rsidR="00774149">
        <w:t>5</w:t>
      </w:r>
      <w:r w:rsidRPr="00C35DEC">
        <w:t>: Automatic Type Detection and Simplification of Connections</w:t>
      </w:r>
    </w:p>
    <w:p w14:paraId="5C9A6997" w14:textId="34D30692" w:rsidR="00DB0024" w:rsidRPr="00C35DEC" w:rsidRDefault="00D04C1A" w:rsidP="00D04C1A">
      <w:pPr>
        <w:pStyle w:val="body"/>
      </w:pPr>
      <w:r>
        <w:t xml:space="preserve">Contrary to </w:t>
      </w:r>
      <w:commentRangeStart w:id="29"/>
      <w:r>
        <w:t xml:space="preserve">vertices, connections </w:t>
      </w:r>
      <w:commentRangeEnd w:id="29"/>
      <w:r w:rsidR="0074559F">
        <w:rPr>
          <w:rStyle w:val="CommentReference"/>
          <w:rFonts w:ascii="Times New Roman" w:eastAsiaTheme="minorEastAsia" w:hAnsi="Times New Roman" w:cs="Times New Roman"/>
          <w:color w:val="auto"/>
          <w:shd w:val="clear" w:color="auto" w:fill="auto"/>
        </w:rPr>
        <w:commentReference w:id="29"/>
      </w:r>
      <w:r>
        <w:t>should not require any changes in the model in order to be correctly mapped to P&amp;ID shapes. This will certainly require some conditional logic, as to determine which connections are of which type</w:t>
      </w:r>
      <w:r w:rsidR="00344DFE">
        <w:t>. That being said, the script should</w:t>
      </w:r>
      <w:r>
        <w:t xml:space="preserve"> </w:t>
      </w:r>
      <w:r w:rsidR="00DB0024" w:rsidRPr="00C35DEC">
        <w:t xml:space="preserve">differentiate between data, process, connection and signal lines. </w:t>
      </w:r>
      <w:r w:rsidR="00344DFE">
        <w:t>Hence,</w:t>
      </w:r>
      <w:r w:rsidR="00DB0024" w:rsidRPr="00C35DEC">
        <w:t xml:space="preserve"> no need to specify a </w:t>
      </w:r>
      <w:r w:rsidR="00DB0024" w:rsidRPr="0011795F">
        <w:rPr>
          <w:i/>
        </w:rPr>
        <w:t>shapeName</w:t>
      </w:r>
      <w:r w:rsidR="00DB0024" w:rsidRPr="00C35DEC">
        <w:t xml:space="preserve"> for connections in the data model.</w:t>
      </w:r>
    </w:p>
    <w:p w14:paraId="40D43651" w14:textId="77777777" w:rsidR="00DB0024" w:rsidRPr="00C35DEC" w:rsidRDefault="00DB0024" w:rsidP="007A6978">
      <w:pPr>
        <w:pStyle w:val="body"/>
      </w:pPr>
    </w:p>
    <w:p w14:paraId="28349FC3" w14:textId="518FC53D" w:rsidR="00DB0024" w:rsidRDefault="00DB0024" w:rsidP="00973382">
      <w:pPr>
        <w:pStyle w:val="bodyheaderbold"/>
      </w:pPr>
      <w:r w:rsidRPr="00C35DEC">
        <w:t>R</w:t>
      </w:r>
      <w:r w:rsidR="00774149">
        <w:t>6</w:t>
      </w:r>
      <w:r w:rsidRPr="00C35DEC">
        <w:t xml:space="preserve">: </w:t>
      </w:r>
      <w:r>
        <w:t>Declarative s</w:t>
      </w:r>
      <w:r w:rsidRPr="00C35DEC">
        <w:t>pecification of Graphing Constraints in Form of Tags</w:t>
      </w:r>
    </w:p>
    <w:p w14:paraId="138E8436" w14:textId="18DCDF9D" w:rsidR="002C586B" w:rsidRPr="00C35DEC" w:rsidRDefault="002C586B" w:rsidP="002C586B">
      <w:pPr>
        <w:pStyle w:val="body"/>
      </w:pPr>
      <w:r>
        <w:t xml:space="preserve">The graph layout and/or positioning logic should </w:t>
      </w:r>
      <w:r w:rsidR="00B0175B">
        <w:t>be implemented in a declarative form, as to provide readability and allow for the progressive enhancement of the algorithm. How the positioning logic is actually implemented should be decoupled from the constraints, which define which rules apply to what.</w:t>
      </w:r>
    </w:p>
    <w:p w14:paraId="7C455157" w14:textId="77777777" w:rsidR="00DB0024" w:rsidRPr="00C35DEC" w:rsidRDefault="00DB0024" w:rsidP="009218D8">
      <w:pPr>
        <w:pStyle w:val="body"/>
        <w:ind w:left="0"/>
      </w:pPr>
    </w:p>
    <w:p w14:paraId="0A4E7B28" w14:textId="2089A0CD" w:rsidR="00DB0024" w:rsidRDefault="00DB0024" w:rsidP="00973382">
      <w:pPr>
        <w:pStyle w:val="bodyheaderbold"/>
      </w:pPr>
      <w:r w:rsidRPr="00C35DEC">
        <w:lastRenderedPageBreak/>
        <w:t>R</w:t>
      </w:r>
      <w:r w:rsidR="00774149">
        <w:t>7</w:t>
      </w:r>
      <w:r w:rsidRPr="00C35DEC">
        <w:t>: P&amp;ID Graphing Algorithm</w:t>
      </w:r>
    </w:p>
    <w:p w14:paraId="4CB4E1CE" w14:textId="400A9DD7" w:rsidR="00DB0024" w:rsidRDefault="005F21E2" w:rsidP="00B66385">
      <w:pPr>
        <w:pStyle w:val="body"/>
        <w:rPr>
          <w:ins w:id="30" w:author="Daniel Dr. Schütz" w:date="2018-09-12T15:20:00Z"/>
        </w:rPr>
      </w:pPr>
      <w:r>
        <w:t>N</w:t>
      </w:r>
      <w:r w:rsidR="009218D8">
        <w:t>o comparable solutio</w:t>
      </w:r>
      <w:r>
        <w:t xml:space="preserve">ns might exist for this purpose. Still, an in-depth research of available and similar graphing algorithms is to be done to borrow characteristics from any if possible. The graph should optimize the area of the visualization so that it decently fits on </w:t>
      </w:r>
      <w:r w:rsidR="00C80E68">
        <w:t>desktop-sized</w:t>
      </w:r>
      <w:r>
        <w:t xml:space="preserve"> scree</w:t>
      </w:r>
      <w:r w:rsidR="00C80E68">
        <w:t>ns</w:t>
      </w:r>
      <w:r>
        <w:t>.</w:t>
      </w:r>
    </w:p>
    <w:p w14:paraId="72561386" w14:textId="77777777" w:rsidR="0074559F" w:rsidRPr="00C35DEC" w:rsidRDefault="0074559F" w:rsidP="00B66385">
      <w:pPr>
        <w:pStyle w:val="body"/>
      </w:pPr>
    </w:p>
    <w:p w14:paraId="52477945" w14:textId="5A09972C" w:rsidR="00DB0024" w:rsidRDefault="00DB0024" w:rsidP="00973382">
      <w:pPr>
        <w:pStyle w:val="bodyheaderbold"/>
      </w:pPr>
      <w:r w:rsidRPr="00C35DEC">
        <w:t>R</w:t>
      </w:r>
      <w:r w:rsidR="00774149">
        <w:t>8</w:t>
      </w:r>
      <w:r w:rsidRPr="00C35DEC">
        <w:t xml:space="preserve">: </w:t>
      </w:r>
      <w:r>
        <w:t>Dynamic Real-Time Display of Process Variables in the P&amp;ID Visualization</w:t>
      </w:r>
    </w:p>
    <w:p w14:paraId="3CF95A29" w14:textId="538CD0ED" w:rsidR="00C65A0C" w:rsidRDefault="00C65A0C" w:rsidP="00C65A0C">
      <w:pPr>
        <w:pStyle w:val="body"/>
      </w:pPr>
      <w:r>
        <w:t xml:space="preserve">Although the file which contains the P&amp;ID is to be a static XML file, it should include dynamic data bindings to external variables, as to allow for the dynamic rendering of this data. </w:t>
      </w:r>
      <w:r w:rsidR="00A53138">
        <w:t>This should support various data types and implement distinct animations and or labels according to that and the type of process engineering element.</w:t>
      </w:r>
      <w:r w:rsidR="00A214B8">
        <w:t xml:space="preserve"> The  data bidings are to be implemented via the </w:t>
      </w:r>
      <w:r w:rsidR="00A214B8" w:rsidRPr="00A214B8">
        <w:rPr>
          <w:rStyle w:val="CodeChar"/>
          <w:rFonts w:eastAsia="Arial"/>
        </w:rPr>
        <w:t>sapient-bind</w:t>
      </w:r>
      <w:r w:rsidR="00A214B8">
        <w:t xml:space="preserve"> property, so that the available </w:t>
      </w:r>
      <w:r w:rsidR="00A214B8" w:rsidRPr="00A214B8">
        <w:rPr>
          <w:i/>
        </w:rPr>
        <w:t>Legato Graphic Designer</w:t>
      </w:r>
      <w:r w:rsidR="00A214B8">
        <w:t xml:space="preserve"> boardlet can handle them correctly.</w:t>
      </w:r>
    </w:p>
    <w:p w14:paraId="6B0F413C" w14:textId="43467AEE" w:rsidR="00774149" w:rsidRDefault="00774149" w:rsidP="0004753A">
      <w:pPr>
        <w:pStyle w:val="body"/>
        <w:ind w:left="0"/>
      </w:pPr>
    </w:p>
    <w:p w14:paraId="0FFD168B" w14:textId="20AC302B" w:rsidR="00774149" w:rsidRDefault="00774149" w:rsidP="00774149">
      <w:pPr>
        <w:pStyle w:val="bodyheaderbold"/>
      </w:pPr>
      <w:r w:rsidRPr="00C35DEC">
        <w:t>R</w:t>
      </w:r>
      <w:r>
        <w:t>9</w:t>
      </w:r>
      <w:r w:rsidRPr="00C35DEC">
        <w:t xml:space="preserve">: Prototypal Implementation in the Infrastructure of a MES (Legato </w:t>
      </w:r>
      <w:r w:rsidR="005F2D4C">
        <w:t>Web Application</w:t>
      </w:r>
      <w:r w:rsidRPr="00C35DEC">
        <w:t>) and Documentation</w:t>
      </w:r>
    </w:p>
    <w:p w14:paraId="5E692A9D" w14:textId="6A27174D" w:rsidR="00861FCB" w:rsidRPr="00822F22" w:rsidRDefault="00B47A50" w:rsidP="00180DBD">
      <w:pPr>
        <w:pStyle w:val="body"/>
      </w:pPr>
      <w:r>
        <w:t>The developed solution is to be implemented in the inf</w:t>
      </w:r>
      <w:r w:rsidR="005F2D4C">
        <w:t xml:space="preserve">rastructure of the Legato Web Application and by means of its frameworks, libraries and tools. The solution is finally to be evaluated for functionality, performance and scalability, especially for the eventual implementation in an industrial context. The development should stick to best-practices and </w:t>
      </w:r>
      <w:r w:rsidR="00180DBD">
        <w:t>code should be well-</w:t>
      </w:r>
      <w:r w:rsidR="005F2D4C">
        <w:t>documen</w:t>
      </w:r>
      <w:r w:rsidR="00180DBD">
        <w:t>ted.</w:t>
      </w:r>
    </w:p>
    <w:p w14:paraId="3983A75E" w14:textId="16DDBA2F" w:rsidR="007F564D" w:rsidRDefault="002D5E2F" w:rsidP="00C765ED">
      <w:pPr>
        <w:pStyle w:val="h2"/>
      </w:pPr>
      <w:bookmarkStart w:id="31" w:name="_Toc524108065"/>
      <w:r>
        <w:t>Composition of the Bachelor Thesis</w:t>
      </w:r>
      <w:bookmarkEnd w:id="31"/>
    </w:p>
    <w:p w14:paraId="6E4B5B77" w14:textId="206EB89D" w:rsidR="00A15828" w:rsidRDefault="00797C02" w:rsidP="00623741">
      <w:pPr>
        <w:pStyle w:val="h3"/>
      </w:pPr>
      <w:bookmarkStart w:id="32" w:name="_Toc524108066"/>
      <w:r>
        <w:t>Project Management</w:t>
      </w:r>
      <w:bookmarkEnd w:id="32"/>
    </w:p>
    <w:p w14:paraId="2C653CFD" w14:textId="7DD50151" w:rsidR="001A5438" w:rsidRDefault="001A5438" w:rsidP="00D0056A">
      <w:pPr>
        <w:pStyle w:val="body"/>
      </w:pPr>
      <w:r>
        <w:t xml:space="preserve">In favor of </w:t>
      </w:r>
      <w:r w:rsidR="00A15828">
        <w:t>lightweight and flexible project management</w:t>
      </w:r>
      <w:r>
        <w:t xml:space="preserve">, the GIST methodology was preferred over more traditional agile methods. GIST </w:t>
      </w:r>
      <w:r w:rsidR="00A15828">
        <w:t>is called after its main building blocks:</w:t>
      </w:r>
      <w:r>
        <w:t xml:space="preserve"> Goals, Ideas, S</w:t>
      </w:r>
      <w:r w:rsidR="005C0DB1">
        <w:t>prints</w:t>
      </w:r>
      <w:r>
        <w:t xml:space="preserve"> and Tasks</w:t>
      </w:r>
      <w:r w:rsidR="00CC0243">
        <w:t>, each with distinct planning perspective and frequency of change [1].</w:t>
      </w:r>
      <w:r w:rsidR="00275FC6">
        <w:t xml:space="preserve"> Instead of initially declaring tasks, goals where set, which enabled a plan to be defined in terms of the desired project outcomes. The goals stated</w:t>
      </w:r>
      <w:r w:rsidR="00623741">
        <w:t xml:space="preserve"> in section 1.4 </w:t>
      </w:r>
      <w:r w:rsidR="0027210A">
        <w:t xml:space="preserve">lead the decisions </w:t>
      </w:r>
      <w:r w:rsidR="00275FC6">
        <w:t>from beginning to end of the project</w:t>
      </w:r>
      <w:r w:rsidR="005C0DB1">
        <w:t xml:space="preserve"> and where maintained for the most part</w:t>
      </w:r>
      <w:r w:rsidR="00275FC6">
        <w:t xml:space="preserve">. </w:t>
      </w:r>
      <w:r w:rsidR="0027210A">
        <w:t xml:space="preserve">Ideas where tracked during the entire project’s life cycled and reconsidered </w:t>
      </w:r>
      <w:r w:rsidR="00685E04">
        <w:t xml:space="preserve">for implementation or discarded </w:t>
      </w:r>
      <w:r w:rsidR="0027210A">
        <w:t>at the</w:t>
      </w:r>
      <w:r w:rsidR="00D17FF9">
        <w:t xml:space="preserve"> </w:t>
      </w:r>
      <w:r w:rsidR="0027210A">
        <w:t xml:space="preserve">beginning of each sprint. </w:t>
      </w:r>
      <w:r w:rsidR="00685E04">
        <w:t>S</w:t>
      </w:r>
      <w:r w:rsidR="006976D2">
        <w:t xml:space="preserve">prints </w:t>
      </w:r>
      <w:r w:rsidR="00685E04">
        <w:t xml:space="preserve">where executed </w:t>
      </w:r>
      <w:r w:rsidR="006976D2">
        <w:t>until all tasks where completed</w:t>
      </w:r>
      <w:r w:rsidR="00D17FF9">
        <w:t xml:space="preserve">, though tasks of previous and future sprints where sometimes worked upon outside of the corresponding sprint. </w:t>
      </w:r>
      <w:r w:rsidR="006976D2">
        <w:t>T</w:t>
      </w:r>
      <w:r w:rsidR="00685E04">
        <w:t xml:space="preserve">asks </w:t>
      </w:r>
      <w:r w:rsidR="006976D2">
        <w:t xml:space="preserve">themselves </w:t>
      </w:r>
      <w:r w:rsidR="00685E04">
        <w:t xml:space="preserve">where </w:t>
      </w:r>
      <w:r w:rsidR="00D679C7">
        <w:t>reconsidered</w:t>
      </w:r>
      <w:r w:rsidR="00685E04">
        <w:t xml:space="preserve"> weekly for </w:t>
      </w:r>
      <w:r w:rsidR="00D679C7">
        <w:t>the current</w:t>
      </w:r>
      <w:r w:rsidR="00685E04">
        <w:t xml:space="preserve"> </w:t>
      </w:r>
      <w:r w:rsidR="006976D2">
        <w:t xml:space="preserve">sprint </w:t>
      </w:r>
      <w:r w:rsidR="00685E04">
        <w:t xml:space="preserve">and tracked with a </w:t>
      </w:r>
      <w:r w:rsidR="00623741">
        <w:t>Kanban</w:t>
      </w:r>
      <w:r w:rsidR="00685E04">
        <w:t xml:space="preserve"> board.</w:t>
      </w:r>
    </w:p>
    <w:p w14:paraId="3F5F3C56" w14:textId="2A4A0725" w:rsidR="00D0056A" w:rsidRDefault="00F44EFB" w:rsidP="00B45341">
      <w:pPr>
        <w:pStyle w:val="h3"/>
      </w:pPr>
      <w:bookmarkStart w:id="33" w:name="_Toc524108067"/>
      <w:r>
        <w:lastRenderedPageBreak/>
        <w:t>Project</w:t>
      </w:r>
      <w:r w:rsidR="00B94CA9">
        <w:t xml:space="preserve"> </w:t>
      </w:r>
      <w:r w:rsidR="00C86216">
        <w:t>Sprint</w:t>
      </w:r>
      <w:r w:rsidR="00E8699D">
        <w:t>s</w:t>
      </w:r>
      <w:bookmarkEnd w:id="33"/>
    </w:p>
    <w:p w14:paraId="2BD6D8F8" w14:textId="61DFF209" w:rsidR="00F44EFB" w:rsidRDefault="006976D2" w:rsidP="00973382">
      <w:pPr>
        <w:pStyle w:val="bodyheaderbold"/>
      </w:pPr>
      <w:r>
        <w:t>S</w:t>
      </w:r>
      <w:r w:rsidR="001D42AD">
        <w:t>1:</w:t>
      </w:r>
      <w:r w:rsidR="004B2251">
        <w:t xml:space="preserve"> </w:t>
      </w:r>
      <w:r w:rsidR="00C86216">
        <w:t xml:space="preserve">Research and </w:t>
      </w:r>
      <w:r w:rsidR="00F11A37">
        <w:t>Choice</w:t>
      </w:r>
      <w:r w:rsidR="00C86216">
        <w:t xml:space="preserve"> of Tools and Technologies</w:t>
      </w:r>
    </w:p>
    <w:p w14:paraId="675529B2" w14:textId="4BAA691F" w:rsidR="00756234" w:rsidRDefault="00756234" w:rsidP="00756234">
      <w:pPr>
        <w:pStyle w:val="body"/>
      </w:pPr>
      <w:r w:rsidRPr="00756234">
        <w:t>Before any work was done, the tools and technologies with which the goals would be achieved had to be at least preliminary decided. Though many diagramming frameworks and libraries exist, not all where optimal for the task at hand, therefore comparisons where done between the available technologies after meticulous analysis of the projects technical and conceptual requirements. The open-source mxGraph JavaScript diagramming library was chosen due to its lightweightedness, robustness between distinct web browsers and compatibility with the diagramming tool draw.io, built with mxGraph. Furthermore, the Legato Graphic Designer Boardlet in which the visualization is to be viewed is implemented with the mxGraph library.</w:t>
      </w:r>
    </w:p>
    <w:p w14:paraId="638FB841" w14:textId="77777777" w:rsidR="00673DB0" w:rsidRDefault="00673DB0" w:rsidP="00756234">
      <w:pPr>
        <w:pStyle w:val="body"/>
      </w:pPr>
    </w:p>
    <w:p w14:paraId="55A65345" w14:textId="036E7BCE" w:rsidR="00C86216" w:rsidRPr="00D0056A" w:rsidRDefault="00C86216" w:rsidP="00973382">
      <w:pPr>
        <w:pStyle w:val="bodyheaderbold"/>
      </w:pPr>
      <w:r>
        <w:t>S</w:t>
      </w:r>
      <w:r w:rsidR="00D17FF9">
        <w:t>2</w:t>
      </w:r>
      <w:r>
        <w:t xml:space="preserve">: Creation of a </w:t>
      </w:r>
      <w:r w:rsidRPr="00D0056A">
        <w:t>P&amp;ID Shapes Library</w:t>
      </w:r>
    </w:p>
    <w:p w14:paraId="4EAD28DC" w14:textId="0FC3D9B1" w:rsidR="00D0056A" w:rsidRDefault="0028528A" w:rsidP="00B45341">
      <w:pPr>
        <w:pStyle w:val="body"/>
      </w:pPr>
      <w:r>
        <w:t xml:space="preserve">The </w:t>
      </w:r>
      <w:r w:rsidR="00603F4B">
        <w:t>second</w:t>
      </w:r>
      <w:r>
        <w:t xml:space="preserve"> project </w:t>
      </w:r>
      <w:r w:rsidR="00603F4B">
        <w:t>sprint</w:t>
      </w:r>
      <w:r>
        <w:t xml:space="preserve"> was the conception of an </w:t>
      </w:r>
      <w:r w:rsidR="0065395B">
        <w:t>object-oriented</w:t>
      </w:r>
      <w:r>
        <w:t xml:space="preserve"> library of modular shapes conforming to the industry standards for P&amp;ID visualizations. </w:t>
      </w:r>
      <w:r w:rsidR="00AF75A9">
        <w:t>This</w:t>
      </w:r>
      <w:r>
        <w:t xml:space="preserve"> </w:t>
      </w:r>
      <w:r w:rsidR="00C86216">
        <w:t>task</w:t>
      </w:r>
      <w:r>
        <w:t xml:space="preserve"> was further divided into </w:t>
      </w:r>
      <w:r w:rsidR="00C86216">
        <w:t>subtasks</w:t>
      </w:r>
      <w:r>
        <w:t>.</w:t>
      </w:r>
      <w:r w:rsidR="00023884">
        <w:t xml:space="preserve"> f</w:t>
      </w:r>
      <w:r>
        <w:t xml:space="preserve">irst of </w:t>
      </w:r>
      <w:r w:rsidR="00023884">
        <w:t>which</w:t>
      </w:r>
      <w:r>
        <w:t xml:space="preserve"> was the analysis </w:t>
      </w:r>
      <w:r w:rsidR="00863A5E">
        <w:t xml:space="preserve">of the mxGraph application programming interface (API), with which the visualizations </w:t>
      </w:r>
      <w:r w:rsidR="00603F4B">
        <w:t>were</w:t>
      </w:r>
      <w:r w:rsidR="00863A5E">
        <w:t xml:space="preserve"> to be implemented in the browser. These consisted of the manual creation and analysis of example visualizations as well as a thorough reading to the API’s documentation. </w:t>
      </w:r>
      <w:r w:rsidR="00863A5E" w:rsidRPr="00863A5E">
        <w:t xml:space="preserve">mxGraph is a fully </w:t>
      </w:r>
      <w:r w:rsidR="00603F4B" w:rsidRPr="00863A5E">
        <w:t>client-side</w:t>
      </w:r>
      <w:r w:rsidR="00863A5E" w:rsidRPr="00863A5E">
        <w:t xml:space="preserve"> JavaScript diagramming library that uses SVG and HTML for rendering</w:t>
      </w:r>
      <w:r w:rsidR="00AF75A9">
        <w:t xml:space="preserve">. The predefined process engineering shape library was used as a base for the next step: the creation of a statically defined, modular and composable </w:t>
      </w:r>
      <w:r w:rsidR="00603F4B">
        <w:t>object-oriented</w:t>
      </w:r>
      <w:r w:rsidR="00AF75A9">
        <w:t xml:space="preserve"> shapes library for P&amp;ID elements. </w:t>
      </w:r>
      <w:r w:rsidR="00023884">
        <w:t>It was decided that th</w:t>
      </w:r>
      <w:r w:rsidR="00603F4B">
        <w:t>is</w:t>
      </w:r>
      <w:r w:rsidR="00023884">
        <w:t xml:space="preserve"> library was to be defined in JSON format, to facilitate user modification and</w:t>
      </w:r>
      <w:r w:rsidR="00AF75A9">
        <w:t xml:space="preserve"> </w:t>
      </w:r>
      <w:r w:rsidR="00023884">
        <w:t xml:space="preserve">tuning of the geometries, rather than in XML format like the visualization file itself. </w:t>
      </w:r>
    </w:p>
    <w:p w14:paraId="2AE20C30" w14:textId="77777777" w:rsidR="00673DB0" w:rsidRDefault="00673DB0" w:rsidP="00973382">
      <w:pPr>
        <w:pStyle w:val="bodyheaderbold"/>
      </w:pPr>
    </w:p>
    <w:p w14:paraId="10579B36" w14:textId="70CE06A6" w:rsidR="00D0056A" w:rsidRPr="00D0056A" w:rsidRDefault="006976D2" w:rsidP="00973382">
      <w:pPr>
        <w:pStyle w:val="bodyheaderbold"/>
      </w:pPr>
      <w:r>
        <w:t>S</w:t>
      </w:r>
      <w:r w:rsidR="00D17FF9">
        <w:t>3</w:t>
      </w:r>
      <w:r w:rsidR="004B2251">
        <w:t xml:space="preserve">: Requirements and Design of </w:t>
      </w:r>
      <w:r w:rsidR="00083365">
        <w:t xml:space="preserve">Software </w:t>
      </w:r>
      <w:r w:rsidR="0065395B">
        <w:t>Architecture</w:t>
      </w:r>
    </w:p>
    <w:p w14:paraId="6D4696DA" w14:textId="2D44C142" w:rsidR="001D42AD" w:rsidRDefault="00083365" w:rsidP="00B45341">
      <w:pPr>
        <w:pStyle w:val="body"/>
      </w:pPr>
      <w:r>
        <w:t xml:space="preserve">After the creation of the statically defined </w:t>
      </w:r>
      <w:r w:rsidR="00B401C8">
        <w:t>P&amp;ID</w:t>
      </w:r>
      <w:r>
        <w:t xml:space="preserve"> shapes library file in JSON format</w:t>
      </w:r>
      <w:r w:rsidR="008E2CE5">
        <w:t xml:space="preserve"> came the conceptual elaboration of a preliminary</w:t>
      </w:r>
      <w:r>
        <w:t xml:space="preserve"> software architecture for the </w:t>
      </w:r>
      <w:r w:rsidR="008E2CE5">
        <w:t>project’s technical implementation in the MES Legato Sapient®.</w:t>
      </w:r>
      <w:r w:rsidR="00B401C8">
        <w:t xml:space="preserve"> This task </w:t>
      </w:r>
      <w:r w:rsidR="00B62097">
        <w:t>preceded</w:t>
      </w:r>
      <w:r w:rsidR="00B401C8">
        <w:t xml:space="preserve"> the commence</w:t>
      </w:r>
      <w:r w:rsidR="00B62097">
        <w:t>ment</w:t>
      </w:r>
      <w:r w:rsidR="00B401C8">
        <w:t xml:space="preserve"> of the agile development life cycle.</w:t>
      </w:r>
    </w:p>
    <w:p w14:paraId="41B6CE27" w14:textId="77777777" w:rsidR="00D40A7E" w:rsidRDefault="00D40A7E" w:rsidP="00B45341">
      <w:pPr>
        <w:pStyle w:val="body"/>
      </w:pPr>
    </w:p>
    <w:p w14:paraId="4D265196" w14:textId="1A46C56E" w:rsidR="001D42AD" w:rsidRPr="00D0056A" w:rsidRDefault="006976D2" w:rsidP="00973382">
      <w:pPr>
        <w:pStyle w:val="bodyheaderbold"/>
      </w:pPr>
      <w:r>
        <w:t>S</w:t>
      </w:r>
      <w:r w:rsidR="00D17FF9">
        <w:t>4</w:t>
      </w:r>
      <w:r w:rsidR="004B2251">
        <w:t>: Boardlet Design</w:t>
      </w:r>
    </w:p>
    <w:p w14:paraId="1238E8C5" w14:textId="1D0F8B75" w:rsidR="001D42AD" w:rsidRDefault="00B401C8" w:rsidP="00B45341">
      <w:pPr>
        <w:pStyle w:val="body"/>
      </w:pPr>
      <w:r>
        <w:t>Aligning to the Legato Sapient® design and coding principles</w:t>
      </w:r>
      <w:r w:rsidR="00737ECE">
        <w:t xml:space="preserve"> implemented in the component based Ember</w:t>
      </w:r>
      <w:r w:rsidR="00CE0796">
        <w:t>.js</w:t>
      </w:r>
      <w:r w:rsidR="00737ECE">
        <w:t xml:space="preserve"> framework</w:t>
      </w:r>
      <w:r>
        <w:t xml:space="preserve">, </w:t>
      </w:r>
      <w:r w:rsidR="00737ECE">
        <w:t xml:space="preserve">the start of the development phase consisted in </w:t>
      </w:r>
      <w:r w:rsidR="00CE0796">
        <w:t>setting up</w:t>
      </w:r>
      <w:r w:rsidR="00737ECE">
        <w:t xml:space="preserve"> boilerplate </w:t>
      </w:r>
      <w:r w:rsidR="00CE0796">
        <w:t xml:space="preserve">code </w:t>
      </w:r>
      <w:r w:rsidR="00737ECE">
        <w:t xml:space="preserve">for the </w:t>
      </w:r>
      <w:r w:rsidR="00B62097">
        <w:t>P&amp;ID Creator B</w:t>
      </w:r>
      <w:r w:rsidR="00737ECE">
        <w:t xml:space="preserve">oardlet. After the creation of both a </w:t>
      </w:r>
      <w:r w:rsidR="00E8431C">
        <w:t>JavaScript</w:t>
      </w:r>
      <w:r w:rsidR="00737ECE">
        <w:t xml:space="preserve"> (.js) and handlebars (.hbs) templating file</w:t>
      </w:r>
      <w:r w:rsidR="00CE0796">
        <w:t>, the preliminary wireframe design for the boardlet was made and code</w:t>
      </w:r>
      <w:r w:rsidR="00A81186">
        <w:t xml:space="preserve">d. Attaining to principles of component- based design, the handlebars </w:t>
      </w:r>
      <w:r w:rsidR="005E021E">
        <w:t>template was</w:t>
      </w:r>
      <w:r w:rsidR="00A81186">
        <w:t xml:space="preserve"> </w:t>
      </w:r>
      <w:r w:rsidR="00B62097">
        <w:lastRenderedPageBreak/>
        <w:t xml:space="preserve">designed and developed modularly </w:t>
      </w:r>
      <w:r w:rsidR="00A81186">
        <w:t>with</w:t>
      </w:r>
      <w:r w:rsidR="005E021E">
        <w:t xml:space="preserve"> both new and reused</w:t>
      </w:r>
      <w:r w:rsidR="00A81186">
        <w:t xml:space="preserve"> ember components. </w:t>
      </w:r>
      <w:r w:rsidR="005E021E">
        <w:t>After having the boardlet up and running on the Sapient Engine® it became</w:t>
      </w:r>
      <w:r w:rsidR="00CE0796">
        <w:t xml:space="preserve"> possible to start</w:t>
      </w:r>
      <w:r w:rsidR="005E021E">
        <w:t xml:space="preserve"> the progressive</w:t>
      </w:r>
      <w:r w:rsidR="00CE0796">
        <w:t xml:space="preserve"> </w:t>
      </w:r>
      <w:r w:rsidR="005E021E">
        <w:t>development of</w:t>
      </w:r>
      <w:r w:rsidR="00A81186">
        <w:t xml:space="preserve"> the business logic</w:t>
      </w:r>
      <w:r w:rsidR="005E021E">
        <w:t xml:space="preserve"> for the </w:t>
      </w:r>
      <w:r w:rsidR="00276B1C">
        <w:t>automated</w:t>
      </w:r>
      <w:r w:rsidR="005E021E">
        <w:t xml:space="preserve"> </w:t>
      </w:r>
      <w:r w:rsidR="00980783">
        <w:t>P&amp;ID</w:t>
      </w:r>
      <w:r w:rsidR="005E021E">
        <w:t xml:space="preserve"> visualization</w:t>
      </w:r>
      <w:r w:rsidR="00980783">
        <w:t xml:space="preserve"> generation</w:t>
      </w:r>
      <w:r w:rsidR="005E021E">
        <w:t>.</w:t>
      </w:r>
    </w:p>
    <w:p w14:paraId="7865C072" w14:textId="77777777" w:rsidR="00D40A7E" w:rsidRDefault="00D40A7E" w:rsidP="00B45341">
      <w:pPr>
        <w:pStyle w:val="body"/>
      </w:pPr>
    </w:p>
    <w:p w14:paraId="3EBBE376" w14:textId="2532002E" w:rsidR="001D42AD" w:rsidRPr="00D0056A" w:rsidRDefault="006976D2" w:rsidP="00973382">
      <w:pPr>
        <w:pStyle w:val="bodyheaderbold"/>
      </w:pPr>
      <w:r>
        <w:t>S</w:t>
      </w:r>
      <w:r w:rsidR="00D17FF9">
        <w:t>5</w:t>
      </w:r>
      <w:r w:rsidR="004B2251">
        <w:t xml:space="preserve">: </w:t>
      </w:r>
      <w:r w:rsidR="00AF4822">
        <w:t>Generation</w:t>
      </w:r>
      <w:r w:rsidR="0099253D">
        <w:t xml:space="preserve"> of the XML file of the P&amp;ID Visualization</w:t>
      </w:r>
    </w:p>
    <w:p w14:paraId="348DE88F" w14:textId="7294D769" w:rsidR="001D42AD" w:rsidRDefault="0099253D" w:rsidP="00B45341">
      <w:pPr>
        <w:pStyle w:val="body"/>
      </w:pPr>
      <w:r>
        <w:t xml:space="preserve">The first development sprint for the </w:t>
      </w:r>
      <w:r w:rsidR="00C72167">
        <w:t>generation of the XML file of the visualization where made b</w:t>
      </w:r>
      <w:r>
        <w:t xml:space="preserve">efore </w:t>
      </w:r>
      <w:r w:rsidR="00C72167">
        <w:t xml:space="preserve">establishing a database </w:t>
      </w:r>
      <w:r w:rsidR="00345C43">
        <w:t xml:space="preserve">connection </w:t>
      </w:r>
      <w:r w:rsidR="00C72167">
        <w:t xml:space="preserve">for fetching of </w:t>
      </w:r>
      <w:r>
        <w:t>the plant instances</w:t>
      </w:r>
      <w:r w:rsidR="00D03F08">
        <w:t xml:space="preserve"> on a </w:t>
      </w:r>
      <w:r w:rsidR="00B84C9E">
        <w:t xml:space="preserve">separate </w:t>
      </w:r>
      <w:r w:rsidR="00D03F08">
        <w:t>testing boardlet</w:t>
      </w:r>
      <w:r w:rsidR="00C72167">
        <w:t>.</w:t>
      </w:r>
      <w:r w:rsidR="00B84C9E">
        <w:t xml:space="preserve"> This testing boardlet allowed for constant modification and</w:t>
      </w:r>
      <w:r w:rsidR="00C72167">
        <w:t xml:space="preserve"> </w:t>
      </w:r>
      <w:r w:rsidR="00B84C9E">
        <w:t>experimentation of the algorithms with pure JavaScript, HTML5 and CSS</w:t>
      </w:r>
      <w:r w:rsidR="00E75E3F">
        <w:t xml:space="preserve">. These allowed for rapid </w:t>
      </w:r>
      <w:r w:rsidR="00345C43">
        <w:t xml:space="preserve">coding </w:t>
      </w:r>
      <w:r w:rsidR="000315B8">
        <w:t xml:space="preserve">without </w:t>
      </w:r>
      <w:r w:rsidR="00345C43">
        <w:t>needing to be connected to the full sapient architecture</w:t>
      </w:r>
      <w:r w:rsidR="00B84C9E">
        <w:t xml:space="preserve">. </w:t>
      </w:r>
      <w:r w:rsidR="00C72167">
        <w:t>The plant hierarchy was first modelled statically in form of JSON files</w:t>
      </w:r>
      <w:r w:rsidR="00564655">
        <w:t xml:space="preserve"> in place</w:t>
      </w:r>
      <w:r w:rsidR="00C72167">
        <w:t xml:space="preserve"> of the </w:t>
      </w:r>
      <w:r w:rsidR="00564655">
        <w:t xml:space="preserve">database </w:t>
      </w:r>
      <w:r w:rsidR="00345C43">
        <w:t>queries which re</w:t>
      </w:r>
      <w:r w:rsidR="0033438F">
        <w:t>turn</w:t>
      </w:r>
      <w:r w:rsidR="00345C43">
        <w:t xml:space="preserve"> </w:t>
      </w:r>
      <w:r w:rsidR="00564655">
        <w:t xml:space="preserve">equivalent </w:t>
      </w:r>
      <w:r w:rsidR="00C72167">
        <w:t>JSON responses</w:t>
      </w:r>
      <w:r w:rsidR="00564655">
        <w:t>. The file input component for the uploading of the P&amp;ID shapes library was recycled to directly load the needed files</w:t>
      </w:r>
      <w:r w:rsidR="0033438F">
        <w:t xml:space="preserve"> in the client</w:t>
      </w:r>
      <w:r w:rsidR="00564655">
        <w:t>, thus enabling faster trials and testing of the script in development</w:t>
      </w:r>
      <w:r w:rsidR="00F37ED9">
        <w:t xml:space="preserve"> until XML of unplaced, overlapping vertices was correctly generated.</w:t>
      </w:r>
    </w:p>
    <w:p w14:paraId="5318DD0A" w14:textId="77777777" w:rsidR="00D40A7E" w:rsidRDefault="00D40A7E" w:rsidP="00B45341">
      <w:pPr>
        <w:pStyle w:val="body"/>
      </w:pPr>
    </w:p>
    <w:p w14:paraId="5D53D351" w14:textId="7CBE64A9" w:rsidR="001D42AD" w:rsidRPr="00D0056A" w:rsidRDefault="006976D2" w:rsidP="00973382">
      <w:pPr>
        <w:pStyle w:val="bodyheaderbold"/>
      </w:pPr>
      <w:r>
        <w:t>S</w:t>
      </w:r>
      <w:r w:rsidR="00D17FF9">
        <w:t>6</w:t>
      </w:r>
      <w:r w:rsidR="004B2251">
        <w:t xml:space="preserve">: </w:t>
      </w:r>
      <w:r w:rsidR="00AF4822">
        <w:t>Connection and Fetching of Plant Instances</w:t>
      </w:r>
      <w:r w:rsidR="00F37ED9">
        <w:t xml:space="preserve"> from Database</w:t>
      </w:r>
    </w:p>
    <w:p w14:paraId="14EDB791" w14:textId="7BE4B93F" w:rsidR="00AF4822" w:rsidRDefault="00B757D9" w:rsidP="00B45341">
      <w:pPr>
        <w:pStyle w:val="body"/>
      </w:pPr>
      <w:r>
        <w:t xml:space="preserve">After the </w:t>
      </w:r>
      <w:r w:rsidR="00C075B3">
        <w:t>script successf</w:t>
      </w:r>
      <w:r w:rsidR="00846726">
        <w:t>ully</w:t>
      </w:r>
      <w:r w:rsidR="00DC1189">
        <w:t xml:space="preserve"> and</w:t>
      </w:r>
      <w:r w:rsidR="00846726">
        <w:t xml:space="preserve"> automatically generated</w:t>
      </w:r>
      <w:r w:rsidR="00DC1189">
        <w:t xml:space="preserve"> an</w:t>
      </w:r>
      <w:r w:rsidR="00846726">
        <w:t xml:space="preserve"> </w:t>
      </w:r>
      <w:r>
        <w:t xml:space="preserve">XML file </w:t>
      </w:r>
      <w:r w:rsidR="00DC1189">
        <w:t xml:space="preserve">of the P&amp;ID </w:t>
      </w:r>
      <w:r>
        <w:t>from static JSON file</w:t>
      </w:r>
      <w:r w:rsidR="00846726">
        <w:t>s</w:t>
      </w:r>
      <w:r>
        <w:t xml:space="preserve"> of plant instances, </w:t>
      </w:r>
      <w:r w:rsidR="0033438F">
        <w:t>the connection to the database and registering of database tables</w:t>
      </w:r>
      <w:r w:rsidR="00846726">
        <w:t xml:space="preserve"> in the Legato Configuration Center® (LC2) </w:t>
      </w:r>
      <w:r w:rsidR="0033438F">
        <w:t>followed. This allowed to test the XML generation script now with</w:t>
      </w:r>
      <w:r w:rsidR="00F37ED9">
        <w:t xml:space="preserve"> actual plant data</w:t>
      </w:r>
      <w:r w:rsidR="0033438F">
        <w:t xml:space="preserve"> </w:t>
      </w:r>
      <w:r w:rsidR="00C075B3">
        <w:t>queried</w:t>
      </w:r>
      <w:r w:rsidR="0033438F">
        <w:t xml:space="preserve"> </w:t>
      </w:r>
      <w:r w:rsidR="00C075B3">
        <w:t>from the database</w:t>
      </w:r>
      <w:r w:rsidR="00773C40">
        <w:t xml:space="preserve">. This required </w:t>
      </w:r>
      <w:r w:rsidR="00F37ED9">
        <w:t>a global data map</w:t>
      </w:r>
      <w:r w:rsidR="00773C40">
        <w:t xml:space="preserve"> of all required tables and field</w:t>
      </w:r>
      <w:r w:rsidR="00846726">
        <w:t xml:space="preserve">s. With the data map, name mappings where done and a function to fetch the data with custom filters implemented via </w:t>
      </w:r>
      <w:r w:rsidR="002F4C3F">
        <w:t>a</w:t>
      </w:r>
      <w:r w:rsidR="00846726">
        <w:t xml:space="preserve"> </w:t>
      </w:r>
      <w:r w:rsidR="00366B59">
        <w:t>Legato</w:t>
      </w:r>
      <w:r w:rsidR="00422ABC">
        <w:t xml:space="preserve"> specific</w:t>
      </w:r>
      <w:r w:rsidR="00846726">
        <w:t xml:space="preserve"> </w:t>
      </w:r>
      <w:r w:rsidR="00676AB7">
        <w:t>function call</w:t>
      </w:r>
      <w:r w:rsidR="00846726">
        <w:t xml:space="preserve">. </w:t>
      </w:r>
      <w:r w:rsidR="00801BEE">
        <w:t xml:space="preserve">Modification of the database queries could now be done only by modification of the passed parameters for the query. The result of the XML generation algorithm with the actual plant data corresponded now with what was originally modelled for the plant. </w:t>
      </w:r>
      <w:r w:rsidR="00DC1189">
        <w:t>By now, all</w:t>
      </w:r>
      <w:r w:rsidR="00801BEE">
        <w:t xml:space="preserve"> vertices and edges where correctly </w:t>
      </w:r>
      <w:r w:rsidR="00DC1189">
        <w:t>instantiated in the diagram</w:t>
      </w:r>
      <w:r w:rsidR="00801BEE">
        <w:t>, but vertices where placed one on top of the other. This lead to the start of the graphing algorithm for the placement of these vertices.</w:t>
      </w:r>
    </w:p>
    <w:p w14:paraId="10A3A651" w14:textId="77777777" w:rsidR="00D40A7E" w:rsidRDefault="00D40A7E" w:rsidP="00B45341">
      <w:pPr>
        <w:pStyle w:val="body"/>
      </w:pPr>
    </w:p>
    <w:p w14:paraId="0CB275A0" w14:textId="4255FDF4" w:rsidR="00AF4822" w:rsidRPr="00D0056A" w:rsidRDefault="006976D2" w:rsidP="00973382">
      <w:pPr>
        <w:pStyle w:val="bodyheaderbold"/>
      </w:pPr>
      <w:r>
        <w:t>S</w:t>
      </w:r>
      <w:r w:rsidR="00D17FF9">
        <w:t>7</w:t>
      </w:r>
      <w:r w:rsidR="00AF4822">
        <w:t xml:space="preserve">: </w:t>
      </w:r>
      <w:r w:rsidR="00366B59">
        <w:t>P&amp;ID Graphing Algorithm</w:t>
      </w:r>
    </w:p>
    <w:p w14:paraId="5A159F85" w14:textId="6957572C" w:rsidR="001D42AD" w:rsidRDefault="00642EEF" w:rsidP="00B45341">
      <w:pPr>
        <w:pStyle w:val="body"/>
      </w:pPr>
      <w:r>
        <w:t>The main task during this sprint was the development of a vertex placement algorithm</w:t>
      </w:r>
      <w:r w:rsidR="009421B7">
        <w:t xml:space="preserve"> to set the x and y properties of each vertex according to a defined set of positioning rules. Both a declarative, rule-based approach and an algorithmic approach for the optimization of area where used. </w:t>
      </w:r>
      <w:r w:rsidR="001A722F">
        <w:t>First part of the algorithm consisted in the declaration of constraints in the form of tags based on shape attributes. This way, the positioning logic could be later better targeted at the distinct tags individually, since distinct shapes are to be positioned based on a distinct set of rules. The loosely-coupled tags</w:t>
      </w:r>
      <w:r w:rsidR="00B57AB3">
        <w:t xml:space="preserve"> w</w:t>
      </w:r>
      <w:r w:rsidR="001A722F">
        <w:t>here specified first and apart from the positioning logic</w:t>
      </w:r>
      <w:r w:rsidR="00F51E34">
        <w:t xml:space="preserve">, as </w:t>
      </w:r>
      <w:r w:rsidR="00F51E34">
        <w:lastRenderedPageBreak/>
        <w:t>this part was based on algorithmic optimization rather than classification</w:t>
      </w:r>
      <w:r w:rsidR="001A722F">
        <w:t>. Afterwards, distinct sets of positioning rules where defined for each of the tags.</w:t>
      </w:r>
      <w:r w:rsidR="00B57AB3">
        <w:t xml:space="preserve"> The shapes would thus be iteratively positioned by the algorithm in a distinct and independent way. Furthermore, a block-packing algorithm was to be implemented for the positioning of groups in groups</w:t>
      </w:r>
      <w:r w:rsidR="00F51E34">
        <w:t xml:space="preserve"> to minimize the area. </w:t>
      </w:r>
      <w:r w:rsidR="00B57AB3">
        <w:t xml:space="preserve"> </w:t>
      </w:r>
      <w:r w:rsidR="0097185C">
        <w:t>Though much progress was made</w:t>
      </w:r>
      <w:r w:rsidR="00F219A9">
        <w:t xml:space="preserve"> in a short time</w:t>
      </w:r>
      <w:r w:rsidR="0097185C">
        <w:t xml:space="preserve">, a standpoint was </w:t>
      </w:r>
      <w:r w:rsidR="00F219A9">
        <w:t xml:space="preserve">later </w:t>
      </w:r>
      <w:r w:rsidR="0097185C">
        <w:t>reached</w:t>
      </w:r>
      <w:r w:rsidR="00F219A9">
        <w:t>. T</w:t>
      </w:r>
      <w:r w:rsidR="0097185C">
        <w:t xml:space="preserve">hough the algorithm </w:t>
      </w:r>
      <w:r w:rsidR="00F219A9">
        <w:t>could still be made better, the time invested was too much compared to the progress, and because of the lack of time, the algorithm was left as i</w:t>
      </w:r>
      <w:r w:rsidR="00D702DF">
        <w:t>s in order to continue with the last sprint.</w:t>
      </w:r>
      <w:r w:rsidR="00F219A9">
        <w:t xml:space="preserve"> </w:t>
      </w:r>
    </w:p>
    <w:p w14:paraId="56B81C1C" w14:textId="77777777" w:rsidR="00D40A7E" w:rsidRDefault="00D40A7E" w:rsidP="00B45341">
      <w:pPr>
        <w:pStyle w:val="body"/>
      </w:pPr>
    </w:p>
    <w:p w14:paraId="534AC5BF" w14:textId="1AB33197" w:rsidR="00CF652C" w:rsidRPr="00D0056A" w:rsidRDefault="00CF652C" w:rsidP="00973382">
      <w:pPr>
        <w:pStyle w:val="bodyheaderbold"/>
      </w:pPr>
      <w:r>
        <w:t xml:space="preserve">S8: </w:t>
      </w:r>
      <w:r w:rsidR="00BA792F">
        <w:t>Dynamic Real-Time Display of Process Variables in the P&amp;ID Visualization</w:t>
      </w:r>
    </w:p>
    <w:p w14:paraId="6698B5CE" w14:textId="701B31F0" w:rsidR="00CF652C" w:rsidRDefault="00BA792F" w:rsidP="00B45341">
      <w:pPr>
        <w:pStyle w:val="body"/>
      </w:pPr>
      <w:r w:rsidRPr="00A24A93">
        <w:t>Al</w:t>
      </w:r>
      <w:r w:rsidR="00A24A93">
        <w:t>t</w:t>
      </w:r>
      <w:r w:rsidRPr="00A24A93">
        <w:t>hough the output of the P&amp;ID Creator boardlet and the input for the P&amp;ID Viewer is a static XML file of the P&amp;ID Visualization</w:t>
      </w:r>
      <w:r w:rsidR="00025ECD" w:rsidRPr="00A24A93">
        <w:t xml:space="preserve">, </w:t>
      </w:r>
      <w:r w:rsidR="00A24A93">
        <w:t>it</w:t>
      </w:r>
      <w:r w:rsidR="00025ECD" w:rsidRPr="00A24A93">
        <w:t xml:space="preserve"> must contain the data bindings for the </w:t>
      </w:r>
      <w:r w:rsidR="00A24A93">
        <w:t xml:space="preserve">dynamic display of the </w:t>
      </w:r>
      <w:r w:rsidR="00025ECD" w:rsidRPr="00A24A93">
        <w:t xml:space="preserve">process variables. </w:t>
      </w:r>
      <w:r w:rsidR="0011795F">
        <w:t>T</w:t>
      </w:r>
      <w:r w:rsidR="00025ECD" w:rsidRPr="00A24A93">
        <w:t>he data binding should be independently set based on the data type of the process variable</w:t>
      </w:r>
      <w:r w:rsidR="0011795F">
        <w:t xml:space="preserve"> v</w:t>
      </w:r>
      <w:r w:rsidR="0011795F" w:rsidRPr="00A24A93">
        <w:t>ia the sapient-bind attribute in each XML object</w:t>
      </w:r>
      <w:r w:rsidR="0011795F">
        <w:t>.</w:t>
      </w:r>
      <w:r w:rsidR="00025ECD" w:rsidRPr="00A24A93">
        <w:t xml:space="preserve"> This logic ha</w:t>
      </w:r>
      <w:r w:rsidR="0011795F">
        <w:t>d to</w:t>
      </w:r>
      <w:r w:rsidR="00025ECD" w:rsidRPr="00A24A93">
        <w:t xml:space="preserve"> be </w:t>
      </w:r>
      <w:r w:rsidR="0011795F">
        <w:t>set</w:t>
      </w:r>
      <w:r w:rsidR="00025ECD" w:rsidRPr="00A24A93">
        <w:t xml:space="preserve"> before the string generation so that </w:t>
      </w:r>
      <w:r w:rsidR="00A34C3F" w:rsidRPr="00A24A93">
        <w:t>the distinct data types of the process values</w:t>
      </w:r>
      <w:r w:rsidR="00025ECD" w:rsidRPr="00A24A93">
        <w:t xml:space="preserve"> result in distinct </w:t>
      </w:r>
      <w:r w:rsidR="00A34C3F" w:rsidRPr="00A24A93">
        <w:t xml:space="preserve">labels or colors for each shape instance. The Legato Graphic Designer requires the ID (primary key) of the value in the database and automatically fetches the value in the background whenever it changes. </w:t>
      </w:r>
      <w:r w:rsidR="00BA6150" w:rsidRPr="00A24A93">
        <w:t>This functionality</w:t>
      </w:r>
      <w:r w:rsidR="00A34C3F" w:rsidRPr="00A24A93">
        <w:t xml:space="preserve"> is implemented as a mxGraph placeholders and allows for the data bindings to be also included in the static XML file of the P&amp;ID visualization.</w:t>
      </w:r>
    </w:p>
    <w:p w14:paraId="5E57C73C" w14:textId="77777777" w:rsidR="00D40A7E" w:rsidRPr="00B45341" w:rsidRDefault="00D40A7E" w:rsidP="00B45341">
      <w:pPr>
        <w:pStyle w:val="body"/>
      </w:pPr>
    </w:p>
    <w:p w14:paraId="434D9BEC" w14:textId="389ABE34" w:rsidR="001D42AD" w:rsidRPr="00D0056A" w:rsidRDefault="006976D2" w:rsidP="00973382">
      <w:pPr>
        <w:pStyle w:val="bodyheaderbold"/>
      </w:pPr>
      <w:r>
        <w:t>S</w:t>
      </w:r>
      <w:r w:rsidR="00CF652C">
        <w:t>9</w:t>
      </w:r>
      <w:r w:rsidR="004B2251">
        <w:t xml:space="preserve">: </w:t>
      </w:r>
      <w:r w:rsidR="004B2251" w:rsidRPr="004B2251">
        <w:t>Prototyp</w:t>
      </w:r>
      <w:r w:rsidR="004B2251">
        <w:t>al</w:t>
      </w:r>
      <w:r w:rsidR="004B2251" w:rsidRPr="004B2251">
        <w:t xml:space="preserve"> </w:t>
      </w:r>
      <w:r w:rsidR="00AF4822">
        <w:t>I</w:t>
      </w:r>
      <w:r w:rsidR="004B2251" w:rsidRPr="004B2251">
        <w:t xml:space="preserve">mplementation and </w:t>
      </w:r>
      <w:r w:rsidR="00AF4822">
        <w:t>E</w:t>
      </w:r>
      <w:r w:rsidR="004B2251" w:rsidRPr="004B2251">
        <w:t xml:space="preserve">valuation in the </w:t>
      </w:r>
      <w:r w:rsidR="00AF4822">
        <w:t>I</w:t>
      </w:r>
      <w:r w:rsidR="004B2251" w:rsidRPr="004B2251">
        <w:t>nfrastructure of MES Legato Sapient</w:t>
      </w:r>
      <w:r w:rsidR="00AF4822">
        <w:t>®</w:t>
      </w:r>
    </w:p>
    <w:p w14:paraId="269528DE" w14:textId="3DDA83EA" w:rsidR="001D42AD" w:rsidRDefault="004740F7" w:rsidP="001D42AD">
      <w:pPr>
        <w:pStyle w:val="body"/>
      </w:pPr>
      <w:r>
        <w:t xml:space="preserve">Although plant instances where </w:t>
      </w:r>
      <w:r w:rsidR="00CF652C">
        <w:t>already modelled and</w:t>
      </w:r>
      <w:r>
        <w:t xml:space="preserve"> available </w:t>
      </w:r>
      <w:r w:rsidR="00CF652C">
        <w:t xml:space="preserve">from the database </w:t>
      </w:r>
      <w:r w:rsidR="0011795F">
        <w:t>during</w:t>
      </w:r>
      <w:r>
        <w:t xml:space="preserve"> the project</w:t>
      </w:r>
      <w:r w:rsidR="00CF652C">
        <w:t xml:space="preserve">, no connection to the gateway of the example Aida Brewery plant existed. This </w:t>
      </w:r>
      <w:r w:rsidR="00D40A7E">
        <w:t xml:space="preserve">prevented the testing of real time display of process variables with the systems, though the feature was indeed implemented, and thus, the requirement fulfilled. </w:t>
      </w:r>
      <w:r w:rsidR="00743A51">
        <w:t>Still</w:t>
      </w:r>
      <w:r w:rsidR="007763C7">
        <w:t>, the solution was implemented entirely on the Legato Sapient® infrastructure, and evaluated for feasibility for industrial production environments.</w:t>
      </w:r>
    </w:p>
    <w:p w14:paraId="7095B780" w14:textId="7A948B4F"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br w:type="page"/>
      </w:r>
    </w:p>
    <w:p w14:paraId="33F09CDE" w14:textId="64710425" w:rsidR="001719E2" w:rsidRDefault="001719E2" w:rsidP="00D0056A">
      <w:pPr>
        <w:pStyle w:val="body"/>
      </w:pPr>
    </w:p>
    <w:p w14:paraId="2E0D4C11" w14:textId="7CC39425" w:rsidR="001719E2" w:rsidRPr="00F44EFB" w:rsidRDefault="001719E2" w:rsidP="00B67A4F">
      <w:pPr>
        <w:pStyle w:val="h1"/>
        <w:sectPr w:rsidR="001719E2" w:rsidRPr="00F44EFB" w:rsidSect="00EC4C47">
          <w:pgSz w:w="11906" w:h="16838"/>
          <w:pgMar w:top="1440" w:right="1440" w:bottom="1440" w:left="1440" w:header="708" w:footer="708" w:gutter="0"/>
          <w:cols w:space="708"/>
          <w:titlePg/>
          <w:docGrid w:linePitch="360"/>
        </w:sectPr>
      </w:pPr>
    </w:p>
    <w:p w14:paraId="1E4BFE8C" w14:textId="52E1A25D" w:rsidR="001719E2" w:rsidRDefault="001719E2" w:rsidP="00B67A4F">
      <w:pPr>
        <w:pStyle w:val="h1"/>
      </w:pPr>
      <w:bookmarkStart w:id="34" w:name="_Toc524108068"/>
      <w:r>
        <w:lastRenderedPageBreak/>
        <w:t>Technological Standpoint</w:t>
      </w:r>
      <w:bookmarkEnd w:id="34"/>
    </w:p>
    <w:p w14:paraId="5B30EBF8" w14:textId="7E18877D" w:rsidR="00CA683A" w:rsidRDefault="00347908" w:rsidP="008B58C9">
      <w:pPr>
        <w:pStyle w:val="h2"/>
      </w:pPr>
      <w:bookmarkStart w:id="35" w:name="_Toc524108069"/>
      <w:r>
        <w:t xml:space="preserve">Industrial Process </w:t>
      </w:r>
      <w:r w:rsidR="00CA683A">
        <w:t>Control</w:t>
      </w:r>
      <w:bookmarkEnd w:id="35"/>
    </w:p>
    <w:p w14:paraId="0E12CFAF" w14:textId="70EAF2A5" w:rsidR="008B58C9" w:rsidRDefault="008B58C9" w:rsidP="008B58C9">
      <w:pPr>
        <w:pStyle w:val="h3"/>
      </w:pPr>
      <w:bookmarkStart w:id="36" w:name="_Toc524108070"/>
      <w:r>
        <w:t>Overview</w:t>
      </w:r>
      <w:bookmarkEnd w:id="36"/>
    </w:p>
    <w:p w14:paraId="6E007130" w14:textId="0B312B62" w:rsidR="00113F9E" w:rsidRDefault="00113F9E" w:rsidP="00127DFD">
      <w:pPr>
        <w:pStyle w:val="body"/>
      </w:pPr>
      <w:r w:rsidRPr="001F6E0E">
        <w:rPr>
          <w:i/>
        </w:rPr>
        <w:t>Control</w:t>
      </w:r>
      <w:r w:rsidR="007E04D5" w:rsidRPr="001F6E0E">
        <w:rPr>
          <w:i/>
        </w:rPr>
        <w:t xml:space="preserve"> </w:t>
      </w:r>
      <w:r w:rsidR="008D0EFD" w:rsidRPr="001F6E0E">
        <w:rPr>
          <w:i/>
        </w:rPr>
        <w:t>e</w:t>
      </w:r>
      <w:r w:rsidRPr="001F6E0E">
        <w:rPr>
          <w:i/>
        </w:rPr>
        <w:t>ngineering</w:t>
      </w:r>
      <w:r w:rsidRPr="004D256C">
        <w:t xml:space="preserve"> is an engineering subfield which </w:t>
      </w:r>
      <w:r w:rsidR="008D0EFD" w:rsidRPr="004D256C">
        <w:t xml:space="preserve">applies </w:t>
      </w:r>
      <w:r w:rsidR="008D0EFD" w:rsidRPr="001F6E0E">
        <w:rPr>
          <w:i/>
        </w:rPr>
        <w:t>automatic control theory</w:t>
      </w:r>
      <w:r w:rsidR="008D0EFD" w:rsidRPr="004D256C">
        <w:t xml:space="preserve"> for designing systems </w:t>
      </w:r>
      <w:r w:rsidR="001644D8" w:rsidRPr="004D256C">
        <w:t xml:space="preserve">with certain </w:t>
      </w:r>
      <w:r w:rsidR="001644D8" w:rsidRPr="00A20503">
        <w:rPr>
          <w:color w:val="auto"/>
        </w:rPr>
        <w:t xml:space="preserve">behaviors. </w:t>
      </w:r>
      <w:r w:rsidR="00A20503" w:rsidRPr="00A20503">
        <w:rPr>
          <w:color w:val="auto"/>
        </w:rPr>
        <w:t>Figure</w:t>
      </w:r>
      <w:r w:rsidR="000A03E9" w:rsidRPr="00A20503">
        <w:rPr>
          <w:color w:val="auto"/>
        </w:rPr>
        <w:t xml:space="preserve"> </w:t>
      </w:r>
      <w:r w:rsidR="00A20503" w:rsidRPr="00A20503">
        <w:rPr>
          <w:color w:val="auto"/>
        </w:rPr>
        <w:t>2</w:t>
      </w:r>
      <w:r w:rsidR="000A03E9" w:rsidRPr="00A20503">
        <w:rPr>
          <w:color w:val="auto"/>
        </w:rPr>
        <w:t xml:space="preserve"> </w:t>
      </w:r>
      <w:r w:rsidR="000A03E9" w:rsidRPr="004D256C">
        <w:t>shows some</w:t>
      </w:r>
      <w:r w:rsidR="001644D8" w:rsidRPr="004D256C">
        <w:t xml:space="preserve"> </w:t>
      </w:r>
      <w:r w:rsidR="000A03E9" w:rsidRPr="004D256C">
        <w:t xml:space="preserve">applications of control engineering in different contexts. </w:t>
      </w:r>
      <w:r w:rsidR="00500AE6" w:rsidRPr="004D256C">
        <w:t>This</w:t>
      </w:r>
      <w:r w:rsidR="000A03E9" w:rsidRPr="004D256C">
        <w:t xml:space="preserve"> thesis will focus on</w:t>
      </w:r>
      <w:r w:rsidR="001644D8" w:rsidRPr="004D256C">
        <w:t xml:space="preserve"> </w:t>
      </w:r>
      <w:r w:rsidR="000A03E9" w:rsidRPr="004D256C">
        <w:t>the application of control</w:t>
      </w:r>
      <w:r w:rsidR="00AE12DC" w:rsidRPr="004D256C">
        <w:t xml:space="preserve"> theory in industrial production contexts, more specifically, in </w:t>
      </w:r>
      <w:r w:rsidR="00500AE6" w:rsidRPr="004D256C">
        <w:t>industrial processes.</w:t>
      </w:r>
    </w:p>
    <w:p w14:paraId="7CADD3F4" w14:textId="77777777" w:rsidR="005906CE" w:rsidRPr="004D256C" w:rsidRDefault="005906CE" w:rsidP="00127DFD">
      <w:pPr>
        <w:pStyle w:val="body"/>
      </w:pPr>
    </w:p>
    <w:p w14:paraId="32C05DF3" w14:textId="295219D5" w:rsidR="00F12E3C" w:rsidRPr="00537F50" w:rsidRDefault="005734F2" w:rsidP="005734F2">
      <w:pPr>
        <w:pStyle w:val="body"/>
        <w:keepNext/>
        <w:jc w:val="center"/>
        <w:rPr>
          <w:lang w:val="es-MX"/>
        </w:rPr>
      </w:pPr>
      <w:r>
        <w:rPr>
          <w:noProof/>
          <w:lang w:val="de-DE" w:eastAsia="de-DE"/>
        </w:rPr>
        <w:drawing>
          <wp:inline distT="0" distB="0" distL="0" distR="0" wp14:anchorId="4DB5BCD8" wp14:editId="66D51B5D">
            <wp:extent cx="5518846" cy="26860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s-Page-20 (2).png"/>
                    <pic:cNvPicPr/>
                  </pic:nvPicPr>
                  <pic:blipFill>
                    <a:blip r:embed="rId18">
                      <a:extLst>
                        <a:ext uri="{28A0092B-C50C-407E-A947-70E740481C1C}">
                          <a14:useLocalDpi xmlns:a14="http://schemas.microsoft.com/office/drawing/2010/main" val="0"/>
                        </a:ext>
                      </a:extLst>
                    </a:blip>
                    <a:stretch>
                      <a:fillRect/>
                    </a:stretch>
                  </pic:blipFill>
                  <pic:spPr>
                    <a:xfrm>
                      <a:off x="0" y="0"/>
                      <a:ext cx="5574106" cy="2712945"/>
                    </a:xfrm>
                    <a:prstGeom prst="rect">
                      <a:avLst/>
                    </a:prstGeom>
                  </pic:spPr>
                </pic:pic>
              </a:graphicData>
            </a:graphic>
          </wp:inline>
        </w:drawing>
      </w:r>
    </w:p>
    <w:p w14:paraId="0228E597" w14:textId="39B62E81" w:rsidR="00F12E3C" w:rsidRDefault="00F12E3C" w:rsidP="00F12E3C">
      <w:pPr>
        <w:pStyle w:val="Caption"/>
        <w:jc w:val="center"/>
      </w:pPr>
      <w:bookmarkStart w:id="37" w:name="_Toc524048389"/>
      <w:r>
        <w:t xml:space="preserve">Figure </w:t>
      </w:r>
      <w:r w:rsidR="00F370BA">
        <w:rPr>
          <w:noProof/>
        </w:rPr>
        <w:fldChar w:fldCharType="begin"/>
      </w:r>
      <w:r w:rsidR="00F370BA">
        <w:rPr>
          <w:noProof/>
        </w:rPr>
        <w:instrText xml:space="preserve"> SEQ Figure \* ARABIC </w:instrText>
      </w:r>
      <w:r w:rsidR="00F370BA">
        <w:rPr>
          <w:noProof/>
        </w:rPr>
        <w:fldChar w:fldCharType="separate"/>
      </w:r>
      <w:r w:rsidR="00B808D2">
        <w:rPr>
          <w:noProof/>
        </w:rPr>
        <w:t>2</w:t>
      </w:r>
      <w:r w:rsidR="00F370BA">
        <w:rPr>
          <w:noProof/>
        </w:rPr>
        <w:fldChar w:fldCharType="end"/>
      </w:r>
      <w:r>
        <w:t xml:space="preserve"> Scope of the bachelor thesis within the applications of control engineering. </w:t>
      </w:r>
      <w:r w:rsidR="002F4F51">
        <w:t xml:space="preserve">Source: </w:t>
      </w:r>
      <w:r w:rsidR="00430B49">
        <w:t>Chair</w:t>
      </w:r>
      <w:r w:rsidR="00DA372A">
        <w:t xml:space="preserve"> AIS</w:t>
      </w:r>
      <w:r>
        <w:t xml:space="preserve"> TUM</w:t>
      </w:r>
      <w:bookmarkEnd w:id="37"/>
    </w:p>
    <w:p w14:paraId="1595552F" w14:textId="77777777" w:rsidR="005906CE" w:rsidRPr="005906CE" w:rsidRDefault="005906CE" w:rsidP="005906CE"/>
    <w:p w14:paraId="045BD6E3" w14:textId="77777777" w:rsidR="00EB3F46" w:rsidRDefault="007650AE" w:rsidP="00127DFD">
      <w:pPr>
        <w:pStyle w:val="body"/>
      </w:pPr>
      <w:r w:rsidRPr="004D256C">
        <w:t>A</w:t>
      </w:r>
      <w:r w:rsidR="00B745F3" w:rsidRPr="004D256C">
        <w:t xml:space="preserve"> </w:t>
      </w:r>
      <w:r w:rsidR="00B745F3" w:rsidRPr="001F6E0E">
        <w:rPr>
          <w:i/>
        </w:rPr>
        <w:t>process</w:t>
      </w:r>
      <w:r w:rsidR="0087309C" w:rsidRPr="004D256C">
        <w:t xml:space="preserve"> is defined as </w:t>
      </w:r>
      <w:r w:rsidR="00B745F3" w:rsidRPr="004D256C">
        <w:t>a series of actions taken to achieve a</w:t>
      </w:r>
      <w:r w:rsidR="00DC6117" w:rsidRPr="004D256C">
        <w:t>n objective</w:t>
      </w:r>
      <w:r w:rsidR="00B745F3" w:rsidRPr="004D256C">
        <w:t xml:space="preserve">. More specifically, an </w:t>
      </w:r>
      <w:r w:rsidRPr="001F6E0E">
        <w:rPr>
          <w:i/>
        </w:rPr>
        <w:t>industrial process</w:t>
      </w:r>
      <w:r w:rsidRPr="004D256C">
        <w:t xml:space="preserve"> is the systematic </w:t>
      </w:r>
      <w:r w:rsidR="0087309C" w:rsidRPr="004D256C">
        <w:t xml:space="preserve">application of </w:t>
      </w:r>
      <w:r w:rsidRPr="004D256C">
        <w:t xml:space="preserve">mechanical and/or chemical </w:t>
      </w:r>
      <w:r w:rsidR="007E69E4" w:rsidRPr="004D256C">
        <w:t>operations for the</w:t>
      </w:r>
      <w:r w:rsidR="0087309C" w:rsidRPr="004D256C">
        <w:t xml:space="preserve"> </w:t>
      </w:r>
      <w:r w:rsidR="007E69E4" w:rsidRPr="004D256C">
        <w:t>production or manufacture</w:t>
      </w:r>
      <w:r w:rsidR="007E69E4">
        <w:t xml:space="preserve"> of something</w:t>
      </w:r>
      <w:r w:rsidR="00DC6117">
        <w:t xml:space="preserve">. </w:t>
      </w:r>
    </w:p>
    <w:p w14:paraId="30931B72" w14:textId="5982E605" w:rsidR="00E06837" w:rsidRDefault="00DC6117" w:rsidP="00127DFD">
      <w:pPr>
        <w:pStyle w:val="body"/>
      </w:pPr>
      <w:r w:rsidRPr="001F6E0E">
        <w:rPr>
          <w:i/>
        </w:rPr>
        <w:t>Industrial process control</w:t>
      </w:r>
      <w:r w:rsidRPr="00DC6117">
        <w:t xml:space="preserve"> is thus the systematic optimization of consistency, economy and safety of continuous production industrial processes. To achieve this, process control incorporates the fields of control and chemical engineering</w:t>
      </w:r>
      <w:r w:rsidR="0006577B">
        <w:t xml:space="preserve"> to automate production of </w:t>
      </w:r>
      <w:r w:rsidR="0006577B" w:rsidRPr="001F6E0E">
        <w:rPr>
          <w:i/>
        </w:rPr>
        <w:t>continuous</w:t>
      </w:r>
      <w:r w:rsidR="0006577B">
        <w:t xml:space="preserve"> or </w:t>
      </w:r>
      <w:r w:rsidR="0006577B" w:rsidRPr="001F6E0E">
        <w:rPr>
          <w:i/>
        </w:rPr>
        <w:t>batch processes</w:t>
      </w:r>
      <w:r w:rsidR="0006577B">
        <w:t xml:space="preserve">. </w:t>
      </w:r>
      <w:r w:rsidR="00E06837">
        <w:t xml:space="preserve">In contrast to </w:t>
      </w:r>
      <w:r w:rsidR="004D7857" w:rsidRPr="001F6E0E">
        <w:rPr>
          <w:i/>
        </w:rPr>
        <w:t>manufacturing</w:t>
      </w:r>
      <w:r w:rsidR="00BD345B" w:rsidRPr="001F6E0E">
        <w:rPr>
          <w:i/>
        </w:rPr>
        <w:t xml:space="preserve"> </w:t>
      </w:r>
      <w:r w:rsidR="00615123" w:rsidRPr="001F6E0E">
        <w:rPr>
          <w:i/>
        </w:rPr>
        <w:t xml:space="preserve">control </w:t>
      </w:r>
      <w:r w:rsidR="00BD345B" w:rsidRPr="001F6E0E">
        <w:rPr>
          <w:i/>
        </w:rPr>
        <w:t>systems</w:t>
      </w:r>
      <w:r w:rsidR="00BD345B">
        <w:t xml:space="preserve"> which typically favor flexibility because of </w:t>
      </w:r>
      <w:r w:rsidR="00615123">
        <w:t xml:space="preserve">the heterogeneous and usually </w:t>
      </w:r>
      <w:r w:rsidR="00BD345B">
        <w:t>discontinuous nature</w:t>
      </w:r>
      <w:r w:rsidR="00615123">
        <w:t xml:space="preserve"> of </w:t>
      </w:r>
      <w:r w:rsidR="00615123">
        <w:lastRenderedPageBreak/>
        <w:t>manufacturing</w:t>
      </w:r>
      <w:r w:rsidR="00BD345B">
        <w:t xml:space="preserve">, process control systems favor robustness, real-time reactivity and safety above </w:t>
      </w:r>
      <w:r w:rsidR="00617BA2">
        <w:t>flexibility</w:t>
      </w:r>
      <w:r w:rsidR="00615123">
        <w:t>.</w:t>
      </w:r>
      <w:r w:rsidR="00BD345B">
        <w:t xml:space="preserve"> </w:t>
      </w:r>
      <w:r w:rsidR="00615123">
        <w:t xml:space="preserve">This way, process control systems are implemented </w:t>
      </w:r>
      <w:r w:rsidR="00617BA2">
        <w:t>to run non-stop for</w:t>
      </w:r>
      <w:r w:rsidR="00615123">
        <w:t xml:space="preserve"> decades</w:t>
      </w:r>
      <w:r w:rsidR="00617BA2">
        <w:t xml:space="preserve">. </w:t>
      </w:r>
      <w:r w:rsidR="004925AD">
        <w:t>The size and complexity of i</w:t>
      </w:r>
      <w:r w:rsidR="00617BA2">
        <w:t xml:space="preserve">ndustrial process plants </w:t>
      </w:r>
      <w:r w:rsidR="004925AD">
        <w:t xml:space="preserve">generally represents a significant engineering challenge, but its </w:t>
      </w:r>
      <w:r w:rsidR="00566B30">
        <w:t xml:space="preserve">long-lasting nature has historically </w:t>
      </w:r>
      <w:r w:rsidR="00057AED">
        <w:t>taken</w:t>
      </w:r>
      <w:r w:rsidR="00566B30">
        <w:t xml:space="preserve"> </w:t>
      </w:r>
      <w:r w:rsidR="00057AED">
        <w:t xml:space="preserve">the </w:t>
      </w:r>
      <w:r w:rsidR="00566B30">
        <w:t>process industry</w:t>
      </w:r>
      <w:r w:rsidR="00057AED">
        <w:t xml:space="preserve"> to the vanguard in industrial production control</w:t>
      </w:r>
      <w:r w:rsidR="00566B30">
        <w:t>.</w:t>
      </w:r>
      <w:r w:rsidR="00057AED">
        <w:t xml:space="preserve"> </w:t>
      </w:r>
    </w:p>
    <w:p w14:paraId="652BDC78" w14:textId="0B014D75" w:rsidR="00216269" w:rsidRDefault="0006577B" w:rsidP="00127DFD">
      <w:pPr>
        <w:pStyle w:val="body"/>
      </w:pPr>
      <w:r w:rsidRPr="001F6E0E">
        <w:rPr>
          <w:i/>
        </w:rPr>
        <w:t xml:space="preserve">Process </w:t>
      </w:r>
      <w:r w:rsidR="00057AED" w:rsidRPr="001F6E0E">
        <w:rPr>
          <w:i/>
        </w:rPr>
        <w:t>control</w:t>
      </w:r>
      <w:r w:rsidRPr="001F6E0E">
        <w:rPr>
          <w:i/>
        </w:rPr>
        <w:t xml:space="preserve"> systems</w:t>
      </w:r>
      <w:r>
        <w:t xml:space="preserve"> have traditionally</w:t>
      </w:r>
      <w:r w:rsidR="00035741">
        <w:t xml:space="preserve"> been</w:t>
      </w:r>
      <w:r>
        <w:t xml:space="preserve"> hierarchically structured</w:t>
      </w:r>
      <w:r w:rsidR="000B6411">
        <w:t xml:space="preserve">. Nonetheless, the high degree of networking and the availability of </w:t>
      </w:r>
      <w:r w:rsidR="008A7CD3">
        <w:t xml:space="preserve">substantial amounts of data </w:t>
      </w:r>
      <w:r w:rsidR="00DA71A8">
        <w:t>has lead</w:t>
      </w:r>
      <w:r w:rsidR="00E06837">
        <w:t xml:space="preserve"> the</w:t>
      </w:r>
      <w:r w:rsidR="008A7CD3">
        <w:t xml:space="preserve"> trend for</w:t>
      </w:r>
      <w:r w:rsidR="000B6411">
        <w:t xml:space="preserve"> </w:t>
      </w:r>
      <w:r w:rsidR="00E06837">
        <w:t xml:space="preserve">their </w:t>
      </w:r>
      <w:r w:rsidR="000B6411">
        <w:t>decentralization</w:t>
      </w:r>
      <w:r w:rsidR="008A7CD3">
        <w:t xml:space="preserve">. </w:t>
      </w:r>
      <w:r w:rsidR="00341EF9">
        <w:t>Enabled</w:t>
      </w:r>
      <w:r w:rsidR="008A7CD3">
        <w:t xml:space="preserve"> by </w:t>
      </w:r>
      <w:r w:rsidR="00DC7AB7">
        <w:t>an interconnected network of</w:t>
      </w:r>
      <w:r w:rsidR="00341EF9">
        <w:t xml:space="preserve"> </w:t>
      </w:r>
      <w:r w:rsidR="008A7CD3">
        <w:t>Cyber Physical Systems (CPSs)</w:t>
      </w:r>
      <w:r w:rsidR="00341EF9">
        <w:t>, modern process control systems now allow for adaptive</w:t>
      </w:r>
      <w:r w:rsidR="00DC7AB7">
        <w:t xml:space="preserve"> and</w:t>
      </w:r>
      <w:r w:rsidR="00341EF9">
        <w:t xml:space="preserve"> self-configuring </w:t>
      </w:r>
      <w:r w:rsidR="00DC7AB7">
        <w:t xml:space="preserve">production. </w:t>
      </w:r>
      <w:r w:rsidR="005A19F2">
        <w:t>Figure</w:t>
      </w:r>
      <w:r w:rsidR="0005728F">
        <w:t xml:space="preserve"> </w:t>
      </w:r>
      <w:r w:rsidR="005A19F2">
        <w:t>3</w:t>
      </w:r>
      <w:r w:rsidR="0005728F">
        <w:t xml:space="preserve"> shows the trend for the decentralization of traditional automation into Cyber Physical Systems (CPS) for flexible, data-driven</w:t>
      </w:r>
      <w:r w:rsidR="00CB4AD7">
        <w:t xml:space="preserve"> and efficient</w:t>
      </w:r>
      <w:r w:rsidR="0005728F">
        <w:t xml:space="preserve"> production.</w:t>
      </w:r>
    </w:p>
    <w:p w14:paraId="7A3B3464" w14:textId="77777777" w:rsidR="005906CE" w:rsidRDefault="005906CE" w:rsidP="00127DFD">
      <w:pPr>
        <w:pStyle w:val="body"/>
      </w:pPr>
    </w:p>
    <w:p w14:paraId="20E6C3B5" w14:textId="77777777" w:rsidR="00EB1F23" w:rsidRDefault="00EB1F23" w:rsidP="00EB1F23">
      <w:pPr>
        <w:pStyle w:val="body"/>
        <w:keepNext/>
        <w:jc w:val="center"/>
      </w:pPr>
      <w:r>
        <w:rPr>
          <w:noProof/>
          <w:lang w:val="de-DE" w:eastAsia="de-DE"/>
        </w:rPr>
        <w:drawing>
          <wp:inline distT="0" distB="0" distL="0" distR="0" wp14:anchorId="09F71EC4" wp14:editId="18879E2C">
            <wp:extent cx="5731510" cy="2660015"/>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utomation-pyram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16566547" w14:textId="76B67943" w:rsidR="00AA1A99" w:rsidRDefault="00EB1F23" w:rsidP="00EB1F23">
      <w:pPr>
        <w:pStyle w:val="Caption"/>
        <w:jc w:val="center"/>
      </w:pPr>
      <w:bookmarkStart w:id="38" w:name="_Toc52404839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3</w:t>
      </w:r>
      <w:r w:rsidR="00F011BF">
        <w:rPr>
          <w:noProof/>
        </w:rPr>
        <w:fldChar w:fldCharType="end"/>
      </w:r>
      <w:r>
        <w:t xml:space="preserve"> </w:t>
      </w:r>
      <w:r w:rsidRPr="00176B92">
        <w:t>Decentralization of traditional automation from a hierarchical structure via Cyber Physical Systems (CPS)</w:t>
      </w:r>
      <w:r>
        <w:t>.</w:t>
      </w:r>
      <w:bookmarkEnd w:id="38"/>
    </w:p>
    <w:p w14:paraId="2ED34EC2" w14:textId="06A5BCB4" w:rsidR="00086E45" w:rsidRDefault="00086E45" w:rsidP="00C5482A">
      <w:pPr>
        <w:pStyle w:val="body"/>
      </w:pPr>
    </w:p>
    <w:p w14:paraId="3CFE8A8D" w14:textId="2CACA547" w:rsidR="008B58C9" w:rsidRPr="00A145C1" w:rsidRDefault="008B58C9" w:rsidP="008B58C9">
      <w:pPr>
        <w:pStyle w:val="h3"/>
      </w:pPr>
      <w:bookmarkStart w:id="39" w:name="_Toc524108071"/>
      <w:r w:rsidRPr="00A145C1">
        <w:t>Plant Hierarchy</w:t>
      </w:r>
      <w:r w:rsidR="00CD42F5">
        <w:t xml:space="preserve">, Procedural Control </w:t>
      </w:r>
      <w:r w:rsidR="00150860">
        <w:t>and</w:t>
      </w:r>
      <w:r w:rsidR="00CD42F5">
        <w:t xml:space="preserve"> Process Models</w:t>
      </w:r>
      <w:bookmarkEnd w:id="39"/>
      <w:r w:rsidR="00150860">
        <w:t xml:space="preserve"> </w:t>
      </w:r>
    </w:p>
    <w:p w14:paraId="3F899DA3" w14:textId="3E656CDA" w:rsidR="00034074" w:rsidRPr="00436C86" w:rsidRDefault="001775A1" w:rsidP="00034074">
      <w:pPr>
        <w:pStyle w:val="body"/>
      </w:pPr>
      <w:r>
        <w:t xml:space="preserve">The </w:t>
      </w:r>
      <w:r w:rsidR="009A3D79" w:rsidRPr="009A3D79">
        <w:rPr>
          <w:i/>
        </w:rPr>
        <w:t>P</w:t>
      </w:r>
      <w:r w:rsidRPr="009A3D79">
        <w:rPr>
          <w:i/>
        </w:rPr>
        <w:t xml:space="preserve">lant </w:t>
      </w:r>
      <w:r w:rsidR="009A3D79" w:rsidRPr="009A3D79">
        <w:rPr>
          <w:i/>
        </w:rPr>
        <w:t>H</w:t>
      </w:r>
      <w:r w:rsidRPr="009A3D79">
        <w:rPr>
          <w:i/>
        </w:rPr>
        <w:t xml:space="preserve">ierarchy </w:t>
      </w:r>
      <w:r w:rsidR="009A3D79" w:rsidRPr="009A3D79">
        <w:rPr>
          <w:i/>
        </w:rPr>
        <w:t>M</w:t>
      </w:r>
      <w:r w:rsidRPr="009A3D79">
        <w:rPr>
          <w:i/>
        </w:rPr>
        <w:t>odel</w:t>
      </w:r>
      <w:r>
        <w:t xml:space="preserve"> or </w:t>
      </w:r>
      <w:hyperlink r:id="rId20" w:tooltip="ISA-95" w:history="1">
        <w:r w:rsidR="008B58C9" w:rsidRPr="009A3D79">
          <w:rPr>
            <w:rStyle w:val="Hyperlink"/>
            <w:i/>
            <w:color w:val="222222"/>
            <w:u w:val="none"/>
          </w:rPr>
          <w:t>ISA-95</w:t>
        </w:r>
      </w:hyperlink>
      <w:r>
        <w:rPr>
          <w:rStyle w:val="Hyperlink"/>
          <w:color w:val="222222"/>
          <w:u w:val="none"/>
        </w:rPr>
        <w:t>,</w:t>
      </w:r>
      <w:r w:rsidR="008B58C9" w:rsidRPr="00427FB2">
        <w:t> as it is more commonly referred</w:t>
      </w:r>
      <w:r>
        <w:t xml:space="preserve"> to</w:t>
      </w:r>
      <w:r w:rsidR="008B58C9" w:rsidRPr="00427FB2">
        <w:t>, is an international standard for developing an automated interface between enterprise and control systems</w:t>
      </w:r>
      <w:r w:rsidR="005272AA">
        <w:t xml:space="preserve"> [</w:t>
      </w:r>
      <w:hyperlink r:id="rId21" w:anchor="ISA95_.E2.80.9Clevels.E2.80.9D_for_enterprise_integration" w:history="1">
        <w:r w:rsidR="005272AA" w:rsidRPr="00122A0A">
          <w:rPr>
            <w:rStyle w:val="Hyperlink"/>
          </w:rPr>
          <w:t>https://en.wikipedia.org/wiki/Enterprise_control#ISA95_.E2.80.9Clevels.E2.80.9D_for_enterprise_integration</w:t>
        </w:r>
      </w:hyperlink>
      <w:r w:rsidR="005272AA">
        <w:t>]</w:t>
      </w:r>
      <w:r w:rsidR="008B58C9" w:rsidRPr="00427FB2">
        <w:t>.</w:t>
      </w:r>
      <w:r w:rsidR="00EE0309">
        <w:t xml:space="preserve"> </w:t>
      </w:r>
      <w:r w:rsidR="00D83E3D">
        <w:t xml:space="preserve">With it an industrial organization can structured in a hierarchical manner, in which the starting root node is the hierarchy itself. The Plant Hierarchy Model described by the ISA-95 standard directly </w:t>
      </w:r>
      <w:r w:rsidR="00D41F78">
        <w:t xml:space="preserve">mirrors the physical model, and thus serves as a virtual clone of the actual physical instances. This is important for </w:t>
      </w:r>
      <w:r w:rsidR="00685FF7">
        <w:t xml:space="preserve">industrial </w:t>
      </w:r>
      <w:r w:rsidR="00D41F78">
        <w:t>process automation</w:t>
      </w:r>
      <w:r w:rsidR="00685FF7">
        <w:t xml:space="preserve"> since</w:t>
      </w:r>
      <w:r w:rsidR="00D41F78">
        <w:t xml:space="preserve"> </w:t>
      </w:r>
      <w:r w:rsidR="00685FF7">
        <w:t>the physical elements can then</w:t>
      </w:r>
      <w:r w:rsidR="00D41F78">
        <w:t xml:space="preserve"> be abstracted into classes and programmed </w:t>
      </w:r>
      <w:r w:rsidR="00BB3E15">
        <w:t>with an</w:t>
      </w:r>
      <w:r w:rsidR="00685FF7">
        <w:t xml:space="preserve"> object-oriented paradigm</w:t>
      </w:r>
      <w:r w:rsidR="00BB3E15">
        <w:t xml:space="preserve">. This results in huge benefits for the software engineers, since object-oriented </w:t>
      </w:r>
      <w:r w:rsidR="00BB3E15">
        <w:lastRenderedPageBreak/>
        <w:t xml:space="preserve">development facilitates code reuse, enhances encapsulation and encapsulation and lessens need for code maintenance. </w:t>
      </w:r>
      <w:r w:rsidR="00CD42F5">
        <w:t>Contiguous to the Plant Hierarchy Model</w:t>
      </w:r>
      <w:r w:rsidR="009A3D79">
        <w:t xml:space="preserve">, the </w:t>
      </w:r>
      <w:r w:rsidR="009A3D79" w:rsidRPr="009A3D79">
        <w:rPr>
          <w:i/>
        </w:rPr>
        <w:t>ISA-88</w:t>
      </w:r>
      <w:r w:rsidR="009A3D79">
        <w:t xml:space="preserve"> standard </w:t>
      </w:r>
      <w:r w:rsidR="00CD42F5">
        <w:t>describe</w:t>
      </w:r>
      <w:r w:rsidR="009A3D79">
        <w:t xml:space="preserve">s the </w:t>
      </w:r>
      <w:r w:rsidR="009A3D79" w:rsidRPr="009A3D79">
        <w:rPr>
          <w:i/>
        </w:rPr>
        <w:t>Procedural Control</w:t>
      </w:r>
      <w:r w:rsidR="009A3D79">
        <w:t xml:space="preserve"> and </w:t>
      </w:r>
      <w:r w:rsidR="009A3D79" w:rsidRPr="009A3D79">
        <w:rPr>
          <w:i/>
        </w:rPr>
        <w:t>Process Models</w:t>
      </w:r>
      <w:r w:rsidR="00436C86">
        <w:t>, particularly for process control</w:t>
      </w:r>
      <w:r w:rsidR="00034074">
        <w:t xml:space="preserve"> – </w:t>
      </w:r>
      <w:r w:rsidR="00436C86">
        <w:t xml:space="preserve">the scope for this </w:t>
      </w:r>
      <w:r w:rsidR="00436C86" w:rsidRPr="00EA431E">
        <w:rPr>
          <w:color w:val="auto"/>
        </w:rPr>
        <w:t>project.</w:t>
      </w:r>
      <w:r w:rsidR="00F33899" w:rsidRPr="00EA431E">
        <w:rPr>
          <w:color w:val="auto"/>
        </w:rPr>
        <w:t xml:space="preserve"> Figure </w:t>
      </w:r>
      <w:r w:rsidR="00EA431E" w:rsidRPr="00EA431E">
        <w:rPr>
          <w:color w:val="auto"/>
        </w:rPr>
        <w:t>4</w:t>
      </w:r>
      <w:r w:rsidR="00F33899" w:rsidRPr="00EA431E">
        <w:rPr>
          <w:color w:val="auto"/>
        </w:rPr>
        <w:t xml:space="preserve"> </w:t>
      </w:r>
      <w:r w:rsidR="00426E7B" w:rsidRPr="00EA431E">
        <w:rPr>
          <w:color w:val="auto"/>
        </w:rPr>
        <w:t>associates</w:t>
      </w:r>
      <w:r w:rsidR="00F33899" w:rsidRPr="00EA431E">
        <w:rPr>
          <w:color w:val="auto"/>
        </w:rPr>
        <w:t xml:space="preserve"> all three mentioned models</w:t>
      </w:r>
      <w:r w:rsidR="00426E7B" w:rsidRPr="00EA431E">
        <w:rPr>
          <w:color w:val="auto"/>
        </w:rPr>
        <w:t xml:space="preserve"> together,</w:t>
      </w:r>
      <w:r w:rsidR="00F33899" w:rsidRPr="00EA431E">
        <w:rPr>
          <w:color w:val="auto"/>
        </w:rPr>
        <w:t xml:space="preserve"> and highlights what the ProcAppCom project of this </w:t>
      </w:r>
      <w:r w:rsidR="00F33899">
        <w:t xml:space="preserve">bachelor thesis encompasses. </w:t>
      </w:r>
    </w:p>
    <w:p w14:paraId="48307349" w14:textId="77777777" w:rsidR="00864970" w:rsidRDefault="00864970" w:rsidP="00864970">
      <w:pPr>
        <w:pStyle w:val="body"/>
        <w:keepNext/>
        <w:jc w:val="center"/>
      </w:pPr>
      <w:r>
        <w:rPr>
          <w:noProof/>
          <w:lang w:val="de-DE" w:eastAsia="de-DE"/>
        </w:rPr>
        <w:drawing>
          <wp:inline distT="0" distB="0" distL="0" distR="0" wp14:anchorId="6FED5A1F" wp14:editId="25CBBA3B">
            <wp:extent cx="5731510" cy="39643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sa95-isa8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28D26B41" w14:textId="318A3B79" w:rsidR="00905146" w:rsidRDefault="00864970" w:rsidP="00F01DB3">
      <w:pPr>
        <w:pStyle w:val="Caption"/>
        <w:jc w:val="center"/>
      </w:pPr>
      <w:bookmarkStart w:id="40" w:name="_Toc52404839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4</w:t>
      </w:r>
      <w:r w:rsidR="00F011BF">
        <w:rPr>
          <w:noProof/>
        </w:rPr>
        <w:fldChar w:fldCharType="end"/>
      </w:r>
      <w:r>
        <w:t xml:space="preserve"> </w:t>
      </w:r>
      <w:r w:rsidR="00095E6A">
        <w:t xml:space="preserve">Correlation of </w:t>
      </w:r>
      <w:r w:rsidRPr="00E01861">
        <w:t xml:space="preserve">Plant </w:t>
      </w:r>
      <w:r w:rsidR="00095E6A">
        <w:t>H</w:t>
      </w:r>
      <w:r w:rsidRPr="00E01861">
        <w:t xml:space="preserve">ierarchy </w:t>
      </w:r>
      <w:r w:rsidR="00095E6A">
        <w:t>M</w:t>
      </w:r>
      <w:r w:rsidRPr="00E01861">
        <w:t>odel according to ISA-9</w:t>
      </w:r>
      <w:r w:rsidR="00095E6A">
        <w:t xml:space="preserve">5 and Procedural Control and Process Models according to ISA-88 </w:t>
      </w:r>
      <w:r>
        <w:t>in form of a class diagram</w:t>
      </w:r>
      <w:r w:rsidRPr="00E01861">
        <w:t xml:space="preserve"> with </w:t>
      </w:r>
      <w:r>
        <w:t xml:space="preserve">the </w:t>
      </w:r>
      <w:r w:rsidRPr="00E01861">
        <w:t>scope of this project in yellow</w:t>
      </w:r>
      <w:r>
        <w:t>.</w:t>
      </w:r>
      <w:bookmarkEnd w:id="40"/>
      <w:r w:rsidR="00905146">
        <w:rPr>
          <w:noProof/>
        </w:rPr>
        <w:t xml:space="preserve">          </w:t>
      </w:r>
    </w:p>
    <w:p w14:paraId="4CE85ADF" w14:textId="2D5A52FF" w:rsidR="00F80598" w:rsidRDefault="007B5E2E" w:rsidP="00F80598">
      <w:pPr>
        <w:pStyle w:val="h3"/>
      </w:pPr>
      <w:bookmarkStart w:id="41" w:name="_Toc524108072"/>
      <w:r>
        <w:t>Formalized Process Description</w:t>
      </w:r>
      <w:bookmarkEnd w:id="41"/>
    </w:p>
    <w:p w14:paraId="3CD59D1C" w14:textId="496F03FA" w:rsidR="00432482" w:rsidRDefault="001F6E0E" w:rsidP="00C039C8">
      <w:pPr>
        <w:pStyle w:val="body"/>
      </w:pPr>
      <w:r>
        <w:t xml:space="preserve">The </w:t>
      </w:r>
      <w:r w:rsidR="00F14BEC">
        <w:t>interdisciplinarity</w:t>
      </w:r>
      <w:r>
        <w:t xml:space="preserve"> </w:t>
      </w:r>
      <w:r w:rsidR="00F14BEC">
        <w:t xml:space="preserve">required in the field of </w:t>
      </w:r>
      <w:r>
        <w:t>industrial</w:t>
      </w:r>
      <w:r w:rsidR="00756234">
        <w:t xml:space="preserve"> process</w:t>
      </w:r>
      <w:r>
        <w:t xml:space="preserve"> engineering</w:t>
      </w:r>
      <w:r w:rsidR="00F14BEC">
        <w:t xml:space="preserve"> requires engineers of distinct backgrounds to work together. The source of information </w:t>
      </w:r>
      <w:r w:rsidR="005911D8">
        <w:t>for industrial control systems in</w:t>
      </w:r>
      <w:r w:rsidR="00F14BEC">
        <w:t xml:space="preserve"> the field is thus </w:t>
      </w:r>
      <w:r w:rsidR="00DA359B">
        <w:t xml:space="preserve">typically </w:t>
      </w:r>
      <w:r w:rsidR="00F14BEC">
        <w:t>distributed</w:t>
      </w:r>
      <w:r w:rsidR="00DA359B">
        <w:t xml:space="preserve"> across</w:t>
      </w:r>
      <w:r w:rsidR="008B0216">
        <w:t xml:space="preserve"> </w:t>
      </w:r>
      <w:r w:rsidR="005911D8">
        <w:t>chemical, control,</w:t>
      </w:r>
      <w:r w:rsidR="008B0216">
        <w:t xml:space="preserve"> </w:t>
      </w:r>
      <w:r w:rsidR="006663AA">
        <w:t>electrical, mechanical and</w:t>
      </w:r>
      <w:r w:rsidR="005911D8">
        <w:t xml:space="preserve"> </w:t>
      </w:r>
      <w:r w:rsidR="008B0216">
        <w:t xml:space="preserve">software </w:t>
      </w:r>
      <w:r w:rsidR="005911D8">
        <w:t>engineerin</w:t>
      </w:r>
      <w:r w:rsidR="008B0216">
        <w:t xml:space="preserve">g disciplines. This results in the need for a </w:t>
      </w:r>
      <w:r w:rsidR="008B0216" w:rsidRPr="008B0216">
        <w:rPr>
          <w:i/>
        </w:rPr>
        <w:t>formalized process description</w:t>
      </w:r>
      <w:r w:rsidR="008B0216">
        <w:t xml:space="preserve">, </w:t>
      </w:r>
      <w:r w:rsidR="00766049">
        <w:t>or a standardized description from all process kinds</w:t>
      </w:r>
      <w:sdt>
        <w:sdtPr>
          <w:id w:val="-1752042801"/>
          <w:citation/>
        </w:sdtPr>
        <w:sdtContent>
          <w:r w:rsidR="00DA359B">
            <w:fldChar w:fldCharType="begin"/>
          </w:r>
          <w:r w:rsidR="00DA359B">
            <w:instrText xml:space="preserve"> CITATION 12 \l 1033 </w:instrText>
          </w:r>
          <w:r w:rsidR="00DA359B">
            <w:fldChar w:fldCharType="separate"/>
          </w:r>
          <w:r w:rsidR="00DA359B">
            <w:rPr>
              <w:noProof/>
            </w:rPr>
            <w:t xml:space="preserve"> (12)</w:t>
          </w:r>
          <w:r w:rsidR="00DA359B">
            <w:fldChar w:fldCharType="end"/>
          </w:r>
        </w:sdtContent>
      </w:sdt>
      <w:r w:rsidR="00DA359B">
        <w:t xml:space="preserve">. The goals of this standard, as described by the </w:t>
      </w:r>
      <w:r w:rsidR="00DA359B" w:rsidRPr="00DA359B">
        <w:rPr>
          <w:i/>
        </w:rPr>
        <w:t>VDI 3682</w:t>
      </w:r>
      <w:r w:rsidR="00DA359B">
        <w:rPr>
          <w:i/>
        </w:rPr>
        <w:t xml:space="preserve"> </w:t>
      </w:r>
      <w:r w:rsidR="00C039C8">
        <w:rPr>
          <w:i/>
        </w:rPr>
        <w:t>standard</w:t>
      </w:r>
      <w:r w:rsidR="00C039C8">
        <w:t xml:space="preserve"> include: universal applicability for all kinds of processes and plants (including non-technical ones), </w:t>
      </w:r>
      <w:r w:rsidR="002F499C">
        <w:t>to serve as a</w:t>
      </w:r>
      <w:r w:rsidR="00C039C8">
        <w:t xml:space="preserve"> clear</w:t>
      </w:r>
      <w:r w:rsidR="002F499C">
        <w:t xml:space="preserve"> (visual)</w:t>
      </w:r>
      <w:r w:rsidR="00C039C8">
        <w:t xml:space="preserve"> aid</w:t>
      </w:r>
      <w:r w:rsidR="002F499C">
        <w:t xml:space="preserve"> for</w:t>
      </w:r>
      <w:r w:rsidR="00C039C8">
        <w:t xml:space="preserve"> </w:t>
      </w:r>
      <w:r w:rsidR="002F499C">
        <w:t xml:space="preserve">interdisciplinary understanding, to be formalized to prevent </w:t>
      </w:r>
      <w:r w:rsidR="00676B2D">
        <w:t>misunderstandings</w:t>
      </w:r>
      <w:r w:rsidR="002F499C">
        <w:t xml:space="preserve">, and to serve as basis for the plant models. </w:t>
      </w:r>
      <w:r w:rsidR="00432482">
        <w:t>Discipline-specific e</w:t>
      </w:r>
      <w:r w:rsidR="002F499C">
        <w:t xml:space="preserve">xamples of formalized process descriptions </w:t>
      </w:r>
      <w:r w:rsidR="00676B2D">
        <w:t>for an example brewery</w:t>
      </w:r>
      <w:r w:rsidR="00432482">
        <w:t xml:space="preserve"> could be:</w:t>
      </w:r>
    </w:p>
    <w:p w14:paraId="79EB5530" w14:textId="046ECAD3" w:rsidR="00432482" w:rsidRDefault="00432482" w:rsidP="000B21CF">
      <w:pPr>
        <w:pStyle w:val="Title"/>
      </w:pPr>
      <w:r w:rsidRPr="006663AA">
        <w:rPr>
          <w:u w:val="single"/>
        </w:rPr>
        <w:t>Chemical</w:t>
      </w:r>
      <w:r>
        <w:t xml:space="preserve">: </w:t>
      </w:r>
      <w:r w:rsidR="0075711D">
        <w:t>b</w:t>
      </w:r>
      <w:r>
        <w:t xml:space="preserve">atch </w:t>
      </w:r>
      <w:r w:rsidR="0075711D">
        <w:t>p</w:t>
      </w:r>
      <w:r>
        <w:t xml:space="preserve">rocess </w:t>
      </w:r>
      <w:r w:rsidR="0075711D">
        <w:t>m</w:t>
      </w:r>
      <w:r>
        <w:t>odel</w:t>
      </w:r>
      <w:r w:rsidR="003139CC">
        <w:t>s</w:t>
      </w:r>
      <w:r w:rsidR="00B22158">
        <w:t>, chemical reaction equations, etc.</w:t>
      </w:r>
    </w:p>
    <w:p w14:paraId="30D40EC0" w14:textId="1604ADA7" w:rsidR="00432482" w:rsidRDefault="00A3524F" w:rsidP="000B21CF">
      <w:pPr>
        <w:pStyle w:val="Title"/>
      </w:pPr>
      <w:r w:rsidRPr="006663AA">
        <w:rPr>
          <w:u w:val="single"/>
        </w:rPr>
        <w:lastRenderedPageBreak/>
        <w:t>Control</w:t>
      </w:r>
      <w:r w:rsidR="00432482">
        <w:t xml:space="preserve">: </w:t>
      </w:r>
      <w:r w:rsidR="0075711D">
        <w:t>c</w:t>
      </w:r>
      <w:r w:rsidR="007B5E2E">
        <w:t>ontrol theory block diagrams</w:t>
      </w:r>
      <w:r w:rsidR="00B14C50">
        <w:t xml:space="preserve">, etc. </w:t>
      </w:r>
    </w:p>
    <w:p w14:paraId="6D42CC76" w14:textId="60B09EA2" w:rsidR="00A3524F" w:rsidRDefault="00A3524F" w:rsidP="000B21CF">
      <w:pPr>
        <w:pStyle w:val="Title"/>
      </w:pPr>
      <w:r w:rsidRPr="006663AA">
        <w:rPr>
          <w:u w:val="single"/>
        </w:rPr>
        <w:t>Electrical</w:t>
      </w:r>
      <w:r>
        <w:t xml:space="preserve">: </w:t>
      </w:r>
      <w:r w:rsidR="0075711D">
        <w:t>e</w:t>
      </w:r>
      <w:r w:rsidR="003139CC">
        <w:t xml:space="preserve">lectrical </w:t>
      </w:r>
      <w:r w:rsidR="0075711D">
        <w:t>l</w:t>
      </w:r>
      <w:r w:rsidR="003139CC">
        <w:t xml:space="preserve">ayout </w:t>
      </w:r>
      <w:r w:rsidR="0075711D">
        <w:t>p</w:t>
      </w:r>
      <w:r w:rsidR="003139CC">
        <w:t>lans,</w:t>
      </w:r>
      <w:r w:rsidR="00311C03">
        <w:t xml:space="preserve"> etc</w:t>
      </w:r>
      <w:r w:rsidR="00B14C50">
        <w:t>.</w:t>
      </w:r>
    </w:p>
    <w:p w14:paraId="3B227C27" w14:textId="4E9C963F" w:rsidR="006663AA" w:rsidRPr="006663AA" w:rsidRDefault="006663AA" w:rsidP="000B21CF">
      <w:pPr>
        <w:pStyle w:val="Title"/>
      </w:pPr>
      <w:r w:rsidRPr="006663AA">
        <w:rPr>
          <w:u w:val="single"/>
        </w:rPr>
        <w:t>Mechanical</w:t>
      </w:r>
      <w:r>
        <w:t xml:space="preserve">: </w:t>
      </w:r>
      <w:r w:rsidR="0075711D">
        <w:t>c</w:t>
      </w:r>
      <w:r w:rsidRPr="002F499C">
        <w:t xml:space="preserve">omputer </w:t>
      </w:r>
      <w:r w:rsidR="0075711D">
        <w:t>a</w:t>
      </w:r>
      <w:r w:rsidRPr="002F499C">
        <w:t xml:space="preserve">ided </w:t>
      </w:r>
      <w:r w:rsidR="0075711D">
        <w:t>d</w:t>
      </w:r>
      <w:r w:rsidRPr="002F499C">
        <w:t>esign</w:t>
      </w:r>
      <w:r>
        <w:t>s</w:t>
      </w:r>
      <w:r w:rsidRPr="002F499C">
        <w:t xml:space="preserve"> (CAD)</w:t>
      </w:r>
      <w:r w:rsidR="0075711D">
        <w:t>, plant floor plans, piping plans, etc.</w:t>
      </w:r>
    </w:p>
    <w:p w14:paraId="1585F58D" w14:textId="110F6310" w:rsidR="00F80598" w:rsidRDefault="00A3524F" w:rsidP="000B21CF">
      <w:pPr>
        <w:pStyle w:val="Title"/>
      </w:pPr>
      <w:r w:rsidRPr="006663AA">
        <w:rPr>
          <w:u w:val="single"/>
        </w:rPr>
        <w:t>Software</w:t>
      </w:r>
      <w:r w:rsidR="00432482">
        <w:t xml:space="preserve">: </w:t>
      </w:r>
      <w:r w:rsidR="0075711D">
        <w:t>c</w:t>
      </w:r>
      <w:r>
        <w:t xml:space="preserve">lass </w:t>
      </w:r>
      <w:r w:rsidR="0075711D">
        <w:t>d</w:t>
      </w:r>
      <w:r>
        <w:t xml:space="preserve">iagrams, </w:t>
      </w:r>
      <w:r w:rsidR="0075711D">
        <w:t>a</w:t>
      </w:r>
      <w:r>
        <w:t xml:space="preserve">ctivity </w:t>
      </w:r>
      <w:r w:rsidR="0075711D">
        <w:t>d</w:t>
      </w:r>
      <w:r>
        <w:t xml:space="preserve">iagrams, </w:t>
      </w:r>
      <w:r w:rsidR="0075711D">
        <w:t>e</w:t>
      </w:r>
      <w:r>
        <w:t xml:space="preserve">ntity </w:t>
      </w:r>
      <w:r w:rsidR="0075711D">
        <w:t>r</w:t>
      </w:r>
      <w:r>
        <w:t xml:space="preserve">elationship </w:t>
      </w:r>
      <w:r w:rsidR="0075711D">
        <w:t>m</w:t>
      </w:r>
      <w:r>
        <w:t>aps, etc.</w:t>
      </w:r>
    </w:p>
    <w:p w14:paraId="048CA507" w14:textId="11CFACF4" w:rsidR="007B5E2E" w:rsidRDefault="00EF3962" w:rsidP="00EF3962">
      <w:pPr>
        <w:pStyle w:val="body"/>
      </w:pPr>
      <w:r>
        <w:t xml:space="preserve">Due to the </w:t>
      </w:r>
      <w:r w:rsidR="00D06FD0">
        <w:t>high degree of interconnectivity</w:t>
      </w:r>
      <w:r>
        <w:t xml:space="preserve"> of the information itself, it makes sense to have an interface for all information sources, rather than separate documents for each. </w:t>
      </w:r>
      <w:r w:rsidR="00B22158">
        <w:t xml:space="preserve">The following shows the </w:t>
      </w:r>
      <w:r w:rsidR="00F63651">
        <w:t xml:space="preserve">stages of </w:t>
      </w:r>
      <w:r w:rsidR="00B22158">
        <w:t xml:space="preserve">the formalized process description </w:t>
      </w:r>
      <w:r w:rsidR="00F63651">
        <w:t>for</w:t>
      </w:r>
      <w:r>
        <w:t xml:space="preserve"> industrial process control</w:t>
      </w:r>
      <w:r w:rsidR="00F63651">
        <w:t xml:space="preserve"> in ascending order of </w:t>
      </w:r>
      <w:r w:rsidR="00F63651" w:rsidRPr="0082785C">
        <w:t>concretization</w:t>
      </w:r>
      <w:r w:rsidR="0082785C">
        <w:t>:</w:t>
      </w:r>
    </w:p>
    <w:p w14:paraId="73301F6D" w14:textId="44C7C300" w:rsidR="00ED3C6D" w:rsidRDefault="00F63651" w:rsidP="00664D7C">
      <w:pPr>
        <w:pStyle w:val="Title"/>
        <w:numPr>
          <w:ilvl w:val="0"/>
          <w:numId w:val="6"/>
        </w:numPr>
      </w:pPr>
      <w:r w:rsidRPr="004E2D19">
        <w:t>Graphical representation of the process</w:t>
      </w:r>
      <w:r w:rsidR="006327B0">
        <w:t xml:space="preserve"> (process-oriented)</w:t>
      </w:r>
    </w:p>
    <w:p w14:paraId="559A185C" w14:textId="2334C971" w:rsidR="00F63651" w:rsidRDefault="00F63651" w:rsidP="00664D7C">
      <w:pPr>
        <w:pStyle w:val="Title"/>
        <w:numPr>
          <w:ilvl w:val="0"/>
          <w:numId w:val="6"/>
        </w:numPr>
      </w:pPr>
      <w:r w:rsidRPr="004E2D19">
        <w:t>Information model of the process objects and their relationships</w:t>
      </w:r>
      <w:r w:rsidR="006327B0">
        <w:t xml:space="preserve"> (information-oriented)</w:t>
      </w:r>
    </w:p>
    <w:p w14:paraId="508DAB17" w14:textId="22201F43" w:rsidR="004E2D19" w:rsidRDefault="006327B0" w:rsidP="00664D7C">
      <w:pPr>
        <w:pStyle w:val="Title"/>
        <w:numPr>
          <w:ilvl w:val="0"/>
          <w:numId w:val="6"/>
        </w:numPr>
      </w:pPr>
      <w:r>
        <w:t>O</w:t>
      </w:r>
      <w:r w:rsidR="004E2D19" w:rsidRPr="004E2D19">
        <w:t xml:space="preserve">bjects </w:t>
      </w:r>
      <w:r>
        <w:t xml:space="preserve">attribution </w:t>
      </w:r>
      <w:r w:rsidR="004E2D19" w:rsidRPr="004E2D19">
        <w:t>by identifiers and characteristics</w:t>
      </w:r>
      <w:r>
        <w:t xml:space="preserve"> (process-oriented)</w:t>
      </w:r>
    </w:p>
    <w:p w14:paraId="2405A206" w14:textId="1B467A9D" w:rsidR="00B22158" w:rsidRDefault="00ED3C6D" w:rsidP="00664D7C">
      <w:pPr>
        <w:pStyle w:val="Title"/>
        <w:numPr>
          <w:ilvl w:val="0"/>
          <w:numId w:val="6"/>
        </w:numPr>
      </w:pPr>
      <w:r w:rsidRPr="00ED3C6D">
        <w:t>Administration of attributes</w:t>
      </w:r>
      <w:r w:rsidR="006327B0">
        <w:t xml:space="preserve"> (</w:t>
      </w:r>
      <w:r>
        <w:t>information</w:t>
      </w:r>
      <w:r w:rsidR="006327B0">
        <w:t>-oriented)</w:t>
      </w:r>
    </w:p>
    <w:p w14:paraId="5E65760E" w14:textId="64A793ED" w:rsidR="0082785C" w:rsidRDefault="00ED3C6D" w:rsidP="00664D7C">
      <w:pPr>
        <w:pStyle w:val="Title"/>
        <w:numPr>
          <w:ilvl w:val="0"/>
          <w:numId w:val="6"/>
        </w:numPr>
      </w:pPr>
      <w:r>
        <w:t>E</w:t>
      </w:r>
      <w:r w:rsidRPr="00ED3C6D">
        <w:t xml:space="preserve">xport and import procedures with </w:t>
      </w:r>
      <w:r>
        <w:t>computer aided engineering (CAE)</w:t>
      </w:r>
      <w:r w:rsidRPr="00ED3C6D">
        <w:t xml:space="preserve"> systems</w:t>
      </w:r>
      <w:r w:rsidR="006327B0">
        <w:t xml:space="preserve"> (</w:t>
      </w:r>
      <w:r w:rsidR="009B2FB0">
        <w:t>information</w:t>
      </w:r>
      <w:r w:rsidR="006327B0">
        <w:t>-oriented)</w:t>
      </w:r>
    </w:p>
    <w:p w14:paraId="196716DC" w14:textId="297F8E9E" w:rsidR="00AF4C67" w:rsidRDefault="00471856" w:rsidP="00471856">
      <w:pPr>
        <w:pStyle w:val="body"/>
      </w:pPr>
      <w:r w:rsidRPr="00471856">
        <w:t>The</w:t>
      </w:r>
      <w:r w:rsidR="00AF4C67" w:rsidRPr="00471856">
        <w:t xml:space="preserve"> ProcAppCom project comprised all five stages for the abstraction of the example Aida brewery plant</w:t>
      </w:r>
      <w:r w:rsidRPr="00471856">
        <w:t>.</w:t>
      </w:r>
      <w:r w:rsidR="00811815">
        <w:t xml:space="preserve"> </w:t>
      </w:r>
      <w:r w:rsidR="008143E4">
        <w:t>However, t</w:t>
      </w:r>
      <w:r>
        <w:t xml:space="preserve">he following discipline-specific </w:t>
      </w:r>
      <w:r w:rsidR="00D06FD0">
        <w:t>flow diagram</w:t>
      </w:r>
      <w:r w:rsidR="002B2E70">
        <w:t xml:space="preserve">s </w:t>
      </w:r>
      <w:r w:rsidR="00D06FD0">
        <w:t>for industrial process control</w:t>
      </w:r>
      <w:r w:rsidR="00811815">
        <w:t xml:space="preserve"> are especially relevant to this bachelor thesis</w:t>
      </w:r>
      <w:r w:rsidR="002B2E70">
        <w:t xml:space="preserve">. Listed in ascending order of </w:t>
      </w:r>
      <w:r w:rsidR="002B2E70" w:rsidRPr="0082785C">
        <w:t>concretization</w:t>
      </w:r>
      <w:r w:rsidR="002B2E70">
        <w:t>, these are:</w:t>
      </w:r>
    </w:p>
    <w:p w14:paraId="0A735197" w14:textId="70690C0E" w:rsidR="002E2A82" w:rsidRDefault="002E2A82" w:rsidP="000B21CF">
      <w:pPr>
        <w:pStyle w:val="Title"/>
      </w:pPr>
      <w:r>
        <w:rPr>
          <w:u w:val="single"/>
        </w:rPr>
        <w:t xml:space="preserve">Basic </w:t>
      </w:r>
      <w:r w:rsidR="002B2E70">
        <w:rPr>
          <w:u w:val="single"/>
        </w:rPr>
        <w:t>Flow</w:t>
      </w:r>
      <w:r>
        <w:rPr>
          <w:u w:val="single"/>
        </w:rPr>
        <w:t xml:space="preserve"> Diagram</w:t>
      </w:r>
      <w:r w:rsidR="007C682D">
        <w:rPr>
          <w:u w:val="single"/>
        </w:rPr>
        <w:t xml:space="preserve"> [ISO 10628]</w:t>
      </w:r>
      <w:r>
        <w:t xml:space="preserve">: </w:t>
      </w:r>
      <w:r w:rsidR="007C682D">
        <w:t>an a</w:t>
      </w:r>
      <w:r w:rsidR="007C682D" w:rsidRPr="007C682D">
        <w:t xml:space="preserve">bstract representation of </w:t>
      </w:r>
      <w:r w:rsidR="007C682D">
        <w:t xml:space="preserve">the </w:t>
      </w:r>
      <w:r w:rsidR="007C682D" w:rsidRPr="007C682D">
        <w:t>process steps, operations, plant</w:t>
      </w:r>
      <w:r w:rsidR="007C682D">
        <w:t xml:space="preserve">s and plant </w:t>
      </w:r>
      <w:r w:rsidR="007C682D" w:rsidRPr="007C682D">
        <w:t>parts in the form of a block diagram</w:t>
      </w:r>
    </w:p>
    <w:p w14:paraId="050DBAD1" w14:textId="5C88F324" w:rsidR="002E2A82" w:rsidRPr="006663AA" w:rsidRDefault="002E2A82" w:rsidP="000B21CF">
      <w:pPr>
        <w:pStyle w:val="Title"/>
      </w:pPr>
      <w:r>
        <w:rPr>
          <w:u w:val="single"/>
        </w:rPr>
        <w:t>Process Flow Diagram</w:t>
      </w:r>
      <w:r w:rsidR="002B2E70">
        <w:rPr>
          <w:u w:val="single"/>
        </w:rPr>
        <w:t xml:space="preserve"> [ISO 10628]</w:t>
      </w:r>
      <w:r>
        <w:t xml:space="preserve">: </w:t>
      </w:r>
      <w:r w:rsidR="002B2E70">
        <w:t>a more concrete representation</w:t>
      </w:r>
      <w:r w:rsidR="002B2E70" w:rsidRPr="002B2E70">
        <w:t xml:space="preserve"> of a process or plant characterized by equipment and apparatus</w:t>
      </w:r>
    </w:p>
    <w:p w14:paraId="6D780C7D" w14:textId="2C3E6F9E" w:rsidR="008143E4" w:rsidRDefault="007C682D" w:rsidP="000B21CF">
      <w:pPr>
        <w:pStyle w:val="Title"/>
      </w:pPr>
      <w:r>
        <w:rPr>
          <w:u w:val="single"/>
        </w:rPr>
        <w:t>Piping and Instrumentation Diagram</w:t>
      </w:r>
      <w:r w:rsidR="002B2E70">
        <w:rPr>
          <w:u w:val="single"/>
        </w:rPr>
        <w:t xml:space="preserve"> [ISO 3511]</w:t>
      </w:r>
      <w:r w:rsidR="002E2A82">
        <w:t xml:space="preserve">: </w:t>
      </w:r>
      <w:r w:rsidR="00962DE8">
        <w:t xml:space="preserve">the </w:t>
      </w:r>
      <w:r w:rsidR="006C0717" w:rsidRPr="006C0717">
        <w:t xml:space="preserve">most detailed </w:t>
      </w:r>
      <w:r w:rsidR="006C0717">
        <w:t>representation</w:t>
      </w:r>
      <w:r w:rsidR="006C0717" w:rsidRPr="002B2E70">
        <w:t xml:space="preserve"> </w:t>
      </w:r>
      <w:r w:rsidR="006C0717" w:rsidRPr="006C0717">
        <w:t xml:space="preserve">of procedures and equipment with description of </w:t>
      </w:r>
      <w:r w:rsidR="006C0717" w:rsidRPr="006C0717">
        <w:rPr>
          <w:i/>
        </w:rPr>
        <w:t>process control engineering (PCE)</w:t>
      </w:r>
      <w:r w:rsidR="006C0717">
        <w:t xml:space="preserve"> </w:t>
      </w:r>
      <w:r w:rsidR="006C0717" w:rsidRPr="006C0717">
        <w:t>tasks</w:t>
      </w:r>
      <w:r w:rsidR="006C0717">
        <w:t xml:space="preserve">. </w:t>
      </w:r>
    </w:p>
    <w:p w14:paraId="0570FB09" w14:textId="7F3C0F11" w:rsidR="007C682D" w:rsidRPr="007C682D" w:rsidRDefault="006C0717" w:rsidP="007C682D">
      <w:pPr>
        <w:pStyle w:val="body"/>
      </w:pPr>
      <w:r>
        <w:t>This project deals with the generation of the third and most concrete process flow diagram and is therefore</w:t>
      </w:r>
      <w:r w:rsidR="007C682D">
        <w:t xml:space="preserve"> handled in more detail</w:t>
      </w:r>
      <w:r>
        <w:t xml:space="preserve"> </w:t>
      </w:r>
      <w:r w:rsidR="00962DE8">
        <w:t>in the next section.</w:t>
      </w:r>
    </w:p>
    <w:p w14:paraId="7EE1866E" w14:textId="7C942A59" w:rsidR="007B5E2E" w:rsidRPr="007B5E2E" w:rsidRDefault="007B5E2E" w:rsidP="007B5E2E">
      <w:pPr>
        <w:pStyle w:val="h3"/>
      </w:pPr>
      <w:bookmarkStart w:id="42" w:name="_Toc524108073"/>
      <w:r>
        <w:t>Piping and Instrumentation Diagram (P&amp;ID)</w:t>
      </w:r>
      <w:bookmarkEnd w:id="42"/>
    </w:p>
    <w:p w14:paraId="06D53546" w14:textId="5739E512" w:rsidR="00327F5C" w:rsidRDefault="002F5A48" w:rsidP="002F5A48">
      <w:pPr>
        <w:pStyle w:val="body"/>
      </w:pPr>
      <w:r>
        <w:t xml:space="preserve">A </w:t>
      </w:r>
      <w:r w:rsidRPr="00F01DB3">
        <w:rPr>
          <w:i/>
        </w:rPr>
        <w:t>Piping and Instrumentation Diagram (</w:t>
      </w:r>
      <w:r w:rsidR="00F01DB3" w:rsidRPr="00F01DB3">
        <w:rPr>
          <w:i/>
        </w:rPr>
        <w:t xml:space="preserve">P&amp;ID) </w:t>
      </w:r>
      <w:r w:rsidR="00F01DB3">
        <w:t xml:space="preserve">is </w:t>
      </w:r>
      <w:r w:rsidR="002F2BE0">
        <w:t xml:space="preserve">the most detailed </w:t>
      </w:r>
      <w:r w:rsidR="00E63649">
        <w:t xml:space="preserve">flow chart used in the process industry for the description of processes and process plants. A P&amp;ID shows the piping, </w:t>
      </w:r>
      <w:r w:rsidR="008D7DDD">
        <w:t>equipment</w:t>
      </w:r>
      <w:r w:rsidR="00A21D74">
        <w:t xml:space="preserve">, </w:t>
      </w:r>
      <w:r w:rsidR="008D7DDD">
        <w:t>instrument</w:t>
      </w:r>
      <w:r w:rsidR="00A21D74">
        <w:t>s</w:t>
      </w:r>
      <w:r w:rsidR="00F20871">
        <w:t>, control systems</w:t>
      </w:r>
      <w:r w:rsidR="00A21D74">
        <w:t xml:space="preserve"> and</w:t>
      </w:r>
      <w:r w:rsidR="008D7DDD">
        <w:t xml:space="preserve"> connections</w:t>
      </w:r>
      <w:r w:rsidR="00A21D74">
        <w:t xml:space="preserve"> of an industrial process plant</w:t>
      </w:r>
      <w:r w:rsidR="008D7DDD">
        <w:t xml:space="preserve"> </w:t>
      </w:r>
      <w:r w:rsidR="00F20871">
        <w:t xml:space="preserve">in a relatively structured manner </w:t>
      </w:r>
      <w:r w:rsidR="008D7DDD">
        <w:t>and is therefore a vital interdisciplinary document for chemical, control, electrical, mechanical and software engineers alike.</w:t>
      </w:r>
    </w:p>
    <w:p w14:paraId="56EE9A1F" w14:textId="1A9B8D0D" w:rsidR="00A21D74" w:rsidRDefault="00A21D74" w:rsidP="002F5A48">
      <w:pPr>
        <w:pStyle w:val="body"/>
      </w:pPr>
    </w:p>
    <w:p w14:paraId="2C56E790" w14:textId="77777777" w:rsidR="00A21D74" w:rsidRDefault="00A21D74" w:rsidP="00A21D74">
      <w:pPr>
        <w:pStyle w:val="listh4"/>
        <w:keepNext/>
        <w:numPr>
          <w:ilvl w:val="0"/>
          <w:numId w:val="0"/>
        </w:numPr>
        <w:jc w:val="center"/>
      </w:pPr>
      <w:r>
        <w:rPr>
          <w:noProof/>
          <w:lang w:val="de-DE" w:eastAsia="de-DE"/>
        </w:rPr>
        <w:lastRenderedPageBreak/>
        <w:drawing>
          <wp:inline distT="0" distB="0" distL="0" distR="0" wp14:anchorId="60A42D65" wp14:editId="13B41E69">
            <wp:extent cx="5829300" cy="4138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mpleP&amp;ID.jpg"/>
                    <pic:cNvPicPr/>
                  </pic:nvPicPr>
                  <pic:blipFill rotWithShape="1">
                    <a:blip r:embed="rId23" cstate="print">
                      <a:extLst>
                        <a:ext uri="{28A0092B-C50C-407E-A947-70E740481C1C}">
                          <a14:useLocalDpi xmlns:a14="http://schemas.microsoft.com/office/drawing/2010/main" val="0"/>
                        </a:ext>
                      </a:extLst>
                    </a:blip>
                    <a:srcRect l="4341" t="5570" r="4143" b="5832"/>
                    <a:stretch/>
                  </pic:blipFill>
                  <pic:spPr bwMode="auto">
                    <a:xfrm>
                      <a:off x="0" y="0"/>
                      <a:ext cx="5846937" cy="4151039"/>
                    </a:xfrm>
                    <a:prstGeom prst="rect">
                      <a:avLst/>
                    </a:prstGeom>
                    <a:ln>
                      <a:noFill/>
                    </a:ln>
                    <a:extLst>
                      <a:ext uri="{53640926-AAD7-44D8-BBD7-CCE9431645EC}">
                        <a14:shadowObscured xmlns:a14="http://schemas.microsoft.com/office/drawing/2010/main"/>
                      </a:ext>
                    </a:extLst>
                  </pic:spPr>
                </pic:pic>
              </a:graphicData>
            </a:graphic>
          </wp:inline>
        </w:drawing>
      </w:r>
    </w:p>
    <w:p w14:paraId="1CFE3E2E" w14:textId="3A552BE4" w:rsidR="00A21D74" w:rsidRDefault="00A21D74" w:rsidP="00A21D74">
      <w:pPr>
        <w:pStyle w:val="Caption"/>
        <w:jc w:val="center"/>
      </w:pPr>
      <w:bookmarkStart w:id="43" w:name="_Toc52404839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5</w:t>
      </w:r>
      <w:r w:rsidR="00F011BF">
        <w:rPr>
          <w:noProof/>
        </w:rPr>
        <w:fldChar w:fldCharType="end"/>
      </w:r>
      <w:r>
        <w:t xml:space="preserve"> An example Piping and Instrumentation Diagram of</w:t>
      </w:r>
      <w:r w:rsidRPr="001666BE">
        <w:t xml:space="preserve"> an evaporative crystallizer</w:t>
      </w:r>
      <w:r>
        <w:rPr>
          <w:noProof/>
        </w:rPr>
        <w:t>. Source: Wikipedia</w:t>
      </w:r>
      <w:bookmarkEnd w:id="43"/>
    </w:p>
    <w:p w14:paraId="5C7EF3E1" w14:textId="77777777" w:rsidR="00A21D74" w:rsidRDefault="00A21D74" w:rsidP="002F5A48">
      <w:pPr>
        <w:pStyle w:val="body"/>
      </w:pPr>
    </w:p>
    <w:p w14:paraId="0398DC70" w14:textId="4DC18EC7" w:rsidR="00A21D74" w:rsidRDefault="00A21D74" w:rsidP="00A21D74">
      <w:pPr>
        <w:pStyle w:val="bodyheaderbold"/>
      </w:pPr>
      <w:r>
        <w:t>Contents</w:t>
      </w:r>
    </w:p>
    <w:p w14:paraId="158F48CE" w14:textId="657B800C" w:rsidR="001F1084" w:rsidRDefault="00387BFD" w:rsidP="006747F7">
      <w:pPr>
        <w:pStyle w:val="body"/>
      </w:pPr>
      <w:r>
        <w:t xml:space="preserve">In spite of the formalized nature of P&amp;ID diagrams, no exact standard for how to draw P&amp;IDs exists. The </w:t>
      </w:r>
      <w:r w:rsidRPr="00334F54">
        <w:rPr>
          <w:i/>
        </w:rPr>
        <w:t>Process Industry Practice (PIP)</w:t>
      </w:r>
      <w:r w:rsidR="00B02B8B">
        <w:t xml:space="preserve">, a consortium of contractors and owners in the process industry indicates </w:t>
      </w:r>
      <w:r w:rsidR="00D97E95">
        <w:t xml:space="preserve">in </w:t>
      </w:r>
      <w:r w:rsidR="006747F7">
        <w:t>their</w:t>
      </w:r>
      <w:r w:rsidR="00D97E95">
        <w:t xml:space="preserve"> PIC001 </w:t>
      </w:r>
      <w:r w:rsidR="006747F7">
        <w:t>document</w:t>
      </w:r>
      <w:r w:rsidR="00D97E95">
        <w:t xml:space="preserve">, </w:t>
      </w:r>
      <w:r w:rsidR="006747F7">
        <w:t>what</w:t>
      </w:r>
      <w:r w:rsidR="00B02B8B">
        <w:t xml:space="preserve"> a P&amp;ID should contain</w:t>
      </w:r>
      <w:r w:rsidR="006747F7">
        <w:t>. Nevertheless, due to space and complexity constraints, it was determined that the P&amp;IDs to be generated within this project should only contain the points marked with a check-mark from the following taken from the PIC001 specification:</w:t>
      </w:r>
    </w:p>
    <w:p w14:paraId="2532BCE8" w14:textId="77777777" w:rsidR="00D97E95" w:rsidRDefault="00D97E95" w:rsidP="00664D7C">
      <w:pPr>
        <w:pStyle w:val="tightlist"/>
        <w:numPr>
          <w:ilvl w:val="0"/>
          <w:numId w:val="7"/>
        </w:numPr>
      </w:pPr>
      <w:r>
        <w:t>Mechanical equipment with names and numbers</w:t>
      </w:r>
    </w:p>
    <w:p w14:paraId="2685E75A" w14:textId="77777777" w:rsidR="00D97E95" w:rsidRDefault="00D97E95" w:rsidP="00664D7C">
      <w:pPr>
        <w:pStyle w:val="tightlist"/>
        <w:numPr>
          <w:ilvl w:val="0"/>
          <w:numId w:val="8"/>
        </w:numPr>
      </w:pPr>
      <w:r>
        <w:t>All valves and their identifications</w:t>
      </w:r>
    </w:p>
    <w:p w14:paraId="7A091DB7" w14:textId="77777777" w:rsidR="00D97E95" w:rsidRDefault="00D97E95" w:rsidP="00664D7C">
      <w:pPr>
        <w:pStyle w:val="tightlist"/>
        <w:numPr>
          <w:ilvl w:val="0"/>
          <w:numId w:val="9"/>
        </w:numPr>
      </w:pPr>
      <w:r>
        <w:t>Process piping, sizes and identification</w:t>
      </w:r>
    </w:p>
    <w:p w14:paraId="4AC5F442" w14:textId="77777777" w:rsidR="00D97E95" w:rsidRDefault="00D97E95" w:rsidP="000B21CF">
      <w:pPr>
        <w:pStyle w:val="tightlist"/>
      </w:pPr>
      <w:r>
        <w:t>Miscellaneous - vents, drains, special fittings, sampling lines, reducers, increasers and swagers</w:t>
      </w:r>
    </w:p>
    <w:p w14:paraId="27386EB5" w14:textId="77777777" w:rsidR="00D97E95" w:rsidRDefault="00D97E95" w:rsidP="000B21CF">
      <w:pPr>
        <w:pStyle w:val="tightlist"/>
      </w:pPr>
      <w:r>
        <w:t>Permanent start-up and flush lines</w:t>
      </w:r>
    </w:p>
    <w:p w14:paraId="3AFBCA5B" w14:textId="77777777" w:rsidR="00D97E95" w:rsidRDefault="00D97E95" w:rsidP="00664D7C">
      <w:pPr>
        <w:pStyle w:val="tightlist"/>
        <w:numPr>
          <w:ilvl w:val="0"/>
          <w:numId w:val="10"/>
        </w:numPr>
      </w:pPr>
      <w:r>
        <w:t>Flow directions</w:t>
      </w:r>
    </w:p>
    <w:p w14:paraId="688ECC2A" w14:textId="77777777" w:rsidR="00D97E95" w:rsidRDefault="00D97E95" w:rsidP="00664D7C">
      <w:pPr>
        <w:pStyle w:val="tightlist"/>
        <w:numPr>
          <w:ilvl w:val="0"/>
          <w:numId w:val="11"/>
        </w:numPr>
      </w:pPr>
      <w:r>
        <w:t>Interconnections reference</w:t>
      </w:r>
    </w:p>
    <w:p w14:paraId="493B4F8F" w14:textId="77777777" w:rsidR="00D97E95" w:rsidRDefault="00D97E95" w:rsidP="000B21CF">
      <w:pPr>
        <w:pStyle w:val="tightlist"/>
      </w:pPr>
      <w:r>
        <w:t>Control inputs and outputs, interlock</w:t>
      </w:r>
    </w:p>
    <w:p w14:paraId="0367F4CC" w14:textId="77777777" w:rsidR="00D97E95" w:rsidRDefault="00D97E95" w:rsidP="000B21CF">
      <w:pPr>
        <w:pStyle w:val="tightlist"/>
      </w:pPr>
      <w:r>
        <w:t>Seismic category</w:t>
      </w:r>
    </w:p>
    <w:p w14:paraId="4626F367" w14:textId="77777777" w:rsidR="00D97E95" w:rsidRDefault="00D97E95" w:rsidP="000B21CF">
      <w:pPr>
        <w:pStyle w:val="tightlist"/>
      </w:pPr>
      <w:r>
        <w:lastRenderedPageBreak/>
        <w:t>Interfaces for class changes</w:t>
      </w:r>
    </w:p>
    <w:p w14:paraId="5F548039" w14:textId="77777777" w:rsidR="00D97E95" w:rsidRDefault="00D97E95" w:rsidP="000B21CF">
      <w:pPr>
        <w:pStyle w:val="tightlist"/>
      </w:pPr>
      <w:r>
        <w:t>Quality level</w:t>
      </w:r>
    </w:p>
    <w:p w14:paraId="47C7E153" w14:textId="77777777" w:rsidR="00D97E95" w:rsidRDefault="00D97E95" w:rsidP="000B21CF">
      <w:pPr>
        <w:pStyle w:val="tightlist"/>
      </w:pPr>
      <w:r>
        <w:t>Annunciation inputs</w:t>
      </w:r>
    </w:p>
    <w:p w14:paraId="5A1C0617" w14:textId="77777777" w:rsidR="00D97E95" w:rsidRDefault="00D97E95" w:rsidP="000B21CF">
      <w:pPr>
        <w:pStyle w:val="tightlist"/>
      </w:pPr>
      <w:r>
        <w:t>Computer control system input</w:t>
      </w:r>
    </w:p>
    <w:p w14:paraId="00229180" w14:textId="77777777" w:rsidR="00D97E95" w:rsidRDefault="00D97E95" w:rsidP="000B21CF">
      <w:pPr>
        <w:pStyle w:val="tightlist"/>
      </w:pPr>
      <w:r>
        <w:t>Vendor and contractor interfaces</w:t>
      </w:r>
    </w:p>
    <w:p w14:paraId="4934999E" w14:textId="77777777" w:rsidR="00D97E95" w:rsidRDefault="00D97E95" w:rsidP="000B21CF">
      <w:pPr>
        <w:pStyle w:val="tightlist"/>
      </w:pPr>
      <w:r>
        <w:t>Identification of components and subsystems delivered by others</w:t>
      </w:r>
    </w:p>
    <w:p w14:paraId="01F60C22" w14:textId="77777777" w:rsidR="00D97E95" w:rsidRDefault="00D97E95" w:rsidP="000B21CF">
      <w:pPr>
        <w:pStyle w:val="tightlist"/>
      </w:pPr>
      <w:r>
        <w:t>Intended physical sequence of the equipment</w:t>
      </w:r>
    </w:p>
    <w:p w14:paraId="15F41C30" w14:textId="1E9E4EED" w:rsidR="00CE7DC4" w:rsidRDefault="00D97E95" w:rsidP="000B21CF">
      <w:pPr>
        <w:pStyle w:val="tightlist"/>
      </w:pPr>
      <w:r>
        <w:t>Equipment rating or capacity</w:t>
      </w:r>
    </w:p>
    <w:p w14:paraId="3A46A9BF" w14:textId="77777777" w:rsidR="00D97E95" w:rsidRDefault="00D97E95" w:rsidP="000B21CF">
      <w:pPr>
        <w:pStyle w:val="tightlist"/>
        <w:numPr>
          <w:ilvl w:val="0"/>
          <w:numId w:val="0"/>
        </w:numPr>
        <w:ind w:left="833"/>
      </w:pPr>
    </w:p>
    <w:p w14:paraId="74FFF8B6" w14:textId="3BC20E4A" w:rsidR="00C37E23" w:rsidRDefault="00934F67" w:rsidP="00BC2606">
      <w:pPr>
        <w:pStyle w:val="body"/>
      </w:pPr>
      <w:r>
        <w:t>P&amp;ID visualizations have the advantage of being simple</w:t>
      </w:r>
      <w:r w:rsidR="0041108B">
        <w:t xml:space="preserve"> whilst having the ability to further refine and improve them. On the other hand, a major disadvantage are </w:t>
      </w:r>
      <w:r w:rsidR="0037356F">
        <w:t>the inconsistencies</w:t>
      </w:r>
      <w:r w:rsidR="0041108B">
        <w:t xml:space="preserve"> that exist between industries and companies due to a lack of promulgation of the standards.</w:t>
      </w:r>
    </w:p>
    <w:p w14:paraId="1EAAF7BD" w14:textId="77777777" w:rsidR="00BC2606" w:rsidRDefault="00BC2606" w:rsidP="00BC2606">
      <w:pPr>
        <w:pStyle w:val="body"/>
      </w:pPr>
    </w:p>
    <w:p w14:paraId="3754C7D8" w14:textId="08F59D00" w:rsidR="00327F5C" w:rsidRDefault="00327F5C" w:rsidP="00A21D74">
      <w:pPr>
        <w:pStyle w:val="bodyheaderbold"/>
      </w:pPr>
      <w:r>
        <w:t>Functions</w:t>
      </w:r>
    </w:p>
    <w:p w14:paraId="5194C385" w14:textId="08D543AC" w:rsidR="006B57AF" w:rsidRDefault="00956500" w:rsidP="00956500">
      <w:pPr>
        <w:pStyle w:val="body"/>
      </w:pPr>
      <w:r>
        <w:t xml:space="preserve">The functions of a P&amp;ID are essential in the development, modification and maintenance of processing facilities. According to [ </w:t>
      </w:r>
      <w:hyperlink r:id="rId24" w:history="1">
        <w:r w:rsidRPr="002C0216">
          <w:rPr>
            <w:rStyle w:val="Hyperlink"/>
          </w:rPr>
          <w:t>https://www.lucidchart.com/pages/p-and-id</w:t>
        </w:r>
      </w:hyperlink>
      <w:r>
        <w:t xml:space="preserve"> ], these include:</w:t>
      </w:r>
    </w:p>
    <w:p w14:paraId="1CD8B251" w14:textId="77777777" w:rsidR="00A229C2" w:rsidRDefault="00A229C2" w:rsidP="000B21CF">
      <w:pPr>
        <w:pStyle w:val="tightlist"/>
      </w:pPr>
      <w:r>
        <w:t>Produce documents that explain how the process works</w:t>
      </w:r>
    </w:p>
    <w:p w14:paraId="3951BC7D" w14:textId="3D526425" w:rsidR="00A229C2" w:rsidRDefault="00A229C2" w:rsidP="000B21CF">
      <w:pPr>
        <w:pStyle w:val="tightlist"/>
      </w:pPr>
      <w:r>
        <w:t>Develop guidelines and standards for facility operation</w:t>
      </w:r>
    </w:p>
    <w:p w14:paraId="1AB19026" w14:textId="7F65D1E9" w:rsidR="00CE7DC4" w:rsidRDefault="00CE7DC4" w:rsidP="000B21CF">
      <w:pPr>
        <w:pStyle w:val="tightlist"/>
      </w:pPr>
      <w:r>
        <w:t>Serve as a basis for control programming</w:t>
      </w:r>
    </w:p>
    <w:p w14:paraId="3EF79C03" w14:textId="77777777" w:rsidR="00D37F3C" w:rsidRDefault="00D37F3C" w:rsidP="000B21CF">
      <w:pPr>
        <w:pStyle w:val="tightlist"/>
      </w:pPr>
      <w:r>
        <w:t>Design a conceptual layout of a chemical or manufacturing plant</w:t>
      </w:r>
    </w:p>
    <w:p w14:paraId="79E8FE07" w14:textId="77777777" w:rsidR="00387BFD" w:rsidRDefault="00387BFD" w:rsidP="000B21CF">
      <w:pPr>
        <w:pStyle w:val="tightlist"/>
      </w:pPr>
      <w:r>
        <w:t>Form recommendations for cost estimates, equipment design, and pipe design</w:t>
      </w:r>
    </w:p>
    <w:p w14:paraId="28F3B056" w14:textId="6D2D3221" w:rsidR="00CE7DC4" w:rsidRDefault="00CE7DC4" w:rsidP="000B21CF">
      <w:pPr>
        <w:pStyle w:val="tightlist"/>
      </w:pPr>
      <w:r>
        <w:t>Provide a common language for discussing plant operations</w:t>
      </w:r>
    </w:p>
    <w:p w14:paraId="3A60781B" w14:textId="77777777" w:rsidR="00387BFD" w:rsidRDefault="00CE7DC4" w:rsidP="000B21CF">
      <w:pPr>
        <w:pStyle w:val="tightlist"/>
      </w:pPr>
      <w:r>
        <w:t>Create and implement philosophies for safety and control</w:t>
      </w:r>
    </w:p>
    <w:p w14:paraId="70908F04" w14:textId="61D40551" w:rsidR="00CE7DC4" w:rsidRDefault="00387BFD" w:rsidP="00CE7DC4">
      <w:pPr>
        <w:pStyle w:val="tightlist"/>
      </w:pPr>
      <w:r>
        <w:t>Evaluate construction processes</w:t>
      </w:r>
    </w:p>
    <w:p w14:paraId="1DDCD41D" w14:textId="77777777" w:rsidR="00BC2606" w:rsidRPr="00CE7DC4" w:rsidRDefault="00BC2606" w:rsidP="00BC2606">
      <w:pPr>
        <w:pStyle w:val="tightlist"/>
        <w:numPr>
          <w:ilvl w:val="0"/>
          <w:numId w:val="0"/>
        </w:numPr>
      </w:pPr>
    </w:p>
    <w:p w14:paraId="496D7164" w14:textId="3E60B9EB" w:rsidR="00A21D74" w:rsidRDefault="00A21D74" w:rsidP="00A21D74">
      <w:pPr>
        <w:pStyle w:val="bodyheaderbold"/>
      </w:pPr>
      <w:r>
        <w:t>Symbols and Notation</w:t>
      </w:r>
    </w:p>
    <w:p w14:paraId="1FC94636" w14:textId="47D86032" w:rsidR="006B57AF" w:rsidRDefault="00D22394" w:rsidP="006B57AF">
      <w:pPr>
        <w:pStyle w:val="body"/>
      </w:pPr>
      <w:r>
        <w:t xml:space="preserve">Contrary to the contents of a P&amp;ID, the symbols and notations used in P&amp;IDs are </w:t>
      </w:r>
      <w:r w:rsidR="00F455CF">
        <w:t xml:space="preserve">vastly </w:t>
      </w:r>
      <w:r>
        <w:t>standardized.</w:t>
      </w:r>
      <w:r w:rsidR="00F455CF">
        <w:t xml:space="preserve"> The instrumentations symbols serve to understand the data presented in the P&amp;ID and should adhere to the ANSI/ISA S5.1-1984 (R 1992) standards. This ensures that communication of instrumentation, control and automation is consistent and system independent, for </w:t>
      </w:r>
      <w:r w:rsidR="00E512BE">
        <w:t>its</w:t>
      </w:r>
      <w:r w:rsidR="00F455CF">
        <w:t xml:space="preserve"> interdisciplinary </w:t>
      </w:r>
      <w:r w:rsidR="00F455CF" w:rsidRPr="009814FF">
        <w:rPr>
          <w:color w:val="auto"/>
        </w:rPr>
        <w:t>understanding.</w:t>
      </w:r>
      <w:r w:rsidR="00E512BE" w:rsidRPr="009814FF">
        <w:rPr>
          <w:color w:val="auto"/>
        </w:rPr>
        <w:t xml:space="preserve"> </w:t>
      </w:r>
      <w:r w:rsidR="004E01AA" w:rsidRPr="009814FF">
        <w:rPr>
          <w:color w:val="auto"/>
        </w:rPr>
        <w:t xml:space="preserve">Figure </w:t>
      </w:r>
      <w:r w:rsidR="009814FF" w:rsidRPr="009814FF">
        <w:rPr>
          <w:color w:val="auto"/>
        </w:rPr>
        <w:t>6</w:t>
      </w:r>
      <w:r w:rsidR="004E01AA" w:rsidRPr="009814FF">
        <w:rPr>
          <w:color w:val="auto"/>
        </w:rPr>
        <w:t xml:space="preserve"> shows the </w:t>
      </w:r>
      <w:r w:rsidR="00E512BE" w:rsidRPr="009814FF">
        <w:rPr>
          <w:color w:val="auto"/>
        </w:rPr>
        <w:t>four graphical elements</w:t>
      </w:r>
      <w:r w:rsidR="004E01AA" w:rsidRPr="009814FF">
        <w:rPr>
          <w:color w:val="auto"/>
        </w:rPr>
        <w:t xml:space="preserve"> defined by ISA S5.1: discrete instruments, shared displays or controls</w:t>
      </w:r>
      <w:r w:rsidR="004E01AA">
        <w:t xml:space="preserve">, computer functions and </w:t>
      </w:r>
      <w:r w:rsidR="004E01AA" w:rsidRPr="004E01AA">
        <w:rPr>
          <w:i/>
        </w:rPr>
        <w:t>programmable logic controllers</w:t>
      </w:r>
      <w:r w:rsidR="004E01AA">
        <w:t xml:space="preserve"> (PLCs):</w:t>
      </w:r>
    </w:p>
    <w:p w14:paraId="092AAF0E" w14:textId="77777777" w:rsidR="00C80183" w:rsidRDefault="00E30C31" w:rsidP="007D18E1">
      <w:pPr>
        <w:pStyle w:val="tightlist"/>
        <w:numPr>
          <w:ilvl w:val="0"/>
          <w:numId w:val="0"/>
        </w:numPr>
        <w:jc w:val="center"/>
      </w:pPr>
      <w:r>
        <w:rPr>
          <w:noProof/>
          <w:lang w:val="de-DE" w:eastAsia="de-DE"/>
        </w:rPr>
        <w:lastRenderedPageBreak/>
        <w:drawing>
          <wp:inline distT="0" distB="0" distL="0" distR="0" wp14:anchorId="0CDB4996" wp14:editId="7FFF65BA">
            <wp:extent cx="41243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bols-and-notation.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3076575"/>
                    </a:xfrm>
                    <a:prstGeom prst="rect">
                      <a:avLst/>
                    </a:prstGeom>
                  </pic:spPr>
                </pic:pic>
              </a:graphicData>
            </a:graphic>
          </wp:inline>
        </w:drawing>
      </w:r>
    </w:p>
    <w:p w14:paraId="2D703FF1" w14:textId="225B7D3E" w:rsidR="00C80183" w:rsidRDefault="00C80183" w:rsidP="0041108B">
      <w:pPr>
        <w:pStyle w:val="Caption"/>
        <w:jc w:val="center"/>
        <w:rPr>
          <w:noProof/>
        </w:rPr>
      </w:pPr>
      <w:bookmarkStart w:id="44" w:name="_Toc52404839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6</w:t>
      </w:r>
      <w:r w:rsidR="00F011BF">
        <w:rPr>
          <w:noProof/>
        </w:rPr>
        <w:fldChar w:fldCharType="end"/>
      </w:r>
      <w:r>
        <w:t xml:space="preserve"> General P&amp;ID instrument </w:t>
      </w:r>
      <w:r w:rsidR="004E01AA">
        <w:t>or</w:t>
      </w:r>
      <w:r>
        <w:t xml:space="preserve"> function symbols</w:t>
      </w:r>
      <w:r>
        <w:rPr>
          <w:noProof/>
        </w:rPr>
        <w:t xml:space="preserve"> according to ISA S5.1</w:t>
      </w:r>
      <w:bookmarkEnd w:id="44"/>
    </w:p>
    <w:p w14:paraId="000E1BD0" w14:textId="77777777" w:rsidR="0041108B" w:rsidRPr="0041108B" w:rsidRDefault="0041108B" w:rsidP="0041108B"/>
    <w:p w14:paraId="6B55CEB5" w14:textId="57BC9C8B" w:rsidR="00DA6D5D" w:rsidRDefault="00DA6D5D" w:rsidP="0066419F">
      <w:pPr>
        <w:pStyle w:val="h2"/>
      </w:pPr>
      <w:bookmarkStart w:id="45" w:name="_Toc524108074"/>
      <w:r>
        <w:t>Manufacturing Execution Systems</w:t>
      </w:r>
      <w:bookmarkEnd w:id="45"/>
    </w:p>
    <w:p w14:paraId="79CE5563" w14:textId="7E040020" w:rsidR="00B5541A" w:rsidRDefault="00B5541A" w:rsidP="00B5541A">
      <w:pPr>
        <w:pStyle w:val="h3"/>
      </w:pPr>
      <w:bookmarkStart w:id="46" w:name="_Toc524108075"/>
      <w:r>
        <w:t>Overview</w:t>
      </w:r>
      <w:bookmarkEnd w:id="46"/>
    </w:p>
    <w:p w14:paraId="7A85CC59" w14:textId="30E7ED2D" w:rsidR="00B5541A" w:rsidRDefault="005A0172" w:rsidP="00B5541A">
      <w:pPr>
        <w:pStyle w:val="body"/>
      </w:pPr>
      <w:r>
        <w:t xml:space="preserve">A </w:t>
      </w:r>
      <w:r w:rsidRPr="005A0172">
        <w:rPr>
          <w:i/>
        </w:rPr>
        <w:t>Manufacturing Execution System</w:t>
      </w:r>
      <w:r>
        <w:t xml:space="preserve"> (MES) is a software system used in manufacturing </w:t>
      </w:r>
      <w:r w:rsidR="00D54C87">
        <w:t>for the tracking and documentation of industrial production from raw material to finished products. A MES is responsible for providing valuable information for the management and control of manufacturing by working real time to control the multiple elements of the production process like machines, personnel, support services, process variables, amongst others.</w:t>
      </w:r>
      <w:r w:rsidR="009534DA">
        <w:t xml:space="preserve"> A MES sits between </w:t>
      </w:r>
      <w:r w:rsidR="009534DA" w:rsidRPr="009534DA">
        <w:rPr>
          <w:i/>
        </w:rPr>
        <w:t>Enterprise Resource Planning</w:t>
      </w:r>
      <w:r w:rsidR="009534DA">
        <w:t xml:space="preserve"> (ERP) software and </w:t>
      </w:r>
      <w:r w:rsidR="009534DA" w:rsidRPr="009534DA">
        <w:rPr>
          <w:i/>
        </w:rPr>
        <w:t>Supervisory Control and Data Acquisition</w:t>
      </w:r>
      <w:r w:rsidR="009534DA">
        <w:t xml:space="preserve"> (SCADA) systems in the automation</w:t>
      </w:r>
      <w:r w:rsidR="00445255">
        <w:t xml:space="preserve"> hierarchy</w:t>
      </w:r>
      <w:r w:rsidR="008F2B3C">
        <w:t xml:space="preserve"> and is</w:t>
      </w:r>
      <w:r w:rsidR="00445255">
        <w:t xml:space="preserve"> capable of </w:t>
      </w:r>
      <w:r w:rsidR="008F2B3C">
        <w:t>real-time, field-level process control as well as some resource planning functionalities.</w:t>
      </w:r>
    </w:p>
    <w:p w14:paraId="79A17898" w14:textId="33487E51" w:rsidR="00673D66" w:rsidRDefault="00673D66" w:rsidP="0066419F">
      <w:pPr>
        <w:pStyle w:val="h3"/>
      </w:pPr>
      <w:bookmarkStart w:id="47" w:name="_Toc524108076"/>
      <w:r>
        <w:t>Functions</w:t>
      </w:r>
      <w:bookmarkEnd w:id="47"/>
    </w:p>
    <w:p w14:paraId="7F22BC25" w14:textId="7F081F8B" w:rsidR="00303796" w:rsidRDefault="00BF7BFC" w:rsidP="00303796">
      <w:pPr>
        <w:pStyle w:val="body"/>
      </w:pPr>
      <w:r>
        <w:t xml:space="preserve">According to </w:t>
      </w:r>
      <w:r w:rsidR="002814AA">
        <w:t xml:space="preserve">the </w:t>
      </w:r>
      <w:r>
        <w:t xml:space="preserve">VDI </w:t>
      </w:r>
      <w:r w:rsidR="00FD2E54">
        <w:t xml:space="preserve">(Verein Deutscher Ingenieure) </w:t>
      </w:r>
      <w:r>
        <w:t>and ISA</w:t>
      </w:r>
      <w:r w:rsidR="00FD2E54">
        <w:t xml:space="preserve"> (International </w:t>
      </w:r>
      <w:r w:rsidR="00AC59C6">
        <w:t>S</w:t>
      </w:r>
      <w:r w:rsidR="00FD2E54">
        <w:t xml:space="preserve">ociety of </w:t>
      </w:r>
      <w:r w:rsidR="00AC59C6">
        <w:t>A</w:t>
      </w:r>
      <w:r w:rsidR="00FD2E54">
        <w:t>utomation)</w:t>
      </w:r>
      <w:r>
        <w:t xml:space="preserve">, </w:t>
      </w:r>
      <w:r w:rsidR="002814AA">
        <w:t xml:space="preserve">a MES </w:t>
      </w:r>
      <w:r w:rsidR="00432068">
        <w:t>encompasses</w:t>
      </w:r>
      <w:r w:rsidR="002814AA">
        <w:t xml:space="preserve"> the following</w:t>
      </w:r>
      <w:r>
        <w:t xml:space="preserve"> main </w:t>
      </w:r>
      <w:r w:rsidR="00432068">
        <w:t>functionalities</w:t>
      </w:r>
      <w:r w:rsidR="00303796">
        <w:t>:</w:t>
      </w:r>
    </w:p>
    <w:p w14:paraId="1AAB0CC1" w14:textId="024CEACE" w:rsidR="00303796" w:rsidRDefault="00303796" w:rsidP="000B21CF">
      <w:pPr>
        <w:pStyle w:val="tightlist"/>
      </w:pPr>
      <w:r>
        <w:t>Material/product stock</w:t>
      </w:r>
      <w:r w:rsidR="00432068">
        <w:t xml:space="preserve"> management</w:t>
      </w:r>
    </w:p>
    <w:p w14:paraId="53B119C4" w14:textId="541AF362" w:rsidR="00303796" w:rsidRDefault="00303796" w:rsidP="000B21CF">
      <w:pPr>
        <w:pStyle w:val="tightlist"/>
      </w:pPr>
      <w:r>
        <w:t>Data collection</w:t>
      </w:r>
    </w:p>
    <w:p w14:paraId="2159D17F" w14:textId="6E7F09E2" w:rsidR="00303796" w:rsidRDefault="00303796" w:rsidP="000B21CF">
      <w:pPr>
        <w:pStyle w:val="tightlist"/>
      </w:pPr>
      <w:r>
        <w:t>Performance analysis</w:t>
      </w:r>
    </w:p>
    <w:p w14:paraId="4776975F" w14:textId="09EAD81F" w:rsidR="00303796" w:rsidRDefault="00303796" w:rsidP="000B21CF">
      <w:pPr>
        <w:pStyle w:val="tightlist"/>
      </w:pPr>
      <w:r>
        <w:t>Order planning and control</w:t>
      </w:r>
    </w:p>
    <w:p w14:paraId="26E63C99" w14:textId="1878FE66" w:rsidR="00303796" w:rsidRDefault="00303796" w:rsidP="000B21CF">
      <w:pPr>
        <w:pStyle w:val="tightlist"/>
      </w:pPr>
      <w:r>
        <w:t>Quality management</w:t>
      </w:r>
    </w:p>
    <w:p w14:paraId="5C0CE699" w14:textId="393BFB00" w:rsidR="00303796" w:rsidRDefault="00303796" w:rsidP="000B21CF">
      <w:pPr>
        <w:pStyle w:val="tightlist"/>
      </w:pPr>
      <w:r>
        <w:lastRenderedPageBreak/>
        <w:t>Information management</w:t>
      </w:r>
    </w:p>
    <w:p w14:paraId="5A5F10D2" w14:textId="6F4A49EF" w:rsidR="003A1ED0" w:rsidRDefault="00303796" w:rsidP="000B21CF">
      <w:pPr>
        <w:pStyle w:val="tightlist"/>
      </w:pPr>
      <w:r>
        <w:t>Human resource management</w:t>
      </w:r>
    </w:p>
    <w:p w14:paraId="330D032F" w14:textId="28F97F69" w:rsidR="008A62DA" w:rsidRDefault="008A62DA" w:rsidP="0066419F">
      <w:pPr>
        <w:pStyle w:val="h3"/>
      </w:pPr>
      <w:bookmarkStart w:id="48" w:name="_Toc524108077"/>
      <w:r>
        <w:t>Overview of Legato Sapient®</w:t>
      </w:r>
      <w:bookmarkEnd w:id="48"/>
    </w:p>
    <w:p w14:paraId="66213CEB" w14:textId="3E94BFB3" w:rsidR="008A62DA" w:rsidRDefault="00EA56D3" w:rsidP="00D0056A">
      <w:pPr>
        <w:pStyle w:val="body"/>
      </w:pPr>
      <w:r w:rsidRPr="00266F16">
        <w:rPr>
          <w:i/>
        </w:rPr>
        <w:t>Legato Sapient®</w:t>
      </w:r>
      <w:r>
        <w:t xml:space="preserve"> revamps the traditional, platform specific and sometimes antiquated MES software </w:t>
      </w:r>
      <w:r w:rsidR="001E6DC4">
        <w:t>solutions still widely used in the industry</w:t>
      </w:r>
      <w:r>
        <w:t xml:space="preserve"> with </w:t>
      </w:r>
      <w:r w:rsidR="00897FEC">
        <w:t xml:space="preserve">the </w:t>
      </w:r>
      <w:r w:rsidR="00897FEC" w:rsidRPr="00266F16">
        <w:rPr>
          <w:i/>
        </w:rPr>
        <w:t>Legato Web Application</w:t>
      </w:r>
      <w:r w:rsidR="001E6DC4">
        <w:t>: an</w:t>
      </w:r>
      <w:r>
        <w:t xml:space="preserve"> e</w:t>
      </w:r>
      <w:r w:rsidR="008A62DA" w:rsidRPr="008A62DA">
        <w:t xml:space="preserve">ntirely </w:t>
      </w:r>
      <w:r>
        <w:t>w</w:t>
      </w:r>
      <w:r w:rsidR="008A62DA" w:rsidRPr="008A62DA">
        <w:t>eb-based</w:t>
      </w:r>
      <w:r w:rsidR="00466903">
        <w:t xml:space="preserve">, flexible and scalable </w:t>
      </w:r>
      <w:r w:rsidR="000D6B7E">
        <w:t xml:space="preserve">software </w:t>
      </w:r>
      <w:r w:rsidR="005F613D">
        <w:t>solution</w:t>
      </w:r>
      <w:r w:rsidR="001E6DC4">
        <w:t xml:space="preserve"> to keep up with the industry 4.0 requirements </w:t>
      </w:r>
      <w:r w:rsidR="00496447">
        <w:t xml:space="preserve">and </w:t>
      </w:r>
      <w:r w:rsidR="00FA47BC">
        <w:t>fast-moving</w:t>
      </w:r>
      <w:r w:rsidR="00496447">
        <w:t xml:space="preserve"> </w:t>
      </w:r>
      <w:r w:rsidR="006971E5">
        <w:t>environment</w:t>
      </w:r>
      <w:r w:rsidR="001E6DC4">
        <w:t>.</w:t>
      </w:r>
      <w:r w:rsidR="00D976A3">
        <w:t xml:space="preserve"> Legato Sapient covers</w:t>
      </w:r>
      <w:r w:rsidR="007C3FB6">
        <w:t xml:space="preserve"> a wide range of applications and is designed modular. Stand-alone functional modules are available for all key MES functions previously mentioned</w:t>
      </w:r>
      <w:r w:rsidR="00496447">
        <w:t>. This allows user implementations to be configured individually</w:t>
      </w:r>
      <w:r w:rsidR="00996FC9">
        <w:t>, module by module,</w:t>
      </w:r>
      <w:r w:rsidR="00496447">
        <w:t xml:space="preserve"> up to a complete production management system.</w:t>
      </w:r>
    </w:p>
    <w:p w14:paraId="4483BA1E" w14:textId="77777777" w:rsidR="00123EA1" w:rsidRDefault="00123EA1" w:rsidP="00D0056A">
      <w:pPr>
        <w:pStyle w:val="body"/>
      </w:pPr>
    </w:p>
    <w:p w14:paraId="153FEA9C" w14:textId="5D94DF2D" w:rsidR="008A62DA" w:rsidRDefault="00D95ABD" w:rsidP="00D95ABD">
      <w:pPr>
        <w:pStyle w:val="bodyheaderbold"/>
      </w:pPr>
      <w:r>
        <w:t>Features</w:t>
      </w:r>
    </w:p>
    <w:p w14:paraId="434B0E87" w14:textId="03384605" w:rsidR="002A718F" w:rsidRDefault="00A03286" w:rsidP="00D95ABD">
      <w:pPr>
        <w:pStyle w:val="bodyheaderbold"/>
        <w:rPr>
          <w:b w:val="0"/>
        </w:rPr>
      </w:pPr>
      <w:r>
        <w:rPr>
          <w:b w:val="0"/>
        </w:rPr>
        <w:t xml:space="preserve">Unique to the Legato Sapient® product are its modular implementation of basic functionalities of MES, called Legato Efficiency Boosters or EBs for short. These can be activated just in time and not only upfront, what allows Legato to grow together with its requirements. </w:t>
      </w:r>
      <w:r w:rsidR="000B21CF">
        <w:rPr>
          <w:b w:val="0"/>
        </w:rPr>
        <w:t xml:space="preserve">The following </w:t>
      </w:r>
      <w:r>
        <w:rPr>
          <w:b w:val="0"/>
        </w:rPr>
        <w:t>overview</w:t>
      </w:r>
      <w:r w:rsidR="000B21CF">
        <w:rPr>
          <w:b w:val="0"/>
        </w:rPr>
        <w:t xml:space="preserve"> lists</w:t>
      </w:r>
      <w:r>
        <w:rPr>
          <w:b w:val="0"/>
        </w:rPr>
        <w:t xml:space="preserve"> </w:t>
      </w:r>
      <w:r w:rsidR="000B21CF">
        <w:rPr>
          <w:b w:val="0"/>
        </w:rPr>
        <w:t>the available efficiency boosters</w:t>
      </w:r>
      <w:r w:rsidR="009814FF">
        <w:rPr>
          <w:b w:val="0"/>
        </w:rPr>
        <w:t xml:space="preserve"> </w:t>
      </w:r>
      <w:r w:rsidR="00AF210E">
        <w:rPr>
          <w:b w:val="0"/>
        </w:rPr>
        <w:t xml:space="preserve">according to </w:t>
      </w:r>
      <w:r w:rsidR="009814FF">
        <w:rPr>
          <w:b w:val="0"/>
        </w:rPr>
        <w:t>Gefasof</w:t>
      </w:r>
      <w:r w:rsidR="00AF210E">
        <w:rPr>
          <w:b w:val="0"/>
        </w:rPr>
        <w:t>t</w:t>
      </w:r>
      <w:r w:rsidR="000B21CF">
        <w:rPr>
          <w:b w:val="0"/>
        </w:rPr>
        <w:t xml:space="preserve">: </w:t>
      </w:r>
    </w:p>
    <w:p w14:paraId="47FD55B2" w14:textId="5C79D8AD" w:rsidR="000B21CF" w:rsidRPr="000B21CF" w:rsidRDefault="000B21CF" w:rsidP="000B21CF">
      <w:pPr>
        <w:pStyle w:val="Title"/>
      </w:pPr>
      <w:r w:rsidRPr="000B21CF">
        <w:rPr>
          <w:b/>
        </w:rPr>
        <w:t>EB Work Time Models</w:t>
      </w:r>
      <w:r w:rsidR="00DB6112" w:rsidRPr="00DB6112">
        <w:rPr>
          <w:b/>
        </w:rPr>
        <w:t>:</w:t>
      </w:r>
      <w:r w:rsidRPr="000B21CF">
        <w:t xml:space="preserve"> to define shifts and breaks for a production area</w:t>
      </w:r>
    </w:p>
    <w:p w14:paraId="6A2F1CEA" w14:textId="229DEC21" w:rsidR="000B21CF" w:rsidRPr="000B21CF" w:rsidRDefault="000B21CF" w:rsidP="000B21CF">
      <w:pPr>
        <w:pStyle w:val="Title"/>
      </w:pPr>
      <w:r w:rsidRPr="000B21CF">
        <w:rPr>
          <w:b/>
        </w:rPr>
        <w:t>EB Alarm Management</w:t>
      </w:r>
      <w:r w:rsidR="00DB6112" w:rsidRPr="00DB6112">
        <w:rPr>
          <w:b/>
        </w:rPr>
        <w:t>:</w:t>
      </w:r>
      <w:r w:rsidRPr="000B21CF">
        <w:t xml:space="preserve"> for recording, archiving and further processing of alarms</w:t>
      </w:r>
    </w:p>
    <w:p w14:paraId="33C8F8FC" w14:textId="236CF738" w:rsidR="000B21CF" w:rsidRPr="000B21CF" w:rsidRDefault="000F06C7" w:rsidP="000B21CF">
      <w:pPr>
        <w:pStyle w:val="Title"/>
      </w:pPr>
      <w:r w:rsidRPr="000F06C7">
        <w:rPr>
          <w:b/>
        </w:rPr>
        <w:t>EB Key Performance Indicators</w:t>
      </w:r>
      <w:r w:rsidR="00DB6112" w:rsidRPr="00DB6112">
        <w:rPr>
          <w:b/>
        </w:rPr>
        <w:t>:</w:t>
      </w:r>
      <w:r>
        <w:t xml:space="preserve"> provides machine-related KPIs like production time, failure times, piece counters, availability, </w:t>
      </w:r>
      <w:r w:rsidR="000C0282">
        <w:t>overall equipment efficiency (OEE), mean time to repair</w:t>
      </w:r>
      <w:r>
        <w:t xml:space="preserve"> </w:t>
      </w:r>
      <w:r w:rsidR="000C0282">
        <w:t>(</w:t>
      </w:r>
      <w:r>
        <w:t>MTTR</w:t>
      </w:r>
      <w:r w:rsidR="000C0282">
        <w:t>)</w:t>
      </w:r>
      <w:r>
        <w:t xml:space="preserve"> or </w:t>
      </w:r>
      <w:r w:rsidR="000C0282">
        <w:t>mean time before failure (</w:t>
      </w:r>
      <w:r>
        <w:t>MTBF</w:t>
      </w:r>
      <w:r w:rsidR="000C0282">
        <w:t xml:space="preserve">), </w:t>
      </w:r>
      <w:r w:rsidR="004E3DCF">
        <w:t>etc.</w:t>
      </w:r>
    </w:p>
    <w:p w14:paraId="2292C4B7" w14:textId="769EC651" w:rsidR="000B21CF" w:rsidRDefault="000F06C7" w:rsidP="000B21CF">
      <w:pPr>
        <w:pStyle w:val="Title"/>
      </w:pPr>
      <w:r w:rsidRPr="000F06C7">
        <w:rPr>
          <w:b/>
        </w:rPr>
        <w:t xml:space="preserve">EB Machine States: </w:t>
      </w:r>
      <w:r w:rsidR="000C0282" w:rsidRPr="000C0282">
        <w:rPr>
          <w:i/>
        </w:rPr>
        <w:t>Machine</w:t>
      </w:r>
      <w:r w:rsidRPr="000C0282">
        <w:rPr>
          <w:i/>
        </w:rPr>
        <w:t xml:space="preserve"> Data </w:t>
      </w:r>
      <w:r w:rsidR="000C0282" w:rsidRPr="000C0282">
        <w:rPr>
          <w:i/>
        </w:rPr>
        <w:t>Acquisition</w:t>
      </w:r>
      <w:r w:rsidRPr="000C0282">
        <w:rPr>
          <w:i/>
        </w:rPr>
        <w:t xml:space="preserve"> (MDA)</w:t>
      </w:r>
      <w:r w:rsidRPr="000F06C7">
        <w:t xml:space="preserve"> based</w:t>
      </w:r>
      <w:r>
        <w:t xml:space="preserve"> on configurable machine states to</w:t>
      </w:r>
      <w:r w:rsidR="000C0282">
        <w:t xml:space="preserve"> aid in machine</w:t>
      </w:r>
      <w:r>
        <w:t xml:space="preserve"> </w:t>
      </w:r>
      <w:r w:rsidR="000C0282">
        <w:t>management</w:t>
      </w:r>
    </w:p>
    <w:p w14:paraId="442B1560" w14:textId="0A59A6AB" w:rsidR="00ED553A" w:rsidRDefault="00ED553A" w:rsidP="00ED553A">
      <w:pPr>
        <w:pStyle w:val="Title"/>
      </w:pPr>
      <w:r>
        <w:rPr>
          <w:b/>
        </w:rPr>
        <w:t xml:space="preserve">EB Document Management: </w:t>
      </w:r>
      <w:r>
        <w:t>to administrate machine-related documents like NC or PLC programs, manuals, CAD-drawings, maintenance instructions,</w:t>
      </w:r>
      <w:r w:rsidR="004E3DCF">
        <w:t xml:space="preserve"> etc.</w:t>
      </w:r>
    </w:p>
    <w:p w14:paraId="2C5B9FF3" w14:textId="60E5DCB3" w:rsidR="004E3DCF" w:rsidRDefault="004E3DCF" w:rsidP="004E3DCF">
      <w:pPr>
        <w:pStyle w:val="Title"/>
      </w:pPr>
      <w:r w:rsidRPr="004E3DCF">
        <w:rPr>
          <w:b/>
        </w:rPr>
        <w:t xml:space="preserve">EB </w:t>
      </w:r>
      <w:r w:rsidR="00DB6112" w:rsidRPr="004E3DCF">
        <w:rPr>
          <w:b/>
        </w:rPr>
        <w:t>Measurement</w:t>
      </w:r>
      <w:r w:rsidRPr="004E3DCF">
        <w:rPr>
          <w:b/>
        </w:rPr>
        <w:t xml:space="preserve"> Controlling</w:t>
      </w:r>
      <w:r w:rsidR="00DB6112" w:rsidRPr="00DB6112">
        <w:rPr>
          <w:b/>
        </w:rPr>
        <w:t>:</w:t>
      </w:r>
      <w:r>
        <w:t xml:space="preserve"> supports measurement planning after SixSigma DMAIC method (define, measure, analyze, improve, control)</w:t>
      </w:r>
    </w:p>
    <w:p w14:paraId="24C717A7" w14:textId="6DD15193" w:rsidR="004E3DCF" w:rsidRDefault="004E3DCF" w:rsidP="004E3DCF">
      <w:pPr>
        <w:pStyle w:val="Title"/>
      </w:pPr>
      <w:r w:rsidRPr="004E3DCF">
        <w:rPr>
          <w:b/>
        </w:rPr>
        <w:t>EB Shift Logs</w:t>
      </w:r>
      <w:bookmarkStart w:id="49" w:name="_Hlk523384988"/>
      <w:r w:rsidRPr="00DB6112">
        <w:rPr>
          <w:b/>
        </w:rPr>
        <w:t>:</w:t>
      </w:r>
      <w:bookmarkEnd w:id="49"/>
      <w:r>
        <w:t xml:space="preserve"> to dispose digital notes to production and document them</w:t>
      </w:r>
    </w:p>
    <w:p w14:paraId="16A12EED" w14:textId="327BF7A9" w:rsidR="004E3DCF" w:rsidRDefault="004E3DCF" w:rsidP="004E3DCF">
      <w:pPr>
        <w:pStyle w:val="Title"/>
      </w:pPr>
      <w:r w:rsidRPr="00DB6112">
        <w:rPr>
          <w:b/>
        </w:rPr>
        <w:t>EB Best Cycle Time:</w:t>
      </w:r>
      <w:r>
        <w:t xml:space="preserve"> </w:t>
      </w:r>
      <w:r w:rsidR="00DB6112">
        <w:t xml:space="preserve">to measure cycle times and calculate the </w:t>
      </w:r>
      <w:r w:rsidR="00DB6112" w:rsidRPr="00DB6112">
        <w:rPr>
          <w:i/>
        </w:rPr>
        <w:t>best cycle times (BCT)</w:t>
      </w:r>
      <w:r w:rsidR="00DB6112">
        <w:t xml:space="preserve"> for selectable stations or components</w:t>
      </w:r>
    </w:p>
    <w:p w14:paraId="30DF9933" w14:textId="123375BB" w:rsidR="006971E5" w:rsidRDefault="006971E5" w:rsidP="006971E5">
      <w:pPr>
        <w:pStyle w:val="Title"/>
      </w:pPr>
      <w:r w:rsidRPr="006971E5">
        <w:rPr>
          <w:b/>
        </w:rPr>
        <w:t xml:space="preserve">EB Energy Management: </w:t>
      </w:r>
      <w:r>
        <w:t>to measure and calculate energy consumptions</w:t>
      </w:r>
    </w:p>
    <w:p w14:paraId="5B384E30" w14:textId="165239C4" w:rsidR="006971E5" w:rsidRDefault="00ED17FA" w:rsidP="006971E5">
      <w:pPr>
        <w:pStyle w:val="Title"/>
      </w:pPr>
      <w:r w:rsidRPr="00ED17FA">
        <w:rPr>
          <w:b/>
        </w:rPr>
        <w:t xml:space="preserve">EB TPM and Spare Parts: </w:t>
      </w:r>
      <w:r w:rsidRPr="00ED17FA">
        <w:rPr>
          <w:i/>
        </w:rPr>
        <w:t>total productive maintenance (TPM)</w:t>
      </w:r>
      <w:r>
        <w:t xml:space="preserve"> to support preventive maintenance</w:t>
      </w:r>
    </w:p>
    <w:p w14:paraId="6B7EDBAF" w14:textId="531723D7" w:rsidR="00ED17FA" w:rsidRDefault="00ED17FA" w:rsidP="00ED17FA">
      <w:pPr>
        <w:pStyle w:val="Title"/>
      </w:pPr>
      <w:r w:rsidRPr="00ED17FA">
        <w:rPr>
          <w:b/>
        </w:rPr>
        <w:lastRenderedPageBreak/>
        <w:t>EB Web Visualization:</w:t>
      </w:r>
      <w:r>
        <w:t xml:space="preserve"> to create, visualize and maintain SVG based graphics</w:t>
      </w:r>
    </w:p>
    <w:p w14:paraId="39C6DD2D" w14:textId="577BAF3F" w:rsidR="00ED17FA" w:rsidRDefault="00ED17FA" w:rsidP="00ED17FA">
      <w:pPr>
        <w:pStyle w:val="Title"/>
        <w:rPr>
          <w:b/>
        </w:rPr>
      </w:pPr>
      <w:r>
        <w:rPr>
          <w:b/>
        </w:rPr>
        <w:t>EB Web Reporting:</w:t>
      </w:r>
      <w:r w:rsidR="00F95E11">
        <w:rPr>
          <w:b/>
        </w:rPr>
        <w:t xml:space="preserve"> </w:t>
      </w:r>
      <w:r w:rsidR="00F95E11">
        <w:t>for integrated business intelligence (BI) reports using BIRT library</w:t>
      </w:r>
    </w:p>
    <w:p w14:paraId="4BC09033" w14:textId="79BD79DE" w:rsidR="00F95E11" w:rsidRPr="00ED17FA" w:rsidRDefault="00F95E11" w:rsidP="00F95E11">
      <w:pPr>
        <w:pStyle w:val="Title"/>
      </w:pPr>
      <w:r>
        <w:rPr>
          <w:b/>
        </w:rPr>
        <w:t xml:space="preserve">EB Supervisory Station: </w:t>
      </w:r>
      <w:r>
        <w:t>provides a Gant diagram display of operation sequences</w:t>
      </w:r>
    </w:p>
    <w:p w14:paraId="3568E4EC" w14:textId="1A3F0261" w:rsidR="00F95E11" w:rsidRPr="00ED17FA" w:rsidRDefault="00F95E11" w:rsidP="00F95E11">
      <w:pPr>
        <w:pStyle w:val="Title"/>
      </w:pPr>
      <w:r>
        <w:rPr>
          <w:b/>
        </w:rPr>
        <w:t xml:space="preserve">EB Tracking and Tracing: </w:t>
      </w:r>
      <w:r w:rsidR="00CA4081">
        <w:t xml:space="preserve">identifies and tracks </w:t>
      </w:r>
      <w:r w:rsidR="00CA4081" w:rsidRPr="00CA4081">
        <w:rPr>
          <w:i/>
        </w:rPr>
        <w:t>production units (PU)</w:t>
      </w:r>
      <w:r w:rsidR="00CA4081">
        <w:t xml:space="preserve"> like parts, lots and batches, depending on production system</w:t>
      </w:r>
    </w:p>
    <w:p w14:paraId="1422F6E5" w14:textId="1C8533FD" w:rsidR="00F95E11" w:rsidRPr="00ED17FA" w:rsidRDefault="00F95E11" w:rsidP="00F95E11">
      <w:pPr>
        <w:pStyle w:val="Title"/>
      </w:pPr>
      <w:r>
        <w:rPr>
          <w:b/>
        </w:rPr>
        <w:t xml:space="preserve">EB Work Time Management: </w:t>
      </w:r>
      <w:r w:rsidR="005C7FD1">
        <w:t xml:space="preserve">to </w:t>
      </w:r>
      <w:r w:rsidR="00CA4081">
        <w:t>record</w:t>
      </w:r>
      <w:r w:rsidR="005C7FD1">
        <w:t xml:space="preserve"> and manage</w:t>
      </w:r>
      <w:r w:rsidR="00CA4081">
        <w:t xml:space="preserve"> employee work times</w:t>
      </w:r>
    </w:p>
    <w:p w14:paraId="1C667BC5" w14:textId="41F2CE67" w:rsidR="00F95E11" w:rsidRPr="00ED17FA" w:rsidRDefault="00F95E11" w:rsidP="00F95E11">
      <w:pPr>
        <w:pStyle w:val="Title"/>
      </w:pPr>
      <w:r>
        <w:rPr>
          <w:b/>
        </w:rPr>
        <w:t xml:space="preserve">EB </w:t>
      </w:r>
      <w:r w:rsidR="005C7FD1">
        <w:rPr>
          <w:b/>
        </w:rPr>
        <w:t>Recipe</w:t>
      </w:r>
      <w:r>
        <w:rPr>
          <w:b/>
        </w:rPr>
        <w:t xml:space="preserve"> Management:</w:t>
      </w:r>
      <w:r w:rsidR="005C7FD1">
        <w:rPr>
          <w:b/>
        </w:rPr>
        <w:t xml:space="preserve"> </w:t>
      </w:r>
      <w:r w:rsidR="005C7FD1">
        <w:t>to manage machine parameter sets and recipes</w:t>
      </w:r>
    </w:p>
    <w:p w14:paraId="22A70079" w14:textId="6FFE6345" w:rsidR="00F95E11" w:rsidRPr="00ED17FA" w:rsidRDefault="00F95E11" w:rsidP="00F95E11">
      <w:pPr>
        <w:pStyle w:val="Title"/>
      </w:pPr>
      <w:r>
        <w:rPr>
          <w:b/>
        </w:rPr>
        <w:t>EB Quality Management:</w:t>
      </w:r>
      <w:r w:rsidR="005C7FD1">
        <w:rPr>
          <w:b/>
        </w:rPr>
        <w:t xml:space="preserve"> </w:t>
      </w:r>
      <w:r w:rsidR="005C7FD1">
        <w:t>provides quality</w:t>
      </w:r>
      <w:r>
        <w:rPr>
          <w:b/>
        </w:rPr>
        <w:t xml:space="preserve"> </w:t>
      </w:r>
      <w:r w:rsidR="005C7FD1">
        <w:t>guidelines, levels and checklists for quality control</w:t>
      </w:r>
    </w:p>
    <w:p w14:paraId="7BC9D581" w14:textId="26F739F6" w:rsidR="00F95E11" w:rsidRPr="00ED17FA" w:rsidRDefault="00F95E11" w:rsidP="00F95E11">
      <w:pPr>
        <w:pStyle w:val="Title"/>
      </w:pPr>
      <w:r>
        <w:rPr>
          <w:b/>
        </w:rPr>
        <w:t>EB Product Stocks and Logistics:</w:t>
      </w:r>
      <w:r w:rsidR="005C7FD1">
        <w:rPr>
          <w:b/>
        </w:rPr>
        <w:t xml:space="preserve"> </w:t>
      </w:r>
      <w:r w:rsidR="005C7FD1">
        <w:t>for efficient planning of warehouses, warehouse locations, stocks, stock movements, etc.</w:t>
      </w:r>
    </w:p>
    <w:p w14:paraId="0910B4DF" w14:textId="46D534F8" w:rsidR="00F95E11" w:rsidRPr="00ED17FA" w:rsidRDefault="00F95E11" w:rsidP="00F95E11">
      <w:pPr>
        <w:pStyle w:val="Title"/>
      </w:pPr>
      <w:r>
        <w:rPr>
          <w:b/>
        </w:rPr>
        <w:t>EB Mobile Ap – Legato Info:</w:t>
      </w:r>
      <w:r w:rsidR="005C7FD1">
        <w:rPr>
          <w:b/>
        </w:rPr>
        <w:t xml:space="preserve"> </w:t>
      </w:r>
      <w:r w:rsidR="00A777B6">
        <w:t xml:space="preserve">to access real-time information </w:t>
      </w:r>
      <w:r w:rsidR="004F0461">
        <w:t>for management and maintenance anytime and anywhere (supports iOS, Android and Windows phone)</w:t>
      </w:r>
    </w:p>
    <w:p w14:paraId="2730BA1B" w14:textId="77777777" w:rsidR="00123EA1" w:rsidRPr="000F06C7" w:rsidRDefault="00123EA1" w:rsidP="00D95ABD">
      <w:pPr>
        <w:pStyle w:val="bodyheaderbold"/>
      </w:pPr>
    </w:p>
    <w:p w14:paraId="167E9308" w14:textId="1197C8F8" w:rsidR="00D95ABD" w:rsidRDefault="00391C4F" w:rsidP="00D95ABD">
      <w:pPr>
        <w:pStyle w:val="bodyheaderbold"/>
      </w:pPr>
      <w:r>
        <w:t>Hardware Architecture</w:t>
      </w:r>
    </w:p>
    <w:p w14:paraId="56490AB6" w14:textId="2F6DF912" w:rsidR="00391C4F" w:rsidRDefault="000432B4" w:rsidP="000432B4">
      <w:pPr>
        <w:pStyle w:val="body"/>
      </w:pPr>
      <w:r>
        <w:t xml:space="preserve">Legato Sapient® permits software components to be run either on Windows, Linux or Unix </w:t>
      </w:r>
      <w:r w:rsidRPr="000432B4">
        <w:rPr>
          <w:i/>
        </w:rPr>
        <w:t>Operation Systems (OS)</w:t>
      </w:r>
      <w:r>
        <w:t xml:space="preserve"> with the exception of OPC servers in the </w:t>
      </w:r>
      <w:r w:rsidRPr="000432B4">
        <w:rPr>
          <w:i/>
        </w:rPr>
        <w:t>Legato Database Gateway</w:t>
      </w:r>
      <w:r>
        <w:t xml:space="preserve">. </w:t>
      </w:r>
      <w:r w:rsidR="002A718F">
        <w:t>Additionally, p</w:t>
      </w:r>
      <w:r>
        <w:t xml:space="preserve">rocesses like the </w:t>
      </w:r>
      <w:r w:rsidRPr="000432B4">
        <w:rPr>
          <w:i/>
        </w:rPr>
        <w:t>Legato Web Application</w:t>
      </w:r>
      <w:r>
        <w:t xml:space="preserve"> or the </w:t>
      </w:r>
      <w:r w:rsidR="00123EA1" w:rsidRPr="00123EA1">
        <w:rPr>
          <w:i/>
        </w:rPr>
        <w:t xml:space="preserve">Legato </w:t>
      </w:r>
      <w:r w:rsidRPr="000432B4">
        <w:rPr>
          <w:i/>
        </w:rPr>
        <w:t>Application Engine</w:t>
      </w:r>
      <w:r>
        <w:rPr>
          <w:i/>
        </w:rPr>
        <w:t xml:space="preserve"> </w:t>
      </w:r>
      <w:r w:rsidR="002A718F">
        <w:t>can be operated through virtual environments. The scaling up of an application to hundreds of web users and thousands of data sources (from PLCs for example), common to the automotive industries can be achieved by splitting the software processes to different server platforms</w:t>
      </w:r>
      <w:r w:rsidR="00123EA1">
        <w:t xml:space="preserve">: 1 to many communication servers with the </w:t>
      </w:r>
      <w:r w:rsidR="00123EA1" w:rsidRPr="00123EA1">
        <w:rPr>
          <w:i/>
        </w:rPr>
        <w:t>Legato Database Gateway</w:t>
      </w:r>
      <w:r w:rsidR="00123EA1">
        <w:t xml:space="preserve">, a database server and an application server with </w:t>
      </w:r>
      <w:r w:rsidR="00123EA1" w:rsidRPr="00123EA1">
        <w:rPr>
          <w:i/>
        </w:rPr>
        <w:t>Legato Web Application</w:t>
      </w:r>
      <w:r w:rsidR="00123EA1">
        <w:t xml:space="preserve"> and the </w:t>
      </w:r>
      <w:r w:rsidR="00123EA1" w:rsidRPr="00123EA1">
        <w:rPr>
          <w:i/>
        </w:rPr>
        <w:t>Legato</w:t>
      </w:r>
      <w:r w:rsidR="00123EA1">
        <w:rPr>
          <w:i/>
        </w:rPr>
        <w:t xml:space="preserve"> </w:t>
      </w:r>
      <w:r w:rsidR="00123EA1" w:rsidRPr="00123EA1">
        <w:rPr>
          <w:i/>
        </w:rPr>
        <w:t>Application Engine</w:t>
      </w:r>
      <w:r w:rsidR="00123EA1">
        <w:t>.</w:t>
      </w:r>
      <w:r w:rsidR="002A718F">
        <w:t xml:space="preserve"> </w:t>
      </w:r>
    </w:p>
    <w:p w14:paraId="5550A5D0" w14:textId="77777777" w:rsidR="00123EA1" w:rsidRPr="000432B4" w:rsidRDefault="00123EA1" w:rsidP="00CE0657">
      <w:pPr>
        <w:pStyle w:val="body"/>
        <w:ind w:left="0"/>
      </w:pPr>
    </w:p>
    <w:p w14:paraId="66EDB95E" w14:textId="034A3DF2" w:rsidR="00A145C1" w:rsidRDefault="008A62DA" w:rsidP="00D95ABD">
      <w:pPr>
        <w:pStyle w:val="bodyheaderbold"/>
      </w:pPr>
      <w:r>
        <w:t xml:space="preserve">Software </w:t>
      </w:r>
      <w:r w:rsidR="00C54FD7">
        <w:t>Architecture</w:t>
      </w:r>
    </w:p>
    <w:p w14:paraId="52371B82" w14:textId="7B02FBA5" w:rsidR="00330AEE" w:rsidRDefault="00412598" w:rsidP="00412598">
      <w:pPr>
        <w:pStyle w:val="body"/>
      </w:pPr>
      <w:r>
        <w:t xml:space="preserve">The entire Legato software architecture is based on a central relational database to store both configuration and process data. The </w:t>
      </w:r>
      <w:r w:rsidRPr="00412598">
        <w:rPr>
          <w:i/>
        </w:rPr>
        <w:t>Legato Database Gateway</w:t>
      </w:r>
      <w:r>
        <w:t xml:space="preserve"> manages the real-time connections to field devices </w:t>
      </w:r>
      <w:r w:rsidR="00266F16">
        <w:t>by means of distinct interface technologies and flexible project specific scripting solutions. The Graphical User Interface (GUI) is entirely web-based</w:t>
      </w:r>
      <w:r w:rsidR="00996FC9">
        <w:t xml:space="preserve"> as it is </w:t>
      </w:r>
      <w:r w:rsidR="00161AC1">
        <w:t>built</w:t>
      </w:r>
      <w:r w:rsidR="00996FC9">
        <w:t xml:space="preserve"> up entirely using HTML5, CSS3 and JavaScript</w:t>
      </w:r>
      <w:r w:rsidR="00B41DA5">
        <w:t>;</w:t>
      </w:r>
      <w:r w:rsidR="00266F16">
        <w:t xml:space="preserve"> The </w:t>
      </w:r>
      <w:r w:rsidR="00266F16" w:rsidRPr="00266F16">
        <w:rPr>
          <w:i/>
        </w:rPr>
        <w:t>Legato Web Application</w:t>
      </w:r>
      <w:r w:rsidR="00B41DA5">
        <w:t xml:space="preserve"> </w:t>
      </w:r>
      <w:r w:rsidR="00266F16">
        <w:t>provides the</w:t>
      </w:r>
      <w:r w:rsidR="00B41DA5">
        <w:t xml:space="preserve"> </w:t>
      </w:r>
      <w:r w:rsidR="00266F16">
        <w:t xml:space="preserve">views for the GUI </w:t>
      </w:r>
      <w:r w:rsidR="00B41DA5">
        <w:t>in form of boardlets which build up customizable and modular dashboards</w:t>
      </w:r>
      <w:r w:rsidR="008C6E2F">
        <w:t xml:space="preserve"> and are implemented with the Ember JavaScript Framework and the its component model</w:t>
      </w:r>
      <w:r w:rsidR="00B41DA5">
        <w:t>.</w:t>
      </w:r>
      <w:r w:rsidR="00A12786">
        <w:t xml:space="preserve"> SOAP (Simple Object Access Protocol) web services are used </w:t>
      </w:r>
      <w:r w:rsidR="005F5DD9">
        <w:t>to integrate web app and other shop floor IT systems.</w:t>
      </w:r>
      <w:r w:rsidR="001670EC">
        <w:t xml:space="preserve"> This means that a standardized web browser is the only requirement for the basic functions of a Legato client. The </w:t>
      </w:r>
      <w:r w:rsidR="001670EC" w:rsidRPr="001D5182">
        <w:rPr>
          <w:i/>
        </w:rPr>
        <w:t>Legato Application Engine</w:t>
      </w:r>
      <w:r w:rsidR="001670EC">
        <w:t xml:space="preserve"> runs distinct jobs for different </w:t>
      </w:r>
      <w:r w:rsidR="001670EC">
        <w:lastRenderedPageBreak/>
        <w:t>tasks like data management</w:t>
      </w:r>
      <w:r w:rsidR="001D5182">
        <w:t xml:space="preserve">, importing and exporting data and for data processing and calculation of </w:t>
      </w:r>
      <w:r w:rsidR="001D5182" w:rsidRPr="001D5182">
        <w:rPr>
          <w:i/>
        </w:rPr>
        <w:t>Key Performance Indicators</w:t>
      </w:r>
      <w:r w:rsidR="001D5182">
        <w:t xml:space="preserve"> (KPIs).</w:t>
      </w:r>
      <w:r w:rsidR="009A2B77">
        <w:t xml:space="preserve"> Additionally, the </w:t>
      </w:r>
      <w:r w:rsidR="009A2B77" w:rsidRPr="009A2B77">
        <w:rPr>
          <w:i/>
        </w:rPr>
        <w:t>Legato Sapient API</w:t>
      </w:r>
      <w:r w:rsidR="009A2B77">
        <w:t xml:space="preserve"> provides user-specific and tailored solutions by providing a </w:t>
      </w:r>
      <w:r w:rsidR="006971E5">
        <w:t>simple interface</w:t>
      </w:r>
      <w:r w:rsidR="009A2B77">
        <w:t xml:space="preserve"> for the interconnection of customer boardlets with other boardlets, the database, and other standard elements.</w:t>
      </w:r>
    </w:p>
    <w:p w14:paraId="3C7CF608" w14:textId="20F76BF2" w:rsidR="00563EB6" w:rsidRDefault="00563EB6" w:rsidP="00412598">
      <w:pPr>
        <w:pStyle w:val="body"/>
      </w:pPr>
    </w:p>
    <w:p w14:paraId="1FB2C38A" w14:textId="77777777" w:rsidR="00563EB6" w:rsidRDefault="00563EB6" w:rsidP="00563EB6">
      <w:pPr>
        <w:pStyle w:val="body"/>
        <w:keepNext/>
        <w:jc w:val="center"/>
      </w:pPr>
      <w:r>
        <w:rPr>
          <w:noProof/>
          <w:lang w:val="de-DE" w:eastAsia="de-DE"/>
        </w:rPr>
        <w:drawing>
          <wp:inline distT="0" distB="0" distL="0" distR="0" wp14:anchorId="453EA75F" wp14:editId="03EE8AA2">
            <wp:extent cx="4020185" cy="3256644"/>
            <wp:effectExtent l="0" t="0" r="0" b="1270"/>
            <wp:docPr id="46" name="Picture 46" descr="Image result for legato sap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gato sapient architectu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906"/>
                    <a:stretch/>
                  </pic:blipFill>
                  <pic:spPr bwMode="auto">
                    <a:xfrm>
                      <a:off x="0" y="0"/>
                      <a:ext cx="4046741" cy="3278156"/>
                    </a:xfrm>
                    <a:prstGeom prst="rect">
                      <a:avLst/>
                    </a:prstGeom>
                    <a:noFill/>
                    <a:ln>
                      <a:noFill/>
                    </a:ln>
                    <a:extLst>
                      <a:ext uri="{53640926-AAD7-44D8-BBD7-CCE9431645EC}">
                        <a14:shadowObscured xmlns:a14="http://schemas.microsoft.com/office/drawing/2010/main"/>
                      </a:ext>
                    </a:extLst>
                  </pic:spPr>
                </pic:pic>
              </a:graphicData>
            </a:graphic>
          </wp:inline>
        </w:drawing>
      </w:r>
    </w:p>
    <w:p w14:paraId="1A0EF047" w14:textId="48E52CDE" w:rsidR="00563EB6" w:rsidRPr="00563EB6" w:rsidRDefault="00563EB6" w:rsidP="005E5BCF">
      <w:pPr>
        <w:pStyle w:val="Caption"/>
        <w:jc w:val="center"/>
      </w:pPr>
      <w:bookmarkStart w:id="50" w:name="_Toc524048394"/>
      <w:r>
        <w:t xml:space="preserve">Figure </w:t>
      </w:r>
      <w:r>
        <w:rPr>
          <w:noProof/>
        </w:rPr>
        <w:fldChar w:fldCharType="begin"/>
      </w:r>
      <w:r>
        <w:rPr>
          <w:noProof/>
        </w:rPr>
        <w:instrText xml:space="preserve"> SEQ Figure \* ARABIC </w:instrText>
      </w:r>
      <w:r>
        <w:rPr>
          <w:noProof/>
        </w:rPr>
        <w:fldChar w:fldCharType="separate"/>
      </w:r>
      <w:r w:rsidR="00B808D2">
        <w:rPr>
          <w:noProof/>
        </w:rPr>
        <w:t>7</w:t>
      </w:r>
      <w:r>
        <w:rPr>
          <w:noProof/>
        </w:rPr>
        <w:fldChar w:fldCharType="end"/>
      </w:r>
      <w:r>
        <w:t xml:space="preserve"> Legato Sapient® Software Architecture leverages the web platform to offer a fully-fledged MES Software as a Service (SaaS) solution. </w:t>
      </w:r>
      <w:r w:rsidR="00E37B0A">
        <w:t>Source</w:t>
      </w:r>
      <w:r w:rsidR="005E5BCF">
        <w:t xml:space="preserve"> and Copyright</w:t>
      </w:r>
      <w:r w:rsidR="00E37B0A">
        <w:t>:</w:t>
      </w:r>
      <w:r>
        <w:t xml:space="preserve"> </w:t>
      </w:r>
      <w:r w:rsidR="00DA372A">
        <w:t>Gefasoft.</w:t>
      </w:r>
      <w:bookmarkEnd w:id="50"/>
    </w:p>
    <w:p w14:paraId="71F6A533" w14:textId="75624391" w:rsidR="00F8799C" w:rsidRDefault="00F8799C" w:rsidP="00F8799C">
      <w:pPr>
        <w:pStyle w:val="h2"/>
      </w:pPr>
      <w:bookmarkStart w:id="51" w:name="_Toc524108078"/>
      <w:r>
        <w:t>We</w:t>
      </w:r>
      <w:r w:rsidR="00F06400">
        <w:t xml:space="preserve">b </w:t>
      </w:r>
      <w:r w:rsidR="00933B28">
        <w:t>Applications</w:t>
      </w:r>
      <w:bookmarkEnd w:id="51"/>
    </w:p>
    <w:p w14:paraId="22EE99D2" w14:textId="0C5445C9" w:rsidR="00F06400" w:rsidRDefault="00F06400" w:rsidP="00F06400">
      <w:pPr>
        <w:pStyle w:val="h3"/>
      </w:pPr>
      <w:bookmarkStart w:id="52" w:name="_Toc524108079"/>
      <w:r>
        <w:t>Overview</w:t>
      </w:r>
      <w:bookmarkEnd w:id="52"/>
    </w:p>
    <w:p w14:paraId="52F64120" w14:textId="53653056" w:rsidR="002125F9" w:rsidRDefault="0042751B" w:rsidP="002125F9">
      <w:pPr>
        <w:pStyle w:val="body"/>
      </w:pPr>
      <w:r>
        <w:t xml:space="preserve">The </w:t>
      </w:r>
      <w:r w:rsidRPr="00795D0E">
        <w:rPr>
          <w:i/>
        </w:rPr>
        <w:t>World Wide Web</w:t>
      </w:r>
      <w:r>
        <w:t xml:space="preserve"> was originally conceived as an information space for the distribution of static documents and resources interlinked by hypertext links and accessible via the internet [</w:t>
      </w:r>
      <w:r w:rsidRPr="00D5090C">
        <w:t>https://en.wikipedia.org/wiki/World_Wide_Web</w:t>
      </w:r>
      <w:r>
        <w:t>]. The web has since then been critical for the development of the information age. Initially, web content was limited to being static, simple text documents navigable via embedded hyperlinks. The web browser was nothing more than a search engine, hence the name “</w:t>
      </w:r>
      <w:r w:rsidRPr="00731C12">
        <w:rPr>
          <w:i/>
        </w:rPr>
        <w:t>browser</w:t>
      </w:r>
      <w:r>
        <w:t xml:space="preserve">”. Nevertheless, with the later development of scripting languages like JavaScript, code could be programmed to run directly in the client’s browser. This empowered web browser to dynamically generate and update content in the client-side, what lead the shift to the development of web applications. </w:t>
      </w:r>
    </w:p>
    <w:p w14:paraId="1F327ED5" w14:textId="2F77BCBA" w:rsidR="00F9107B" w:rsidRDefault="0042751B" w:rsidP="00F9107B">
      <w:pPr>
        <w:pStyle w:val="body"/>
      </w:pPr>
      <w:r>
        <w:t xml:space="preserve">A </w:t>
      </w:r>
      <w:r w:rsidRPr="00795D0E">
        <w:rPr>
          <w:i/>
        </w:rPr>
        <w:t>web application</w:t>
      </w:r>
      <w:r>
        <w:t xml:space="preserve"> is a full client-server computer programs with a user interface and client-logic running in the web browser. </w:t>
      </w:r>
      <w:r w:rsidR="00FC7F2E">
        <w:t xml:space="preserve">Although initially limited by the web browsers capabilities, new </w:t>
      </w:r>
      <w:r w:rsidR="00FC7F2E" w:rsidRPr="00795D0E">
        <w:rPr>
          <w:i/>
        </w:rPr>
        <w:t>Application Programming Interfaces (APIs)</w:t>
      </w:r>
      <w:r w:rsidR="00FC7F2E">
        <w:t xml:space="preserve"> have been developed which empower the browser </w:t>
      </w:r>
      <w:r w:rsidR="00FC7F2E">
        <w:lastRenderedPageBreak/>
        <w:t xml:space="preserve">with capabilities </w:t>
      </w:r>
      <w:r w:rsidR="00616CA4">
        <w:t xml:space="preserve">that were previously exclusive to native applications. </w:t>
      </w:r>
      <w:r w:rsidR="00D15FE7">
        <w:t xml:space="preserve">These </w:t>
      </w:r>
      <w:r w:rsidR="00616CA4">
        <w:t>APIs</w:t>
      </w:r>
      <w:r w:rsidR="00C16DC3">
        <w:t xml:space="preserve"> allow web apps to</w:t>
      </w:r>
      <w:r w:rsidR="00616CA4">
        <w:t xml:space="preserve"> </w:t>
      </w:r>
      <w:r w:rsidR="00C16DC3">
        <w:t xml:space="preserve">leverage </w:t>
      </w:r>
      <w:r w:rsidR="00616CA4">
        <w:t>and consu</w:t>
      </w:r>
      <w:r w:rsidR="00C16DC3">
        <w:t xml:space="preserve">me services like </w:t>
      </w:r>
      <w:r w:rsidR="00D15FE7">
        <w:t>B</w:t>
      </w:r>
      <w:r w:rsidR="00C16DC3">
        <w:t xml:space="preserve">luetooth, </w:t>
      </w:r>
      <w:r w:rsidR="00D15FE7">
        <w:t xml:space="preserve">the camera, the local file system, sensors and accelerometers, GPS (Global Positioning System), amongst many others. </w:t>
      </w:r>
      <w:r w:rsidR="00527975">
        <w:t>Web and native are</w:t>
      </w:r>
      <w:r w:rsidR="00D15FE7">
        <w:t xml:space="preserve"> thus at par </w:t>
      </w:r>
      <w:r w:rsidR="00527975">
        <w:t>regarding many key functionalities for application development. Furthermore, the cross-platform nature of the web platform</w:t>
      </w:r>
      <w:r w:rsidR="0057393F">
        <w:t xml:space="preserve"> is a major </w:t>
      </w:r>
      <w:r w:rsidR="0090273D">
        <w:t>advantage of</w:t>
      </w:r>
      <w:r w:rsidR="0057393F">
        <w:t xml:space="preserve"> developing web </w:t>
      </w:r>
      <w:r w:rsidR="0090273D">
        <w:t>and not</w:t>
      </w:r>
      <w:r w:rsidR="0057393F">
        <w:t xml:space="preserve"> native applications. </w:t>
      </w:r>
      <w:r w:rsidR="00527975">
        <w:t xml:space="preserve"> </w:t>
      </w:r>
      <w:r w:rsidR="0090273D">
        <w:t>While web applications</w:t>
      </w:r>
      <w:r w:rsidR="0057393F">
        <w:t xml:space="preserve"> require only to be </w:t>
      </w:r>
      <w:r w:rsidR="0090273D">
        <w:t>programmed</w:t>
      </w:r>
      <w:r w:rsidR="0057393F">
        <w:t xml:space="preserve"> once</w:t>
      </w:r>
      <w:r w:rsidR="006F3FDC">
        <w:t xml:space="preserve"> </w:t>
      </w:r>
      <w:r w:rsidR="0057393F">
        <w:t xml:space="preserve">to run </w:t>
      </w:r>
      <w:r w:rsidR="00527975">
        <w:t xml:space="preserve">in all devices </w:t>
      </w:r>
      <w:r w:rsidR="0057393F">
        <w:t xml:space="preserve">with </w:t>
      </w:r>
      <w:r w:rsidR="00527975">
        <w:t>a web browser</w:t>
      </w:r>
      <w:r w:rsidR="0090273D">
        <w:t xml:space="preserve"> and an internet connection, the code for native applications is usually platform-specific. </w:t>
      </w:r>
      <w:r w:rsidR="00F9107B">
        <w:t xml:space="preserve">By virtue of the recent </w:t>
      </w:r>
      <w:r w:rsidR="0041580C">
        <w:t>development of</w:t>
      </w:r>
      <w:r w:rsidR="00F9107B">
        <w:t xml:space="preserve"> the web platform</w:t>
      </w:r>
      <w:r w:rsidR="0041580C">
        <w:t xml:space="preserve">, more and more applications are being advantageously developed for the web. </w:t>
      </w:r>
      <w:r w:rsidR="005B5556">
        <w:t xml:space="preserve">The Legato Sapient® </w:t>
      </w:r>
      <w:r w:rsidR="00853D9D">
        <w:t>MES exemplifies</w:t>
      </w:r>
      <w:r w:rsidR="005B5556">
        <w:t xml:space="preserve"> how companies today leverage </w:t>
      </w:r>
      <w:r w:rsidR="00115ACB">
        <w:t>these</w:t>
      </w:r>
      <w:r w:rsidR="005B5556">
        <w:t xml:space="preserve"> benefits </w:t>
      </w:r>
      <w:r w:rsidR="00115ACB">
        <w:t>to build robust,</w:t>
      </w:r>
      <w:r w:rsidR="005B5556">
        <w:t xml:space="preserve"> industrial grade </w:t>
      </w:r>
      <w:r w:rsidR="00115ACB">
        <w:t xml:space="preserve">web </w:t>
      </w:r>
      <w:r w:rsidR="005B5556">
        <w:t>applications.</w:t>
      </w:r>
    </w:p>
    <w:p w14:paraId="43609CC0" w14:textId="12E41EAD" w:rsidR="007F1C49" w:rsidRDefault="00F06400" w:rsidP="007F1C49">
      <w:pPr>
        <w:pStyle w:val="h3"/>
      </w:pPr>
      <w:bookmarkStart w:id="53" w:name="_Toc524108080"/>
      <w:r>
        <w:t>List of Technologies</w:t>
      </w:r>
      <w:bookmarkEnd w:id="53"/>
    </w:p>
    <w:p w14:paraId="54798101" w14:textId="79840E15" w:rsidR="007F1C49" w:rsidRDefault="007F1C49" w:rsidP="007F1C49">
      <w:pPr>
        <w:pStyle w:val="body"/>
      </w:pPr>
      <w:r w:rsidRPr="007F1C49">
        <w:t xml:space="preserve">The accelerated technological evolution in recent years has brought significant changes to the web platform. Meanwhile, web application technologies have had to swiftly adapt to not lose ground against native application technologies. Driven by the constant evolution of the web platform, the amount of web application technologies has dramatically increased in parallel. </w:t>
      </w:r>
      <w:r w:rsidR="00885682">
        <w:t>T</w:t>
      </w:r>
      <w:r w:rsidRPr="007F1C49">
        <w:t>he following</w:t>
      </w:r>
      <w:r w:rsidR="009B2957">
        <w:t xml:space="preserve"> list covers </w:t>
      </w:r>
      <w:r w:rsidR="00DF00A2">
        <w:t xml:space="preserve">the concepts and technologies </w:t>
      </w:r>
      <w:r w:rsidR="009B2957">
        <w:t xml:space="preserve">employed for </w:t>
      </w:r>
      <w:r w:rsidRPr="007F1C49">
        <w:t xml:space="preserve">the </w:t>
      </w:r>
      <w:r w:rsidR="009B2957">
        <w:t>technical</w:t>
      </w:r>
      <w:r w:rsidRPr="007F1C49">
        <w:t xml:space="preserve"> implementation of this project.</w:t>
      </w:r>
    </w:p>
    <w:p w14:paraId="672910FC" w14:textId="77777777" w:rsidR="00CE0657" w:rsidRDefault="00CE0657" w:rsidP="007F1C49">
      <w:pPr>
        <w:pStyle w:val="body"/>
      </w:pPr>
    </w:p>
    <w:p w14:paraId="2E12AED7" w14:textId="03A9E7FC" w:rsidR="007F1C49" w:rsidRDefault="007F1C49" w:rsidP="007F1C49">
      <w:pPr>
        <w:pStyle w:val="body"/>
        <w:rPr>
          <w:b/>
        </w:rPr>
      </w:pPr>
      <w:r w:rsidRPr="007F1C49">
        <w:rPr>
          <w:b/>
        </w:rPr>
        <w:t>HTML</w:t>
      </w:r>
    </w:p>
    <w:p w14:paraId="283552AA" w14:textId="2D7D7255" w:rsidR="00201D6D" w:rsidRDefault="00201D6D" w:rsidP="007F1C49">
      <w:pPr>
        <w:pStyle w:val="body"/>
      </w:pPr>
      <w:r w:rsidRPr="00795D0E">
        <w:rPr>
          <w:i/>
        </w:rPr>
        <w:t>Hypertext Markup Language (HTML)</w:t>
      </w:r>
      <w:r>
        <w:t xml:space="preserve"> is the standard markup language for the creation of web content. </w:t>
      </w:r>
      <w:r w:rsidR="00CF78D2">
        <w:t>HTML elements or tags are the building block of the web and are used to declaratively define the structure and content of the web page.</w:t>
      </w:r>
    </w:p>
    <w:p w14:paraId="4097F81A" w14:textId="77777777" w:rsidR="00CE0657" w:rsidRPr="00201D6D" w:rsidRDefault="00CE0657" w:rsidP="007F1C49">
      <w:pPr>
        <w:pStyle w:val="body"/>
      </w:pPr>
    </w:p>
    <w:p w14:paraId="5BAD83AA" w14:textId="027E2839" w:rsidR="007F1C49" w:rsidRDefault="007F1C49" w:rsidP="007F1C49">
      <w:pPr>
        <w:pStyle w:val="body"/>
        <w:rPr>
          <w:b/>
        </w:rPr>
      </w:pPr>
      <w:r>
        <w:rPr>
          <w:b/>
        </w:rPr>
        <w:t>CSS</w:t>
      </w:r>
    </w:p>
    <w:p w14:paraId="3CD9B3E7" w14:textId="3D762D7C" w:rsidR="004F7811" w:rsidRDefault="004F7811" w:rsidP="007F1C49">
      <w:pPr>
        <w:pStyle w:val="body"/>
      </w:pPr>
      <w:r w:rsidRPr="00795D0E">
        <w:rPr>
          <w:i/>
        </w:rPr>
        <w:t>Cascading Style Sheets (CSS)</w:t>
      </w:r>
      <w:r w:rsidRPr="004F7811">
        <w:t xml:space="preserve"> </w:t>
      </w:r>
      <w:r>
        <w:t xml:space="preserve">is a style sheet language used for describing the presentational aspect (layout, colors, fonts, etc.) of content defined </w:t>
      </w:r>
      <w:r w:rsidR="00681CB1">
        <w:t>in</w:t>
      </w:r>
      <w:r>
        <w:t xml:space="preserve"> a markup language like HTML</w:t>
      </w:r>
      <w:r w:rsidR="00681CB1">
        <w:t xml:space="preserve">. </w:t>
      </w:r>
      <w:r>
        <w:t xml:space="preserve">CSS enables the separation of style from </w:t>
      </w:r>
      <w:r w:rsidR="008F4B71">
        <w:t>content and</w:t>
      </w:r>
      <w:r>
        <w:t xml:space="preserve"> allows</w:t>
      </w:r>
      <w:r w:rsidR="00681CB1">
        <w:t xml:space="preserve"> for sharing of styles throughout multiple web pages. CSS </w:t>
      </w:r>
      <w:r w:rsidR="002721CB">
        <w:t xml:space="preserve">has </w:t>
      </w:r>
      <w:r w:rsidR="00681CB1">
        <w:t>selectors</w:t>
      </w:r>
      <w:r w:rsidR="002721CB">
        <w:t xml:space="preserve"> to</w:t>
      </w:r>
      <w:r w:rsidR="00681CB1">
        <w:t xml:space="preserve"> target </w:t>
      </w:r>
      <w:r w:rsidR="002721CB">
        <w:t xml:space="preserve">specific </w:t>
      </w:r>
      <w:r w:rsidR="00681CB1">
        <w:t>HTML elements</w:t>
      </w:r>
      <w:r w:rsidR="002721CB">
        <w:t xml:space="preserve"> and</w:t>
      </w:r>
      <w:r w:rsidR="00681CB1">
        <w:t xml:space="preserve"> style rules </w:t>
      </w:r>
      <w:r w:rsidR="002721CB">
        <w:t xml:space="preserve">which </w:t>
      </w:r>
      <w:r w:rsidR="00681CB1">
        <w:t xml:space="preserve">follow a priority scheme to </w:t>
      </w:r>
      <w:r w:rsidR="002721CB">
        <w:t xml:space="preserve">determine </w:t>
      </w:r>
      <w:r w:rsidR="00C8011B">
        <w:t>the</w:t>
      </w:r>
      <w:r w:rsidR="002721CB">
        <w:t xml:space="preserve"> style</w:t>
      </w:r>
      <w:r w:rsidR="00C8011B">
        <w:t>s</w:t>
      </w:r>
      <w:r w:rsidR="002721CB">
        <w:t xml:space="preserve"> to </w:t>
      </w:r>
      <w:r w:rsidR="00C8011B">
        <w:t xml:space="preserve">be </w:t>
      </w:r>
      <w:r w:rsidR="002721CB">
        <w:t>appl</w:t>
      </w:r>
      <w:r w:rsidR="00C8011B">
        <w:t>ied for the selected elements</w:t>
      </w:r>
      <w:r w:rsidR="002721CB">
        <w:t>.</w:t>
      </w:r>
    </w:p>
    <w:p w14:paraId="79BBB11B" w14:textId="77777777" w:rsidR="00CE0657" w:rsidRPr="004F7811" w:rsidRDefault="00CE0657" w:rsidP="007F1C49">
      <w:pPr>
        <w:pStyle w:val="body"/>
      </w:pPr>
    </w:p>
    <w:p w14:paraId="5D5B63EA" w14:textId="1614F7E1" w:rsidR="00CE0657" w:rsidRDefault="007F1C49" w:rsidP="00CE0657">
      <w:pPr>
        <w:pStyle w:val="body"/>
        <w:rPr>
          <w:b/>
        </w:rPr>
      </w:pPr>
      <w:r>
        <w:rPr>
          <w:b/>
        </w:rPr>
        <w:t>JavaScript</w:t>
      </w:r>
    </w:p>
    <w:p w14:paraId="26F88817" w14:textId="30864874" w:rsidR="002721CB" w:rsidRDefault="00144B34" w:rsidP="007F1C49">
      <w:pPr>
        <w:pStyle w:val="body"/>
      </w:pPr>
      <w:r w:rsidRPr="00795D0E">
        <w:rPr>
          <w:i/>
        </w:rPr>
        <w:t>JavaScript (JS)</w:t>
      </w:r>
      <w:r>
        <w:t xml:space="preserve"> is a dynamic, weakly-typed, high-level interpreted programming language. Along with HTML and CSS, JavaScript is one of the three core technologies of the world wide web. </w:t>
      </w:r>
      <w:r w:rsidR="00C85797">
        <w:t xml:space="preserve">JavaScript enables web pages to be </w:t>
      </w:r>
      <w:r w:rsidR="00FC7F2E">
        <w:t>interactive and</w:t>
      </w:r>
      <w:r w:rsidR="00C85797">
        <w:t xml:space="preserve"> is thus essential for web applications. Being </w:t>
      </w:r>
      <w:r w:rsidR="00C85797">
        <w:lastRenderedPageBreak/>
        <w:t xml:space="preserve">a multi-paradigm language, JavaScript </w:t>
      </w:r>
      <w:r w:rsidR="00694D35">
        <w:t xml:space="preserve">allows for </w:t>
      </w:r>
      <w:r w:rsidR="00C85797">
        <w:t>event-driven, functional, imperative and object-oriented programming</w:t>
      </w:r>
      <w:r w:rsidR="00694D35">
        <w:t>.</w:t>
      </w:r>
      <w:r w:rsidR="006A20B1">
        <w:t xml:space="preserve"> Although </w:t>
      </w:r>
      <w:r w:rsidR="006A36B6">
        <w:t>it</w:t>
      </w:r>
      <w:r w:rsidR="006A20B1">
        <w:t xml:space="preserve"> was initially developed for </w:t>
      </w:r>
      <w:r w:rsidR="00893F3C">
        <w:t>the front-end</w:t>
      </w:r>
      <w:r w:rsidR="00687D9F">
        <w:t xml:space="preserve"> as </w:t>
      </w:r>
      <w:r w:rsidR="00893F3C">
        <w:t xml:space="preserve">a </w:t>
      </w:r>
      <w:r w:rsidR="006A20B1">
        <w:t xml:space="preserve">client-side implementation </w:t>
      </w:r>
      <w:r w:rsidR="00893F3C">
        <w:t>for</w:t>
      </w:r>
      <w:r w:rsidR="006A20B1">
        <w:t xml:space="preserve"> the web browser, it </w:t>
      </w:r>
      <w:r w:rsidR="00687D9F">
        <w:t>has now been extended to support back-end implementation for</w:t>
      </w:r>
      <w:r w:rsidR="00893F3C">
        <w:t xml:space="preserve"> </w:t>
      </w:r>
      <w:r w:rsidR="00687D9F">
        <w:t xml:space="preserve">web </w:t>
      </w:r>
      <w:r w:rsidR="00893F3C">
        <w:t>server</w:t>
      </w:r>
      <w:r w:rsidR="00687D9F">
        <w:t>s</w:t>
      </w:r>
      <w:r w:rsidR="00893F3C">
        <w:t xml:space="preserve"> and database</w:t>
      </w:r>
      <w:r w:rsidR="003A60AE">
        <w:t xml:space="preserve"> development</w:t>
      </w:r>
      <w:r w:rsidR="00687D9F">
        <w:t>.</w:t>
      </w:r>
    </w:p>
    <w:p w14:paraId="2A96567F" w14:textId="77777777" w:rsidR="00CE0657" w:rsidRDefault="00CE0657" w:rsidP="007F1C49">
      <w:pPr>
        <w:pStyle w:val="body"/>
      </w:pPr>
    </w:p>
    <w:p w14:paraId="3C959616" w14:textId="23D1E0E1" w:rsidR="009B3EC0" w:rsidRDefault="004B166A" w:rsidP="009B3EC0">
      <w:pPr>
        <w:pStyle w:val="body"/>
        <w:rPr>
          <w:b/>
        </w:rPr>
      </w:pPr>
      <w:r>
        <w:rPr>
          <w:b/>
        </w:rPr>
        <w:t>XML</w:t>
      </w:r>
    </w:p>
    <w:p w14:paraId="0B9D0D38" w14:textId="3DC4DCAB" w:rsidR="004B166A" w:rsidRDefault="004B166A" w:rsidP="007C0539">
      <w:pPr>
        <w:pStyle w:val="body"/>
      </w:pPr>
      <w:r w:rsidRPr="00795D0E">
        <w:rPr>
          <w:i/>
        </w:rPr>
        <w:t>Extensible Markup Language (XML)</w:t>
      </w:r>
      <w:r>
        <w:t xml:space="preserve"> is a textual data format and markup language for encoding documents in a human</w:t>
      </w:r>
      <w:r w:rsidR="007C0539">
        <w:t>-</w:t>
      </w:r>
      <w:r>
        <w:t xml:space="preserve"> and </w:t>
      </w:r>
      <w:r w:rsidR="007C0539">
        <w:t>machine-readable</w:t>
      </w:r>
      <w:r>
        <w:t xml:space="preserve"> format. </w:t>
      </w:r>
      <w:r w:rsidR="007C0539">
        <w:t xml:space="preserve">Although XML was specifically designed for documents, the language is also widely used for the representation of arbitrary data structures such as those used in the web [ </w:t>
      </w:r>
      <w:hyperlink r:id="rId27" w:history="1">
        <w:r w:rsidR="007C0539" w:rsidRPr="0077517E">
          <w:rPr>
            <w:rStyle w:val="Hyperlink"/>
          </w:rPr>
          <w:t>https://en.wikipedia.org/wiki/XML</w:t>
        </w:r>
      </w:hyperlink>
      <w:r w:rsidR="007C0539">
        <w:t xml:space="preserve"> ].</w:t>
      </w:r>
      <w:r w:rsidR="003308EB">
        <w:t xml:space="preserve"> XML documents use user defined tags and implementation</w:t>
      </w:r>
      <w:r w:rsidR="00EB7A0A">
        <w:t>s</w:t>
      </w:r>
      <w:r w:rsidR="003308EB">
        <w:t xml:space="preserve"> can be specified with the use of any of the available schema systems. Moreover, many </w:t>
      </w:r>
      <w:r w:rsidR="00203714">
        <w:t>APIs</w:t>
      </w:r>
      <w:r w:rsidR="003308EB">
        <w:t xml:space="preserve"> exist for</w:t>
      </w:r>
      <w:r w:rsidR="00CB06EF">
        <w:t xml:space="preserve"> distinct programming languages</w:t>
      </w:r>
      <w:r w:rsidR="003308EB">
        <w:t xml:space="preserve"> </w:t>
      </w:r>
      <w:r w:rsidR="00CB06EF">
        <w:t xml:space="preserve">for </w:t>
      </w:r>
      <w:r w:rsidR="003308EB">
        <w:t>working with XML</w:t>
      </w:r>
      <w:r w:rsidR="00CB06EF">
        <w:t>.</w:t>
      </w:r>
      <w:r w:rsidR="00203714">
        <w:t xml:space="preserve"> In this project, the XML format is use</w:t>
      </w:r>
      <w:r w:rsidR="001F67B2">
        <w:t>d to define the</w:t>
      </w:r>
      <w:r w:rsidR="00203714">
        <w:t xml:space="preserve"> generated P&amp;ID visualization</w:t>
      </w:r>
      <w:r w:rsidR="001F67B2">
        <w:t>, or more specifically the data structures that define it.</w:t>
      </w:r>
    </w:p>
    <w:p w14:paraId="437BE7A1" w14:textId="77777777" w:rsidR="00CE0657" w:rsidRDefault="00CE0657" w:rsidP="007C0539">
      <w:pPr>
        <w:pStyle w:val="body"/>
        <w:rPr>
          <w:b/>
        </w:rPr>
      </w:pPr>
    </w:p>
    <w:p w14:paraId="13DCAD8C" w14:textId="6480FD22" w:rsidR="0084758C" w:rsidRDefault="0084758C" w:rsidP="007C0539">
      <w:pPr>
        <w:pStyle w:val="body"/>
        <w:rPr>
          <w:b/>
        </w:rPr>
      </w:pPr>
      <w:r>
        <w:rPr>
          <w:b/>
        </w:rPr>
        <w:t>JSON</w:t>
      </w:r>
    </w:p>
    <w:p w14:paraId="5360B610" w14:textId="02F3D652" w:rsidR="0084758C" w:rsidRPr="0084758C" w:rsidRDefault="0084758C" w:rsidP="00E122A2">
      <w:pPr>
        <w:pStyle w:val="body"/>
      </w:pPr>
      <w:r w:rsidRPr="00795D0E">
        <w:rPr>
          <w:i/>
        </w:rPr>
        <w:t>JavaScript Object Notation (JSON)</w:t>
      </w:r>
      <w:r w:rsidRPr="0084758C">
        <w:t xml:space="preserve"> i</w:t>
      </w:r>
      <w:r>
        <w:t>s a lightweight data interchange format</w:t>
      </w:r>
      <w:r w:rsidR="00E122A2">
        <w:t xml:space="preserve"> used to represents arbitrary data structures as data objects consisting of attribute-value-pairs and array data types [ </w:t>
      </w:r>
      <w:hyperlink r:id="rId28" w:history="1">
        <w:r w:rsidR="00E122A2" w:rsidRPr="0077517E">
          <w:rPr>
            <w:rStyle w:val="Hyperlink"/>
          </w:rPr>
          <w:t>https://en.wikipedia.org/wiki/JSON</w:t>
        </w:r>
      </w:hyperlink>
      <w:r w:rsidR="00E122A2">
        <w:t xml:space="preserve"> ]. </w:t>
      </w:r>
      <w:r w:rsidR="00674BCF">
        <w:t>The JSON format is commonly used for asynchronous browser-server communication and has replaced XML in many applications. JSON is a language independent data format, nevertheless, it was derived from JavaScript and thus is syntactically similar to a common JavaScript object. This</w:t>
      </w:r>
      <w:r w:rsidR="00A86C73">
        <w:t xml:space="preserve">, </w:t>
      </w:r>
      <w:r w:rsidR="00674BCF">
        <w:t xml:space="preserve">its </w:t>
      </w:r>
      <w:r w:rsidR="008D378B">
        <w:t>high readability</w:t>
      </w:r>
      <w:r w:rsidR="00A86C73">
        <w:t>, amongst other advantages</w:t>
      </w:r>
      <w:r w:rsidR="00674BCF">
        <w:t xml:space="preserve"> </w:t>
      </w:r>
      <w:r w:rsidR="008D378B">
        <w:t>facilitate working with</w:t>
      </w:r>
      <w:r w:rsidR="00674BCF">
        <w:t xml:space="preserve"> </w:t>
      </w:r>
      <w:r w:rsidR="008D378B">
        <w:t xml:space="preserve">data structures in </w:t>
      </w:r>
      <w:r w:rsidR="00674BCF">
        <w:t>JSON</w:t>
      </w:r>
      <w:r w:rsidR="00EB7A0A">
        <w:t xml:space="preserve">, reason for which </w:t>
      </w:r>
      <w:r w:rsidR="005165DF">
        <w:t>it is the chosen data format for the P&amp;ID shapes library of this project.</w:t>
      </w:r>
    </w:p>
    <w:p w14:paraId="431E7D32" w14:textId="77777777" w:rsidR="00CE0657" w:rsidRDefault="00CE0657" w:rsidP="00A13006">
      <w:pPr>
        <w:pStyle w:val="body"/>
        <w:rPr>
          <w:b/>
        </w:rPr>
      </w:pPr>
    </w:p>
    <w:p w14:paraId="08EA67D6" w14:textId="0371E302" w:rsidR="00A13006" w:rsidRPr="00674BCF" w:rsidRDefault="00A13006" w:rsidP="00A13006">
      <w:pPr>
        <w:pStyle w:val="body"/>
        <w:rPr>
          <w:b/>
        </w:rPr>
      </w:pPr>
      <w:r w:rsidRPr="00674BCF">
        <w:rPr>
          <w:b/>
        </w:rPr>
        <w:t>Scalable Vector Graphics (SVG)</w:t>
      </w:r>
    </w:p>
    <w:p w14:paraId="0BDF19B8" w14:textId="00FB23E0" w:rsidR="00A13006" w:rsidRPr="00144B34" w:rsidRDefault="003401B6" w:rsidP="00A13006">
      <w:pPr>
        <w:pStyle w:val="body"/>
      </w:pPr>
      <w:r w:rsidRPr="00795D0E">
        <w:rPr>
          <w:i/>
        </w:rPr>
        <w:t xml:space="preserve">Scalable </w:t>
      </w:r>
      <w:r w:rsidR="00795D0E" w:rsidRPr="00795D0E">
        <w:rPr>
          <w:i/>
        </w:rPr>
        <w:t>v</w:t>
      </w:r>
      <w:r w:rsidRPr="00795D0E">
        <w:rPr>
          <w:i/>
        </w:rPr>
        <w:t xml:space="preserve">ector </w:t>
      </w:r>
      <w:r w:rsidR="00795D0E" w:rsidRPr="00795D0E">
        <w:rPr>
          <w:i/>
        </w:rPr>
        <w:t>g</w:t>
      </w:r>
      <w:r w:rsidRPr="00795D0E">
        <w:rPr>
          <w:i/>
        </w:rPr>
        <w:t>raphics (SVG)</w:t>
      </w:r>
      <w:r>
        <w:t xml:space="preserve"> are an open-standard</w:t>
      </w:r>
      <w:r w:rsidR="004F209F">
        <w:t xml:space="preserve"> vector-image format</w:t>
      </w:r>
      <w:r>
        <w:t xml:space="preserve"> developed by the web </w:t>
      </w:r>
      <w:r w:rsidR="00836D4B">
        <w:t>to</w:t>
      </w:r>
      <w:r w:rsidR="004F209F">
        <w:t xml:space="preserve"> represent two-dimensional interactive and animable graphics in an XML-based format. SVG allows for three types of graphics: vector graphic shapes such as outlines and paths, text and bitmap images. </w:t>
      </w:r>
      <w:r w:rsidR="008C2F95">
        <w:t>Vector-graphics</w:t>
      </w:r>
      <w:r w:rsidR="002031A1">
        <w:t xml:space="preserve"> enable geometries to be defined in mathematical terms, instead</w:t>
      </w:r>
      <w:r w:rsidR="00836D4B">
        <w:t xml:space="preserve"> of</w:t>
      </w:r>
      <w:r w:rsidR="002031A1">
        <w:t xml:space="preserve"> as a bitmap of pixels</w:t>
      </w:r>
      <w:r w:rsidR="004309F7">
        <w:t xml:space="preserve">, which in turn keep the image quality when scaling and zooming. </w:t>
      </w:r>
      <w:r w:rsidR="008C2F95">
        <w:t>The standard supports the grouping of graphical objects, as well as linking, animation, font-selection, metadata,</w:t>
      </w:r>
      <w:r w:rsidR="002031A1">
        <w:t xml:space="preserve"> filter-addition, amongst others</w:t>
      </w:r>
      <w:r w:rsidR="00287D23">
        <w:t>, all of which can be directly modified in standard text editors</w:t>
      </w:r>
      <w:r w:rsidR="002031A1">
        <w:t>. A</w:t>
      </w:r>
      <w:r w:rsidR="004F209F">
        <w:t>ll major browsers support SVG making it a preferred format for high-quality graphics in the web.</w:t>
      </w:r>
    </w:p>
    <w:p w14:paraId="708E9FF4" w14:textId="77777777" w:rsidR="00CE0657" w:rsidRDefault="00CE0657" w:rsidP="00E47E55">
      <w:pPr>
        <w:pStyle w:val="body"/>
        <w:rPr>
          <w:b/>
        </w:rPr>
      </w:pPr>
    </w:p>
    <w:p w14:paraId="58F61116" w14:textId="03B5CD38" w:rsidR="00E47E55" w:rsidRDefault="001A6482" w:rsidP="00E47E55">
      <w:pPr>
        <w:pStyle w:val="body"/>
        <w:rPr>
          <w:b/>
        </w:rPr>
      </w:pPr>
      <w:r>
        <w:rPr>
          <w:b/>
        </w:rPr>
        <w:lastRenderedPageBreak/>
        <w:t>mxGraph and Draw.io</w:t>
      </w:r>
    </w:p>
    <w:p w14:paraId="2BE85FD0" w14:textId="5466C0C5" w:rsidR="00161DBF" w:rsidRPr="00E47E55" w:rsidRDefault="00161DBF" w:rsidP="00E47E55">
      <w:pPr>
        <w:pStyle w:val="body"/>
        <w:rPr>
          <w:b/>
        </w:rPr>
      </w:pPr>
      <w:r w:rsidRPr="00795D0E">
        <w:rPr>
          <w:i/>
        </w:rPr>
        <w:t>mxGraph</w:t>
      </w:r>
      <w:r>
        <w:t xml:space="preserve"> </w:t>
      </w:r>
      <w:r w:rsidR="004E397C">
        <w:t xml:space="preserve">is an open-source diagramming library for the rapid creation of interactive charts and diagrams that run natively in web browsers. The mxGraph </w:t>
      </w:r>
      <w:r w:rsidR="00CB06EF">
        <w:t>API</w:t>
      </w:r>
      <w:r w:rsidR="004E397C">
        <w:t xml:space="preserve"> exposes a </w:t>
      </w:r>
      <w:r w:rsidR="009B5714">
        <w:t>number of functionalities for the implementation o</w:t>
      </w:r>
      <w:r w:rsidR="008425AC">
        <w:t>f</w:t>
      </w:r>
      <w:r w:rsidR="009B5714">
        <w:t xml:space="preserve"> the library </w:t>
      </w:r>
      <w:r w:rsidR="008425AC">
        <w:t xml:space="preserve">and is available </w:t>
      </w:r>
      <w:r w:rsidR="009B5714">
        <w:t xml:space="preserve">in various programming languages, including </w:t>
      </w:r>
      <w:r w:rsidR="009B5714" w:rsidRPr="00795D0E">
        <w:rPr>
          <w:i/>
        </w:rPr>
        <w:t>JavaScript, Java, PHP</w:t>
      </w:r>
      <w:r w:rsidR="009B5714">
        <w:t xml:space="preserve"> and .</w:t>
      </w:r>
      <w:r w:rsidR="009B5714" w:rsidRPr="00795D0E">
        <w:rPr>
          <w:i/>
        </w:rPr>
        <w:t>NET</w:t>
      </w:r>
      <w:r w:rsidR="009B5714">
        <w:t xml:space="preserve">. </w:t>
      </w:r>
      <w:r w:rsidR="00703135">
        <w:t>The API</w:t>
      </w:r>
      <w:r w:rsidR="009B5714">
        <w:t xml:space="preserve"> </w:t>
      </w:r>
      <w:r w:rsidR="00703135">
        <w:t xml:space="preserve">provides </w:t>
      </w:r>
      <w:r w:rsidR="009B5714">
        <w:t>a robust</w:t>
      </w:r>
      <w:r w:rsidR="00703135">
        <w:t xml:space="preserve"> package of</w:t>
      </w:r>
      <w:r w:rsidR="009B5714">
        <w:t xml:space="preserve"> high-level methods and services</w:t>
      </w:r>
      <w:r w:rsidR="00703135">
        <w:t xml:space="preserve"> for integration in web applications. </w:t>
      </w:r>
      <w:r w:rsidR="00F475DC">
        <w:t>Built using the mxGraph library, draw.io is a visual diagramming tool with rich functionality</w:t>
      </w:r>
      <w:r w:rsidR="00BF4523">
        <w:t xml:space="preserve"> (that of</w:t>
      </w:r>
      <w:r w:rsidR="00F475DC">
        <w:t xml:space="preserve"> mxGraph</w:t>
      </w:r>
      <w:r w:rsidR="00BF4523">
        <w:t>)</w:t>
      </w:r>
      <w:r w:rsidR="00F475DC">
        <w:t xml:space="preserve"> </w:t>
      </w:r>
      <w:r w:rsidR="00BF4523">
        <w:t xml:space="preserve">for the creation of fully integrated charts and diagrams in </w:t>
      </w:r>
      <w:r w:rsidR="008425AC">
        <w:t xml:space="preserve">other popular software platforms like </w:t>
      </w:r>
      <w:r w:rsidR="008425AC" w:rsidRPr="00795D0E">
        <w:rPr>
          <w:i/>
        </w:rPr>
        <w:t>Google GSuite</w:t>
      </w:r>
      <w:r w:rsidR="008425AC">
        <w:t xml:space="preserve">, </w:t>
      </w:r>
      <w:r w:rsidR="008425AC" w:rsidRPr="00795D0E">
        <w:rPr>
          <w:i/>
        </w:rPr>
        <w:t>Confluence</w:t>
      </w:r>
      <w:r w:rsidR="008425AC">
        <w:t xml:space="preserve"> and </w:t>
      </w:r>
      <w:r w:rsidR="008425AC" w:rsidRPr="00795D0E">
        <w:rPr>
          <w:i/>
        </w:rPr>
        <w:t>Jira</w:t>
      </w:r>
      <w:r w:rsidR="008425AC">
        <w:t>.</w:t>
      </w:r>
    </w:p>
    <w:p w14:paraId="20ECD9AC" w14:textId="77777777" w:rsidR="00CE0657" w:rsidRDefault="00CE0657" w:rsidP="00AD3296">
      <w:pPr>
        <w:pStyle w:val="body"/>
        <w:rPr>
          <w:b/>
        </w:rPr>
      </w:pPr>
    </w:p>
    <w:p w14:paraId="2B09713B" w14:textId="2A9B3FD7" w:rsidR="00F06400" w:rsidRDefault="00F06400" w:rsidP="00AD3296">
      <w:pPr>
        <w:pStyle w:val="body"/>
        <w:rPr>
          <w:b/>
        </w:rPr>
      </w:pPr>
      <w:r w:rsidRPr="00AD3296">
        <w:rPr>
          <w:b/>
        </w:rPr>
        <w:t>W</w:t>
      </w:r>
      <w:r w:rsidR="00161DBF" w:rsidRPr="00AD3296">
        <w:rPr>
          <w:b/>
        </w:rPr>
        <w:t>eb Development Frameworks</w:t>
      </w:r>
      <w:r w:rsidR="008966F3">
        <w:rPr>
          <w:b/>
        </w:rPr>
        <w:t>: Ember JS</w:t>
      </w:r>
    </w:p>
    <w:p w14:paraId="65AA1EEA" w14:textId="0DC34CB7" w:rsidR="00CF68EB" w:rsidRDefault="008966F3" w:rsidP="00B426F8">
      <w:pPr>
        <w:pStyle w:val="body"/>
      </w:pPr>
      <w:r>
        <w:t>Ember JS is a front-end JavaScript framework that facilitates building websites with rich and complex user interactions. Ember JS provides developers with features to manage complexity in modern web applications, as well as an integrated development toolkit for rapid development and iteration. Features of the framework include:</w:t>
      </w:r>
      <w:r w:rsidR="00CF68EB">
        <w:t xml:space="preserve"> </w:t>
      </w:r>
      <w:r w:rsidR="00F8580C">
        <w:t>r</w:t>
      </w:r>
      <w:r w:rsidR="00CF68EB">
        <w:t>outing to drive the application state via common URLs</w:t>
      </w:r>
      <w:r w:rsidR="00B426F8">
        <w:t>, a d</w:t>
      </w:r>
      <w:r w:rsidR="00CF68EB">
        <w:t xml:space="preserve">ata </w:t>
      </w:r>
      <w:r w:rsidR="00B426F8">
        <w:t>l</w:t>
      </w:r>
      <w:r w:rsidR="00CF68EB">
        <w:t>ayer</w:t>
      </w:r>
      <w:r w:rsidR="00B426F8">
        <w:t xml:space="preserve"> to manage application state and provide a consistent way for external API communication, a H</w:t>
      </w:r>
      <w:r w:rsidR="00CF68EB">
        <w:t>andlebars based templating</w:t>
      </w:r>
      <w:r w:rsidR="008D710F">
        <w:t xml:space="preserve"> engine</w:t>
      </w:r>
      <w:r w:rsidR="00B426F8">
        <w:t>, a</w:t>
      </w:r>
      <w:r w:rsidR="008D710F">
        <w:t xml:space="preserve"> robust</w:t>
      </w:r>
      <w:r w:rsidR="00B426F8">
        <w:t xml:space="preserve"> Command Line Interface (CLI)</w:t>
      </w:r>
      <w:r w:rsidR="008D710F">
        <w:t xml:space="preserve"> </w:t>
      </w:r>
      <w:r w:rsidR="00B426F8">
        <w:t xml:space="preserve">toolkit to create, develop and build ember applications, </w:t>
      </w:r>
      <w:r w:rsidR="008D710F">
        <w:t>among</w:t>
      </w:r>
      <w:r w:rsidR="00B426F8">
        <w:t xml:space="preserve"> others.</w:t>
      </w:r>
      <w:r w:rsidR="0050035E">
        <w:t xml:space="preserve"> </w:t>
      </w:r>
      <w:r w:rsidR="007F7015">
        <w:t>Built on the principle of component-driven design and development, the ember framework facilitates the creation of modular, encapsulated components of code. This facilitates and promotes code reuse as well as a modular front-end design which tends to be essential in the long run, especially for larger products.</w:t>
      </w:r>
    </w:p>
    <w:p w14:paraId="4F26F8AE" w14:textId="77777777" w:rsidR="00CE0657" w:rsidRDefault="00CE0657" w:rsidP="00AD3296">
      <w:pPr>
        <w:pStyle w:val="body"/>
        <w:rPr>
          <w:b/>
        </w:rPr>
      </w:pPr>
    </w:p>
    <w:p w14:paraId="56849285" w14:textId="396768A9" w:rsidR="0095782B" w:rsidRDefault="00A451A1" w:rsidP="00AD3296">
      <w:pPr>
        <w:pStyle w:val="body"/>
        <w:rPr>
          <w:b/>
        </w:rPr>
      </w:pPr>
      <w:r>
        <w:rPr>
          <w:b/>
        </w:rPr>
        <w:t xml:space="preserve">Relational </w:t>
      </w:r>
      <w:r w:rsidR="00C861E9">
        <w:rPr>
          <w:b/>
        </w:rPr>
        <w:t>Database</w:t>
      </w:r>
      <w:r w:rsidR="009D23CC">
        <w:rPr>
          <w:b/>
        </w:rPr>
        <w:t>:</w:t>
      </w:r>
      <w:r w:rsidR="00C861E9">
        <w:rPr>
          <w:b/>
        </w:rPr>
        <w:t xml:space="preserve"> </w:t>
      </w:r>
      <w:r w:rsidR="00323B90">
        <w:rPr>
          <w:b/>
        </w:rPr>
        <w:t>PostgreSQL</w:t>
      </w:r>
      <w:r w:rsidR="009D23CC">
        <w:rPr>
          <w:b/>
        </w:rPr>
        <w:t xml:space="preserve"> and SQL</w:t>
      </w:r>
    </w:p>
    <w:p w14:paraId="586DC26B" w14:textId="2A023435" w:rsidR="00A451A1" w:rsidRDefault="0013741F" w:rsidP="007F1BCE">
      <w:pPr>
        <w:pStyle w:val="body"/>
      </w:pPr>
      <w:r>
        <w:t xml:space="preserve">A </w:t>
      </w:r>
      <w:r w:rsidRPr="00795D0E">
        <w:rPr>
          <w:i/>
        </w:rPr>
        <w:t>relational database</w:t>
      </w:r>
      <w:r>
        <w:t xml:space="preserve"> is a collection of data </w:t>
      </w:r>
      <w:r w:rsidR="001E3C1C">
        <w:t>structured</w:t>
      </w:r>
      <w:r>
        <w:t xml:space="preserve"> </w:t>
      </w:r>
      <w:r w:rsidR="007F1BCE">
        <w:t xml:space="preserve">based on a relational model of the data [ </w:t>
      </w:r>
      <w:hyperlink r:id="rId29" w:history="1">
        <w:r w:rsidR="007F1BCE" w:rsidRPr="00DF56A0">
          <w:rPr>
            <w:rStyle w:val="Hyperlink"/>
          </w:rPr>
          <w:t>https://en.wikipedia.org/wiki/Relational_database</w:t>
        </w:r>
      </w:hyperlink>
      <w:r w:rsidR="007F1BCE">
        <w:t xml:space="preserve"> ]. The relational model</w:t>
      </w:r>
      <w:r w:rsidR="004E471F">
        <w:t xml:space="preserve"> </w:t>
      </w:r>
      <w:r w:rsidR="007F1BCE">
        <w:t>organizes the data into one or more tables of columns</w:t>
      </w:r>
      <w:r w:rsidR="00FB01C4">
        <w:t xml:space="preserve"> (or attributes)</w:t>
      </w:r>
      <w:r w:rsidR="007F1BCE">
        <w:t xml:space="preserve"> and rows</w:t>
      </w:r>
      <w:r w:rsidR="00FB01C4">
        <w:t xml:space="preserve"> (or records)</w:t>
      </w:r>
      <w:r w:rsidR="007F1BCE">
        <w:t xml:space="preserve">, with a unique key </w:t>
      </w:r>
      <w:r w:rsidR="00FB01C4">
        <w:t>to identify</w:t>
      </w:r>
      <w:r w:rsidR="007F1BCE">
        <w:t xml:space="preserve"> each row.</w:t>
      </w:r>
      <w:r w:rsidR="00FB01C4">
        <w:t xml:space="preserve"> Normally, each table represents a distinct type of entity, like a student or an exam, and rows represent individual instances of that entity,</w:t>
      </w:r>
      <w:r w:rsidR="00D420DB">
        <w:t xml:space="preserve"> like “</w:t>
      </w:r>
      <w:r w:rsidR="00BA603D">
        <w:t>Mike</w:t>
      </w:r>
      <w:r w:rsidR="00D420DB">
        <w:t>” or “</w:t>
      </w:r>
      <w:r w:rsidR="00BA603D">
        <w:t>Math</w:t>
      </w:r>
      <w:r w:rsidR="00D420DB">
        <w:t xml:space="preserve">”. In relation to object-oriented programming, it can be said that tables are analogous to classes, rows to objects and columns to the object’s </w:t>
      </w:r>
      <w:r w:rsidR="00BA603D">
        <w:t xml:space="preserve">attributes, with fields being the specific values of those </w:t>
      </w:r>
      <w:r w:rsidR="00B426F8">
        <w:t>attributes</w:t>
      </w:r>
      <w:r w:rsidR="00BA603D">
        <w:t xml:space="preserve"> for the corresponding object.</w:t>
      </w:r>
      <w:r w:rsidR="004E471F">
        <w:t xml:space="preserve"> </w:t>
      </w:r>
    </w:p>
    <w:p w14:paraId="2EDD705A" w14:textId="250746C3" w:rsidR="009D23CC" w:rsidRDefault="009D23CC" w:rsidP="007F1BCE">
      <w:pPr>
        <w:pStyle w:val="body"/>
      </w:pPr>
      <w:r>
        <w:t xml:space="preserve">Normally, </w:t>
      </w:r>
      <w:r w:rsidR="00795D0E">
        <w:rPr>
          <w:i/>
        </w:rPr>
        <w:t>s</w:t>
      </w:r>
      <w:r w:rsidRPr="00795D0E">
        <w:rPr>
          <w:i/>
        </w:rPr>
        <w:t>tructured</w:t>
      </w:r>
      <w:r w:rsidR="00795D0E">
        <w:rPr>
          <w:i/>
        </w:rPr>
        <w:t xml:space="preserve"> q</w:t>
      </w:r>
      <w:r w:rsidRPr="00795D0E">
        <w:rPr>
          <w:i/>
        </w:rPr>
        <w:t xml:space="preserve">uery </w:t>
      </w:r>
      <w:r w:rsidR="00795D0E">
        <w:rPr>
          <w:i/>
        </w:rPr>
        <w:t>l</w:t>
      </w:r>
      <w:r w:rsidRPr="00795D0E">
        <w:rPr>
          <w:i/>
        </w:rPr>
        <w:t>anguage (SQL)</w:t>
      </w:r>
      <w:r>
        <w:t xml:space="preserve"> is used to manage a relational database. SQL is a domain-specific language designed </w:t>
      </w:r>
      <w:r w:rsidR="001134C4">
        <w:t xml:space="preserve">manage data through </w:t>
      </w:r>
      <w:r w:rsidR="00795D0E">
        <w:rPr>
          <w:i/>
        </w:rPr>
        <w:t>r</w:t>
      </w:r>
      <w:r w:rsidR="001134C4" w:rsidRPr="00795D0E">
        <w:rPr>
          <w:i/>
        </w:rPr>
        <w:t xml:space="preserve">elational </w:t>
      </w:r>
      <w:r w:rsidR="00795D0E">
        <w:rPr>
          <w:i/>
        </w:rPr>
        <w:t>d</w:t>
      </w:r>
      <w:r w:rsidR="001134C4" w:rsidRPr="00795D0E">
        <w:rPr>
          <w:i/>
        </w:rPr>
        <w:t xml:space="preserve">atabase </w:t>
      </w:r>
      <w:r w:rsidR="00795D0E">
        <w:rPr>
          <w:i/>
        </w:rPr>
        <w:t>m</w:t>
      </w:r>
      <w:r w:rsidR="001134C4" w:rsidRPr="00795D0E">
        <w:rPr>
          <w:i/>
        </w:rPr>
        <w:t>anagement Systems (RDBMS).</w:t>
      </w:r>
      <w:r w:rsidR="001134C4">
        <w:t xml:space="preserve"> </w:t>
      </w:r>
      <w:r w:rsidR="0027745B">
        <w:t>Features of the language include</w:t>
      </w:r>
      <w:r w:rsidR="0068482C">
        <w:t xml:space="preserve"> data definition, data manipulation (update, insert and delete), data query and data access control.</w:t>
      </w:r>
      <w:r w:rsidR="0027745B">
        <w:t xml:space="preserve"> </w:t>
      </w:r>
      <w:r w:rsidR="0068482C">
        <w:t xml:space="preserve">SQL defines certain </w:t>
      </w:r>
      <w:r w:rsidR="009146CD">
        <w:t xml:space="preserve">statements </w:t>
      </w:r>
      <w:r w:rsidR="0068482C">
        <w:t>for working with the data at hand using</w:t>
      </w:r>
      <w:r w:rsidR="0027745B">
        <w:t xml:space="preserve"> relational algebra and tuple relational calculus</w:t>
      </w:r>
      <w:r w:rsidR="00BC6F82">
        <w:t xml:space="preserve">. </w:t>
      </w:r>
      <w:r w:rsidR="009146CD">
        <w:t xml:space="preserve">A typical </w:t>
      </w:r>
      <w:r w:rsidR="009146CD">
        <w:lastRenderedPageBreak/>
        <w:t xml:space="preserve">SQL statement or query consist of clauses like </w:t>
      </w:r>
      <w:r w:rsidR="009146CD" w:rsidRPr="00795D0E">
        <w:t>“SELECT”, “UPDATE”, “SET”, “WHERE”,</w:t>
      </w:r>
      <w:r w:rsidR="009146CD">
        <w:t xml:space="preserve"> expressions and predicates</w:t>
      </w:r>
      <w:r w:rsidR="008E048F">
        <w:t xml:space="preserve"> and allow to retrieve and persist changes to data.</w:t>
      </w:r>
    </w:p>
    <w:p w14:paraId="19AFC91A" w14:textId="14BFD4CA" w:rsidR="00323B90" w:rsidRPr="00323B90" w:rsidRDefault="00323B90" w:rsidP="00AD3296">
      <w:pPr>
        <w:pStyle w:val="body"/>
      </w:pPr>
      <w:r>
        <w:t>The database at hand for this research product is implemented in PostgreSQL. PostgreSQL is an open source object-relational database system</w:t>
      </w:r>
      <w:r w:rsidR="00577BFA">
        <w:t xml:space="preserve"> with an extensive and powerful set of features for developers. </w:t>
      </w:r>
      <w:r w:rsidR="001D28AA">
        <w:t xml:space="preserve">The PostgreSQL database and </w:t>
      </w:r>
      <w:r w:rsidR="00665FAC">
        <w:t xml:space="preserve">an available Legato-specific </w:t>
      </w:r>
      <w:r w:rsidR="00F90991">
        <w:t xml:space="preserve">database </w:t>
      </w:r>
      <w:r w:rsidR="00665FAC">
        <w:t xml:space="preserve">API were available before the start of the project. </w:t>
      </w:r>
      <w:r w:rsidR="001D28AA">
        <w:t>More on the database implementation for the context of this project will be discussed later.</w:t>
      </w:r>
    </w:p>
    <w:p w14:paraId="32E36BF4" w14:textId="77777777" w:rsidR="00CE0657" w:rsidRDefault="00CE0657" w:rsidP="00AD3296">
      <w:pPr>
        <w:pStyle w:val="body"/>
        <w:rPr>
          <w:b/>
        </w:rPr>
      </w:pPr>
    </w:p>
    <w:p w14:paraId="51818D80" w14:textId="251F0A86" w:rsidR="00FF4C33" w:rsidRDefault="00FF4C33" w:rsidP="00AD3296">
      <w:pPr>
        <w:pStyle w:val="body"/>
        <w:rPr>
          <w:b/>
        </w:rPr>
      </w:pPr>
      <w:r w:rsidRPr="00AD3296">
        <w:rPr>
          <w:b/>
        </w:rPr>
        <w:t>Data transmission</w:t>
      </w:r>
      <w:r w:rsidR="00C861E9">
        <w:rPr>
          <w:b/>
        </w:rPr>
        <w:t>: AJAX and JSON API</w:t>
      </w:r>
    </w:p>
    <w:p w14:paraId="74992CC4" w14:textId="26CAEB3D" w:rsidR="00A451A1" w:rsidRPr="00F90991" w:rsidRDefault="00F90991" w:rsidP="000F05AA">
      <w:pPr>
        <w:pStyle w:val="body"/>
      </w:pPr>
      <w:r>
        <w:t xml:space="preserve">The </w:t>
      </w:r>
      <w:r w:rsidRPr="00D77234">
        <w:rPr>
          <w:i/>
        </w:rPr>
        <w:t>Fetch API</w:t>
      </w:r>
      <w:r>
        <w:t xml:space="preserve"> provides a simple interface for the fetching of resources, including across the network</w:t>
      </w:r>
      <w:r w:rsidR="000F05AA">
        <w:t xml:space="preserve"> [ </w:t>
      </w:r>
      <w:hyperlink r:id="rId30" w:history="1">
        <w:r w:rsidR="000F05AA" w:rsidRPr="00DF56A0">
          <w:rPr>
            <w:rStyle w:val="Hyperlink"/>
          </w:rPr>
          <w:t>https://developer.mozilla.org/en-US/docs/Web/API/Fetch_API</w:t>
        </w:r>
      </w:hyperlink>
      <w:r w:rsidR="000F05AA">
        <w:t xml:space="preserve"> ]</w:t>
      </w:r>
      <w:r>
        <w:t>.</w:t>
      </w:r>
      <w:r w:rsidR="00A451A1">
        <w:t xml:space="preserve"> The Legato Engine implements its own high-end functionalities to query the database via the Fetch API in the form of </w:t>
      </w:r>
      <w:r w:rsidR="00A451A1" w:rsidRPr="00D77234">
        <w:rPr>
          <w:i/>
        </w:rPr>
        <w:t>Asynchronous JavaScript And XML (AJAX)</w:t>
      </w:r>
      <w:r w:rsidR="00A451A1">
        <w:t xml:space="preserve"> requests that return JSON objects. These return objects are specified by the JSON API to </w:t>
      </w:r>
      <w:r w:rsidR="00FB12DE">
        <w:t xml:space="preserve">ensure best practices. The </w:t>
      </w:r>
      <w:r w:rsidR="00FB12DE" w:rsidRPr="00795D0E">
        <w:rPr>
          <w:i/>
        </w:rPr>
        <w:t>JSON API</w:t>
      </w:r>
      <w:r w:rsidR="00FB12DE">
        <w:t xml:space="preserve"> is responsible</w:t>
      </w:r>
      <w:r w:rsidR="00A451A1">
        <w:t xml:space="preserve"> for the definition of standards and best practices for data exchange in JSON format [following from </w:t>
      </w:r>
      <w:hyperlink r:id="rId31" w:history="1">
        <w:r w:rsidR="00A451A1" w:rsidRPr="00DF56A0">
          <w:rPr>
            <w:rStyle w:val="Hyperlink"/>
          </w:rPr>
          <w:t>http://jsonapi.org/format/</w:t>
        </w:r>
      </w:hyperlink>
      <w:r w:rsidR="00A451A1">
        <w:t xml:space="preserve"> ]</w:t>
      </w:r>
      <w:r w:rsidR="00FB12DE">
        <w:t xml:space="preserve">. It </w:t>
      </w:r>
      <w:r w:rsidR="0059312F">
        <w:t>specifies</w:t>
      </w:r>
      <w:r w:rsidR="00FB12DE">
        <w:t xml:space="preserve"> how a client should</w:t>
      </w:r>
      <w:r w:rsidR="00390F14">
        <w:t xml:space="preserve"> request to</w:t>
      </w:r>
      <w:r w:rsidR="00FB12DE">
        <w:t xml:space="preserve"> fetch or </w:t>
      </w:r>
      <w:r w:rsidR="0059312F">
        <w:t>modify</w:t>
      </w:r>
      <w:r w:rsidR="00FB12DE">
        <w:t xml:space="preserve"> resources, and how a server should respond to those requests.</w:t>
      </w:r>
      <w:r w:rsidR="00390F14">
        <w:t xml:space="preserve"> The correct use of JSON API can minimize the number of requests and the amount of data transmitted between clients and servers. </w:t>
      </w:r>
    </w:p>
    <w:p w14:paraId="6888A742" w14:textId="13BFDC36" w:rsidR="003F2E04" w:rsidRDefault="003F2E04" w:rsidP="003F2E04">
      <w:pPr>
        <w:pStyle w:val="h2"/>
      </w:pPr>
      <w:bookmarkStart w:id="54" w:name="_Toc524108081"/>
      <w:r>
        <w:t>Unified Modelling Language</w:t>
      </w:r>
      <w:r w:rsidR="004C31C7">
        <w:t xml:space="preserve"> (UML)</w:t>
      </w:r>
      <w:bookmarkEnd w:id="54"/>
    </w:p>
    <w:p w14:paraId="747607AC" w14:textId="1D620BFC" w:rsidR="004C31C7" w:rsidRDefault="004C31C7" w:rsidP="003F2E04">
      <w:pPr>
        <w:pStyle w:val="body"/>
      </w:pPr>
      <w:r>
        <w:t xml:space="preserve">The </w:t>
      </w:r>
      <w:r w:rsidRPr="00FF4687">
        <w:rPr>
          <w:i/>
        </w:rPr>
        <w:t>Unified Modelling Language (UML)</w:t>
      </w:r>
      <w:r>
        <w:t xml:space="preserve"> is a graphical description language for specification, visualization, construction and documentation of systems. The use of </w:t>
      </w:r>
      <w:r w:rsidR="00337B8A">
        <w:t xml:space="preserve">standardized </w:t>
      </w:r>
      <w:r>
        <w:t>graphical modelling languages like UML increase the clarity</w:t>
      </w:r>
      <w:r w:rsidR="00337B8A">
        <w:t xml:space="preserve"> and thus understanding of the model even across different engineering disciplines</w:t>
      </w:r>
      <w:r>
        <w:t xml:space="preserve">. The different types of </w:t>
      </w:r>
      <w:r w:rsidR="00337B8A">
        <w:t>UML</w:t>
      </w:r>
      <w:r w:rsidR="00267A9C">
        <w:t xml:space="preserve"> 2.0</w:t>
      </w:r>
      <w:r w:rsidR="00337B8A">
        <w:t xml:space="preserve"> diagrams</w:t>
      </w:r>
      <w:r>
        <w:t xml:space="preserve"> can be </w:t>
      </w:r>
      <w:r w:rsidRPr="00F60357">
        <w:rPr>
          <w:color w:val="auto"/>
        </w:rPr>
        <w:t>classified in</w:t>
      </w:r>
      <w:r w:rsidR="00337B8A" w:rsidRPr="00F60357">
        <w:rPr>
          <w:color w:val="auto"/>
        </w:rPr>
        <w:t>to</w:t>
      </w:r>
      <w:r w:rsidRPr="00F60357">
        <w:rPr>
          <w:color w:val="auto"/>
        </w:rPr>
        <w:t xml:space="preserve"> two categories</w:t>
      </w:r>
      <w:r w:rsidR="00337B8A" w:rsidRPr="00F60357">
        <w:rPr>
          <w:color w:val="auto"/>
        </w:rPr>
        <w:t xml:space="preserve">: structure models and behavior models and further classified as </w:t>
      </w:r>
      <w:r w:rsidR="00F60357" w:rsidRPr="00F60357">
        <w:rPr>
          <w:color w:val="auto"/>
        </w:rPr>
        <w:t>Figure</w:t>
      </w:r>
      <w:r w:rsidR="00337B8A" w:rsidRPr="00F60357">
        <w:rPr>
          <w:color w:val="auto"/>
        </w:rPr>
        <w:t xml:space="preserve"> </w:t>
      </w:r>
      <w:r w:rsidR="00F60357" w:rsidRPr="00F60357">
        <w:rPr>
          <w:color w:val="auto"/>
        </w:rPr>
        <w:t>8</w:t>
      </w:r>
      <w:r w:rsidR="00337B8A" w:rsidRPr="00F60357">
        <w:rPr>
          <w:color w:val="auto"/>
        </w:rPr>
        <w:t xml:space="preserve"> shows</w:t>
      </w:r>
      <w:r w:rsidR="00337B8A">
        <w:t>.</w:t>
      </w:r>
    </w:p>
    <w:p w14:paraId="7FC57205" w14:textId="4A527CDA" w:rsidR="005116F8" w:rsidRDefault="00504839" w:rsidP="005116F8">
      <w:pPr>
        <w:pStyle w:val="body"/>
        <w:keepNext/>
        <w:jc w:val="center"/>
      </w:pPr>
      <w:r>
        <w:rPr>
          <w:noProof/>
          <w:shd w:val="clear" w:color="auto" w:fill="auto"/>
          <w:lang w:val="de-DE" w:eastAsia="de-DE"/>
        </w:rPr>
        <w:lastRenderedPageBreak/>
        <mc:AlternateContent>
          <mc:Choice Requires="wps">
            <w:drawing>
              <wp:anchor distT="0" distB="0" distL="114300" distR="114300" simplePos="0" relativeHeight="251673600" behindDoc="0" locked="0" layoutInCell="1" allowOverlap="1" wp14:anchorId="4B021110" wp14:editId="71491847">
                <wp:simplePos x="0" y="0"/>
                <wp:positionH relativeFrom="column">
                  <wp:posOffset>3001617</wp:posOffset>
                </wp:positionH>
                <wp:positionV relativeFrom="paragraph">
                  <wp:posOffset>1183612</wp:posOffset>
                </wp:positionV>
                <wp:extent cx="496957" cy="291465"/>
                <wp:effectExtent l="0" t="0" r="17780" b="13335"/>
                <wp:wrapNone/>
                <wp:docPr id="48" name="Rectangle 48"/>
                <wp:cNvGraphicFramePr/>
                <a:graphic xmlns:a="http://schemas.openxmlformats.org/drawingml/2006/main">
                  <a:graphicData uri="http://schemas.microsoft.com/office/word/2010/wordprocessingShape">
                    <wps:wsp>
                      <wps:cNvSpPr/>
                      <wps:spPr>
                        <a:xfrm>
                          <a:off x="0" y="0"/>
                          <a:ext cx="496957" cy="291465"/>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F175" id="Rectangle 48" o:spid="_x0000_s1026" style="position:absolute;margin-left:236.35pt;margin-top:93.2pt;width:39.15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" fillcolor="yellow" strokecolor="black [3213]" strokeweight="1pt">
                <v:fill opacity="22873f"/>
              </v:rect>
            </w:pict>
          </mc:Fallback>
        </mc:AlternateContent>
      </w:r>
      <w:r>
        <w:rPr>
          <w:noProof/>
          <w:shd w:val="clear" w:color="auto" w:fill="auto"/>
          <w:lang w:val="de-DE" w:eastAsia="de-DE"/>
        </w:rPr>
        <mc:AlternateContent>
          <mc:Choice Requires="wps">
            <w:drawing>
              <wp:anchor distT="0" distB="0" distL="114300" distR="114300" simplePos="0" relativeHeight="251675648" behindDoc="0" locked="0" layoutInCell="1" allowOverlap="1" wp14:anchorId="706C3513" wp14:editId="1C355B2C">
                <wp:simplePos x="0" y="0"/>
                <wp:positionH relativeFrom="column">
                  <wp:posOffset>4329485</wp:posOffset>
                </wp:positionH>
                <wp:positionV relativeFrom="paragraph">
                  <wp:posOffset>1183612</wp:posOffset>
                </wp:positionV>
                <wp:extent cx="489005" cy="291711"/>
                <wp:effectExtent l="0" t="0" r="25400" b="13335"/>
                <wp:wrapNone/>
                <wp:docPr id="49" name="Rectangle 49"/>
                <wp:cNvGraphicFramePr/>
                <a:graphic xmlns:a="http://schemas.openxmlformats.org/drawingml/2006/main">
                  <a:graphicData uri="http://schemas.microsoft.com/office/word/2010/wordprocessingShape">
                    <wps:wsp>
                      <wps:cNvSpPr/>
                      <wps:spPr>
                        <a:xfrm>
                          <a:off x="0" y="0"/>
                          <a:ext cx="489005"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DAE" id="Rectangle 49" o:spid="_x0000_s1026" style="position:absolute;margin-left:340.9pt;margin-top:93.2pt;width:38.5pt;height:2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" fillcolor="yellow" strokecolor="black [3213]" strokeweight="1pt">
                <v:fill opacity="22873f"/>
              </v:rect>
            </w:pict>
          </mc:Fallback>
        </mc:AlternateContent>
      </w:r>
      <w:r>
        <w:rPr>
          <w:noProof/>
          <w:shd w:val="clear" w:color="auto" w:fill="auto"/>
          <w:lang w:val="de-DE" w:eastAsia="de-DE"/>
        </w:rPr>
        <mc:AlternateContent>
          <mc:Choice Requires="wps">
            <w:drawing>
              <wp:anchor distT="0" distB="0" distL="114300" distR="114300" simplePos="0" relativeHeight="251671552" behindDoc="0" locked="0" layoutInCell="1" allowOverlap="1" wp14:anchorId="2854D0C4" wp14:editId="45F778BB">
                <wp:simplePos x="0" y="0"/>
                <wp:positionH relativeFrom="column">
                  <wp:posOffset>711835</wp:posOffset>
                </wp:positionH>
                <wp:positionV relativeFrom="paragraph">
                  <wp:posOffset>1184161</wp:posOffset>
                </wp:positionV>
                <wp:extent cx="583420" cy="291711"/>
                <wp:effectExtent l="0" t="0" r="26670" b="13335"/>
                <wp:wrapNone/>
                <wp:docPr id="44" name="Rectangle 44"/>
                <wp:cNvGraphicFramePr/>
                <a:graphic xmlns:a="http://schemas.openxmlformats.org/drawingml/2006/main">
                  <a:graphicData uri="http://schemas.microsoft.com/office/word/2010/wordprocessingShape">
                    <wps:wsp>
                      <wps:cNvSpPr/>
                      <wps:spPr>
                        <a:xfrm>
                          <a:off x="0" y="0"/>
                          <a:ext cx="583420"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D224A5" id="Rectangle 44" o:spid="_x0000_s1026" style="position:absolute;margin-left:56.05pt;margin-top:93.25pt;width:45.95pt;height:2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" fillcolor="yellow" strokecolor="black [3213]" strokeweight="1pt">
                <v:fill opacity="22873f"/>
              </v:rect>
            </w:pict>
          </mc:Fallback>
        </mc:AlternateContent>
      </w:r>
      <w:r w:rsidR="005116F8">
        <w:rPr>
          <w:noProof/>
          <w:lang w:val="de-DE" w:eastAsia="de-DE"/>
        </w:rPr>
        <w:drawing>
          <wp:inline distT="0" distB="0" distL="0" distR="0" wp14:anchorId="4D17EC4D" wp14:editId="41DF7E4B">
            <wp:extent cx="4752975" cy="2646143"/>
            <wp:effectExtent l="0" t="0" r="0" b="0"/>
            <wp:docPr id="22" name="Picture 22" descr="Image result for types of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uml diagra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860" cy="2657213"/>
                    </a:xfrm>
                    <a:prstGeom prst="rect">
                      <a:avLst/>
                    </a:prstGeom>
                    <a:noFill/>
                    <a:ln>
                      <a:noFill/>
                    </a:ln>
                  </pic:spPr>
                </pic:pic>
              </a:graphicData>
            </a:graphic>
          </wp:inline>
        </w:drawing>
      </w:r>
    </w:p>
    <w:p w14:paraId="54B43841" w14:textId="2B0BC065" w:rsidR="005116F8" w:rsidRDefault="005116F8" w:rsidP="005116F8">
      <w:pPr>
        <w:pStyle w:val="Caption"/>
        <w:jc w:val="center"/>
      </w:pPr>
      <w:bookmarkStart w:id="55" w:name="_Toc52404839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8</w:t>
      </w:r>
      <w:r w:rsidR="00F011BF">
        <w:rPr>
          <w:noProof/>
        </w:rPr>
        <w:fldChar w:fldCharType="end"/>
      </w:r>
      <w:r>
        <w:t xml:space="preserve"> </w:t>
      </w:r>
      <w:r w:rsidRPr="005909D9">
        <w:t>UML 2.0 diagram hierarchy shown as a class diagram</w:t>
      </w:r>
      <w:r w:rsidR="00504839">
        <w:t xml:space="preserve">, with </w:t>
      </w:r>
      <w:r w:rsidR="00CE3947">
        <w:t>graph types used throughout this writing in yellow.</w:t>
      </w:r>
      <w:bookmarkEnd w:id="55"/>
    </w:p>
    <w:p w14:paraId="4B2A9B45" w14:textId="494A6E4A" w:rsidR="003C05CA" w:rsidRDefault="003C05CA" w:rsidP="005116F8">
      <w:pPr>
        <w:pStyle w:val="body"/>
        <w:keepNext/>
      </w:pPr>
    </w:p>
    <w:p w14:paraId="476A5E29" w14:textId="5D43B684" w:rsidR="003E6641" w:rsidRDefault="009450EE" w:rsidP="003F2E04">
      <w:pPr>
        <w:pStyle w:val="body"/>
      </w:pPr>
      <w:r>
        <w:t>Apart from the standard UML 2.0 implementation, the standard allows for its extension by means of new element declarations using stereotypes and constraints</w:t>
      </w:r>
      <w:r w:rsidR="00EC4240">
        <w:t xml:space="preserve"> to ease</w:t>
      </w:r>
      <w:r w:rsidR="00650104">
        <w:t xml:space="preserve"> domain specific implementations. </w:t>
      </w:r>
      <w:r w:rsidR="003E6641">
        <w:t xml:space="preserve">In production automation systems (both process and manufacturing), </w:t>
      </w:r>
      <w:r w:rsidR="00F370BA">
        <w:t xml:space="preserve">extension profiles like </w:t>
      </w:r>
      <w:r w:rsidR="00F370BA" w:rsidRPr="00FF4687">
        <w:rPr>
          <w:i/>
        </w:rPr>
        <w:t xml:space="preserve">SysML </w:t>
      </w:r>
      <w:r w:rsidR="00BC2C88" w:rsidRPr="00FF4687">
        <w:rPr>
          <w:i/>
        </w:rPr>
        <w:t>(Systems Modeling Language)</w:t>
      </w:r>
      <w:r w:rsidR="00BC2C88">
        <w:t xml:space="preserve"> </w:t>
      </w:r>
      <w:r w:rsidR="00F370BA">
        <w:t xml:space="preserve">and </w:t>
      </w:r>
      <w:r w:rsidR="00BC2C88" w:rsidRPr="00FF4687">
        <w:rPr>
          <w:i/>
        </w:rPr>
        <w:t>U</w:t>
      </w:r>
      <w:r w:rsidR="00F370BA" w:rsidRPr="00FF4687">
        <w:rPr>
          <w:i/>
        </w:rPr>
        <w:t>ML</w:t>
      </w:r>
      <w:r w:rsidR="00BC2C88" w:rsidRPr="00FF4687">
        <w:rPr>
          <w:i/>
        </w:rPr>
        <w:t>-PA (UML for Process Automation)</w:t>
      </w:r>
      <w:r w:rsidR="00F370BA">
        <w:t xml:space="preserve"> </w:t>
      </w:r>
      <w:r w:rsidR="003E6641">
        <w:t xml:space="preserve">serve to model the system description. The system description can be further broken down as </w:t>
      </w:r>
      <w:r w:rsidR="003E6641" w:rsidRPr="00DA372A">
        <w:rPr>
          <w:color w:val="auto"/>
        </w:rPr>
        <w:t>follows</w:t>
      </w:r>
      <w:r w:rsidR="00A0233F" w:rsidRPr="00DA372A">
        <w:rPr>
          <w:color w:val="auto"/>
        </w:rPr>
        <w:t xml:space="preserve"> [L</w:t>
      </w:r>
      <w:r w:rsidR="00A03111" w:rsidRPr="00DA372A">
        <w:rPr>
          <w:color w:val="auto"/>
        </w:rPr>
        <w:t>ehrstuhl</w:t>
      </w:r>
      <w:r w:rsidR="00A0233F" w:rsidRPr="00DA372A">
        <w:rPr>
          <w:color w:val="auto"/>
        </w:rPr>
        <w:t xml:space="preserve"> AIS</w:t>
      </w:r>
      <w:r w:rsidR="00DA372A" w:rsidRPr="00DA372A">
        <w:rPr>
          <w:color w:val="auto"/>
        </w:rPr>
        <w:t xml:space="preserve"> TUM</w:t>
      </w:r>
      <w:r w:rsidR="00A0233F" w:rsidRPr="00DA372A">
        <w:rPr>
          <w:color w:val="auto"/>
        </w:rPr>
        <w:t>]</w:t>
      </w:r>
      <w:r w:rsidR="003E6641" w:rsidRPr="00DA372A">
        <w:rPr>
          <w:color w:val="auto"/>
        </w:rPr>
        <w:t xml:space="preserve">: </w:t>
      </w:r>
    </w:p>
    <w:p w14:paraId="3DB2019C" w14:textId="305341BC" w:rsidR="003E6641" w:rsidRPr="002620A6" w:rsidRDefault="003E6641" w:rsidP="000B21CF">
      <w:pPr>
        <w:pStyle w:val="Title"/>
      </w:pPr>
      <w:r w:rsidRPr="004A2BB2">
        <w:rPr>
          <w:b/>
        </w:rPr>
        <w:t>Plant structure</w:t>
      </w:r>
      <w:r w:rsidR="00F370BA" w:rsidRPr="004A2BB2">
        <w:rPr>
          <w:b/>
        </w:rPr>
        <w:t>:</w:t>
      </w:r>
      <w:r w:rsidR="00F370BA" w:rsidRPr="002620A6">
        <w:t xml:space="preserve"> component hierarchy, topology, component relationships</w:t>
      </w:r>
    </w:p>
    <w:p w14:paraId="1E3392C4" w14:textId="5925BD3D" w:rsidR="00F370BA" w:rsidRPr="002620A6" w:rsidRDefault="00F370BA" w:rsidP="000B21CF">
      <w:pPr>
        <w:pStyle w:val="Title"/>
      </w:pPr>
      <w:r w:rsidRPr="004A2BB2">
        <w:rPr>
          <w:b/>
        </w:rPr>
        <w:t>Plant components:</w:t>
      </w:r>
      <w:r w:rsidRPr="002620A6">
        <w:t xml:space="preserve"> </w:t>
      </w:r>
      <w:r w:rsidR="00711A22" w:rsidRPr="002620A6">
        <w:t>Mechatronic</w:t>
      </w:r>
      <w:r w:rsidRPr="002620A6">
        <w:t xml:space="preserve"> structure, properties/parameters, </w:t>
      </w:r>
      <w:r w:rsidR="00711A22" w:rsidRPr="002620A6">
        <w:t>economic</w:t>
      </w:r>
      <w:r w:rsidRPr="002620A6">
        <w:t xml:space="preserve"> data</w:t>
      </w:r>
    </w:p>
    <w:p w14:paraId="7C475527" w14:textId="1FF51B94" w:rsidR="00F370BA" w:rsidRPr="002620A6" w:rsidRDefault="00F370BA" w:rsidP="000B21CF">
      <w:pPr>
        <w:pStyle w:val="Title"/>
      </w:pPr>
      <w:r w:rsidRPr="004A2BB2">
        <w:rPr>
          <w:b/>
        </w:rPr>
        <w:t>Networks</w:t>
      </w:r>
      <w:r w:rsidRPr="002620A6">
        <w:t>: electrical construction, communication systems</w:t>
      </w:r>
    </w:p>
    <w:p w14:paraId="192FAD79" w14:textId="7F5DD759" w:rsidR="00F370BA" w:rsidRPr="002620A6" w:rsidRDefault="00F370BA" w:rsidP="000B21CF">
      <w:pPr>
        <w:pStyle w:val="Title"/>
      </w:pPr>
      <w:r w:rsidRPr="004A2BB2">
        <w:rPr>
          <w:b/>
        </w:rPr>
        <w:t>Behavior:</w:t>
      </w:r>
      <w:r w:rsidRPr="002620A6">
        <w:t xml:space="preserve"> component behavior, control system design, robot processes</w:t>
      </w:r>
    </w:p>
    <w:p w14:paraId="4E1B80D2" w14:textId="181E4465" w:rsidR="00F370BA" w:rsidRPr="002620A6" w:rsidRDefault="00F370BA" w:rsidP="000B21CF">
      <w:pPr>
        <w:pStyle w:val="Title"/>
      </w:pPr>
      <w:r w:rsidRPr="004A2BB2">
        <w:rPr>
          <w:b/>
        </w:rPr>
        <w:t>Geometry and Kinematics:</w:t>
      </w:r>
      <w:r w:rsidR="004A2BB2">
        <w:t xml:space="preserve"> </w:t>
      </w:r>
      <w:r w:rsidRPr="002620A6">
        <w:t>mechanical construction, motion planning, electrical construction</w:t>
      </w:r>
    </w:p>
    <w:p w14:paraId="4A6485FB" w14:textId="33A469DB" w:rsidR="00F32E43" w:rsidRDefault="00650104" w:rsidP="00650104">
      <w:pPr>
        <w:pStyle w:val="body"/>
      </w:pPr>
      <w:r>
        <w:t>This enables UML to directly address the specific modelling requirements for systems of distinct nature.</w:t>
      </w:r>
      <w:r w:rsidR="00F32E43">
        <w:t xml:space="preserve"> Throughout this document, following UML 2.0 and extension diagram types will be used</w:t>
      </w:r>
      <w:r w:rsidR="000C56E3">
        <w:t>, some of which with slight modifications and simplifications</w:t>
      </w:r>
      <w:r w:rsidR="00F32E43">
        <w:t>:</w:t>
      </w:r>
    </w:p>
    <w:p w14:paraId="13E2E7FE" w14:textId="0831CB23" w:rsidR="00F32E43" w:rsidRDefault="00F32E43" w:rsidP="00F32E43">
      <w:pPr>
        <w:pStyle w:val="h3"/>
      </w:pPr>
      <w:bookmarkStart w:id="56" w:name="_Toc524108082"/>
      <w:r>
        <w:t>Class Diagram</w:t>
      </w:r>
      <w:bookmarkEnd w:id="56"/>
    </w:p>
    <w:p w14:paraId="794AA0DA" w14:textId="38C420FF" w:rsidR="00AA43B7" w:rsidRDefault="00AA43B7" w:rsidP="00AA43B7">
      <w:pPr>
        <w:pStyle w:val="body"/>
      </w:pPr>
      <w:r w:rsidRPr="00FF4687">
        <w:rPr>
          <w:i/>
        </w:rPr>
        <w:t>Class Diagrams</w:t>
      </w:r>
      <w:r>
        <w:t xml:space="preserve"> are a type of static structure diagrams </w:t>
      </w:r>
      <w:r w:rsidR="00B22ECA">
        <w:t xml:space="preserve">for the description of systems in the form of classes, their attributes, methods, and the relationships to other classes. A class diagram can be considered the main block of object-oriented programming, as it abstracts </w:t>
      </w:r>
      <w:r w:rsidR="002C4DCA">
        <w:t xml:space="preserve">systems into detailed conceptual models which can be used to generate programming code. Class diagrams </w:t>
      </w:r>
      <w:r w:rsidR="002C4DCA">
        <w:lastRenderedPageBreak/>
        <w:t>can also be used for data modelling</w:t>
      </w:r>
      <w:r w:rsidR="008E16DB">
        <w:t xml:space="preserve"> and are thus crucial for the structuring of a system into its corresponding data model.</w:t>
      </w:r>
    </w:p>
    <w:p w14:paraId="7D008601" w14:textId="5732B425" w:rsidR="000C56E3" w:rsidRDefault="00F32E43" w:rsidP="00F32E43">
      <w:pPr>
        <w:pStyle w:val="h3"/>
      </w:pPr>
      <w:bookmarkStart w:id="57" w:name="_Toc524108083"/>
      <w:r>
        <w:t>Object Diagram</w:t>
      </w:r>
      <w:bookmarkEnd w:id="57"/>
    </w:p>
    <w:p w14:paraId="65AAE76C" w14:textId="25111B59" w:rsidR="000C56E3" w:rsidRDefault="008E16DB" w:rsidP="00A43EA7">
      <w:pPr>
        <w:pStyle w:val="body"/>
      </w:pPr>
      <w:r>
        <w:t xml:space="preserve">An </w:t>
      </w:r>
      <w:r w:rsidRPr="00FF4687">
        <w:rPr>
          <w:i/>
        </w:rPr>
        <w:t>object diagram</w:t>
      </w:r>
      <w:r>
        <w:t xml:space="preserve"> is a graph of instances, </w:t>
      </w:r>
      <w:r w:rsidR="00F44393">
        <w:t>including objects and data values. A static object diagram is thus an actual representation of the state of the system at any point in time, encompassing both objects and relationships at that moment in the system.</w:t>
      </w:r>
      <w:r w:rsidR="00942428">
        <w:t xml:space="preserve"> Although similar to class diagrams in appearance, an object diagram further </w:t>
      </w:r>
      <w:r w:rsidR="00891CBB">
        <w:t>serves</w:t>
      </w:r>
      <w:r w:rsidR="00942428">
        <w:t xml:space="preserve"> software developers to examine specific iterations of a more general system</w:t>
      </w:r>
      <w:r w:rsidR="00AE1868">
        <w:t xml:space="preserve"> and consequently, to achieve a detailed overview of the system at the object level, rather than the more general class level.</w:t>
      </w:r>
      <w:r w:rsidR="00A43EA7">
        <w:t xml:space="preserve"> </w:t>
      </w:r>
      <w:r w:rsidR="00A43EA7" w:rsidRPr="00FF4687">
        <w:rPr>
          <w:i/>
        </w:rPr>
        <w:t>Object Relational Mapping (ORM)</w:t>
      </w:r>
      <w:r w:rsidR="00A43EA7">
        <w:t xml:space="preserve"> is </w:t>
      </w:r>
      <w:r w:rsidR="00DA4AA4">
        <w:t>facilitated by</w:t>
      </w:r>
      <w:r w:rsidR="00A43EA7">
        <w:t xml:space="preserve"> virtue of </w:t>
      </w:r>
      <w:r w:rsidR="00DA4AA4">
        <w:t>this</w:t>
      </w:r>
      <w:r w:rsidR="00A43EA7">
        <w:t xml:space="preserve"> </w:t>
      </w:r>
      <w:r w:rsidR="00EC1355">
        <w:t>diagramming</w:t>
      </w:r>
      <w:r w:rsidR="00DA4AA4">
        <w:t xml:space="preserve"> method. ORM systems </w:t>
      </w:r>
      <w:r w:rsidR="00EC1355">
        <w:t>serve to</w:t>
      </w:r>
      <w:r w:rsidR="00DA4AA4">
        <w:t xml:space="preserve"> convert data between incompatible type systems</w:t>
      </w:r>
      <w:r w:rsidR="004E776A">
        <w:t xml:space="preserve"> using object-oriented code. In this project for instance, the data in </w:t>
      </w:r>
      <w:r w:rsidR="00EC1355">
        <w:t xml:space="preserve">the relational </w:t>
      </w:r>
      <w:r w:rsidR="004E776A">
        <w:t xml:space="preserve">database tables had to be mapped to object instances for </w:t>
      </w:r>
      <w:r w:rsidR="00EC1355">
        <w:t>its</w:t>
      </w:r>
      <w:r w:rsidR="004E776A">
        <w:t xml:space="preserve"> manipulation with code. An object diagram was used correspondingly to define </w:t>
      </w:r>
      <w:r w:rsidR="00B05A24">
        <w:t>the data model</w:t>
      </w:r>
      <w:r w:rsidR="00184778">
        <w:t>, which would</w:t>
      </w:r>
      <w:r w:rsidR="00B05A24">
        <w:t xml:space="preserve"> later</w:t>
      </w:r>
      <w:r w:rsidR="00184778">
        <w:t xml:space="preserve"> be</w:t>
      </w:r>
      <w:r w:rsidR="00B05A24">
        <w:t xml:space="preserve"> mapped using JavaScript at runtime to JavaScript-compatible object instances.</w:t>
      </w:r>
    </w:p>
    <w:p w14:paraId="44CFC17E" w14:textId="5758661D" w:rsidR="00D40E85" w:rsidRDefault="000C56E3" w:rsidP="00CE69B7">
      <w:pPr>
        <w:pStyle w:val="h3"/>
      </w:pPr>
      <w:bookmarkStart w:id="58" w:name="_Toc524108084"/>
      <w:r>
        <w:t>E</w:t>
      </w:r>
      <w:r w:rsidR="00F32E43">
        <w:t xml:space="preserve">ntity </w:t>
      </w:r>
      <w:r>
        <w:t>R</w:t>
      </w:r>
      <w:r w:rsidR="00F32E43">
        <w:t>elationship</w:t>
      </w:r>
      <w:r>
        <w:t xml:space="preserve"> Diagram</w:t>
      </w:r>
      <w:bookmarkEnd w:id="58"/>
    </w:p>
    <w:p w14:paraId="2CCE4B61" w14:textId="024C7E98" w:rsidR="008840C3" w:rsidRDefault="00CE69B7" w:rsidP="00E06593">
      <w:pPr>
        <w:pStyle w:val="body"/>
      </w:pPr>
      <w:r w:rsidRPr="00FF4687">
        <w:rPr>
          <w:i/>
        </w:rPr>
        <w:t>Entity Relationship Diagrams (ERD)</w:t>
      </w:r>
      <w:r w:rsidRPr="00CE69B7">
        <w:t xml:space="preserve"> are a type of flowchart used to map how entities relate to each other within a system. In software engineering, ERDs are most commonly used to design and debug relational databases. This type of diagram defines a set of graphical symbols to depict entities with their attributes and relationships in which entities are usually expressed nouns and relationships as verbs. Several notations of such graphical symbols exist; In this writing, a simplified version of the Crow Foot style for Information Engineering will be used.</w:t>
      </w:r>
    </w:p>
    <w:p w14:paraId="4BA12F89" w14:textId="60D8F69F" w:rsidR="00E06593" w:rsidRDefault="00E06593" w:rsidP="00E06593">
      <w:pPr>
        <w:pStyle w:val="h3"/>
      </w:pPr>
      <w:bookmarkStart w:id="59" w:name="_Toc524108085"/>
      <w:r>
        <w:t>Activity Diagram</w:t>
      </w:r>
      <w:bookmarkEnd w:id="59"/>
    </w:p>
    <w:p w14:paraId="7E7A29F1" w14:textId="1460D09C" w:rsidR="00E06593" w:rsidRDefault="00E81339" w:rsidP="00E06593">
      <w:pPr>
        <w:pStyle w:val="body"/>
      </w:pPr>
      <w:r w:rsidRPr="00FF4687">
        <w:rPr>
          <w:i/>
        </w:rPr>
        <w:t>Activity Diagrams</w:t>
      </w:r>
      <w:r>
        <w:t xml:space="preserve"> are a subset of UML behavior diagrams used to describe </w:t>
      </w:r>
      <w:r w:rsidR="003B00BC">
        <w:t>the</w:t>
      </w:r>
      <w:r w:rsidR="00CB7911">
        <w:t xml:space="preserve"> dynamic aspects of a </w:t>
      </w:r>
      <w:r>
        <w:t>system</w:t>
      </w:r>
      <w:r w:rsidR="00CB7911">
        <w:t>’</w:t>
      </w:r>
      <w:r>
        <w:t>s workflow</w:t>
      </w:r>
      <w:r w:rsidR="00CB7911">
        <w:t xml:space="preserve"> as a</w:t>
      </w:r>
      <w:r>
        <w:t xml:space="preserve"> set of step-by-step activities or actions.</w:t>
      </w:r>
      <w:r w:rsidR="00CB7911">
        <w:t xml:space="preserve"> </w:t>
      </w:r>
      <w:r w:rsidR="003B00BC">
        <w:t>As such, a</w:t>
      </w:r>
      <w:r w:rsidR="00CB7911">
        <w:t xml:space="preserve">ctivity diagrams </w:t>
      </w:r>
      <w:r w:rsidR="003B00BC">
        <w:t xml:space="preserve">are key in the representation of algorithm logic, to model software architecture elements like methods and functions, and in clarifying complicated use cases for the simplification and improvement of processes. </w:t>
      </w:r>
      <w:r w:rsidR="006937D3">
        <w:t xml:space="preserve">They </w:t>
      </w:r>
      <w:r w:rsidR="003B00BC">
        <w:t>consist</w:t>
      </w:r>
      <w:r w:rsidR="00CB7911">
        <w:t xml:space="preserve"> of actions, decision nodes for conditional divergence of flow, control flows, and a start and end node.</w:t>
      </w:r>
      <w:r w:rsidR="003B00BC">
        <w:t xml:space="preserve"> </w:t>
      </w:r>
    </w:p>
    <w:p w14:paraId="019A33D2" w14:textId="08E37BAC" w:rsidR="00C844BB" w:rsidRDefault="00C844BB" w:rsidP="00C844BB">
      <w:pPr>
        <w:pStyle w:val="h2"/>
      </w:pPr>
      <w:bookmarkStart w:id="60" w:name="_Toc524108086"/>
      <w:r>
        <w:t>Graph</w:t>
      </w:r>
      <w:r w:rsidR="00D62AD6">
        <w:t>ing Algorithms</w:t>
      </w:r>
      <w:bookmarkEnd w:id="60"/>
    </w:p>
    <w:p w14:paraId="5A7B97E9" w14:textId="2774F2D6" w:rsidR="00F8799C" w:rsidRDefault="00C844BB" w:rsidP="00050C13">
      <w:pPr>
        <w:pStyle w:val="h3"/>
      </w:pPr>
      <w:bookmarkStart w:id="61" w:name="_Toc524108087"/>
      <w:r>
        <w:t>Graph Theory</w:t>
      </w:r>
      <w:bookmarkEnd w:id="61"/>
    </w:p>
    <w:p w14:paraId="0033546C" w14:textId="057816D9" w:rsidR="006A31D6" w:rsidRDefault="00A04EB5" w:rsidP="006A31D6">
      <w:pPr>
        <w:pStyle w:val="body"/>
      </w:pPr>
      <w:r w:rsidRPr="006D2B47">
        <w:rPr>
          <w:i/>
        </w:rPr>
        <w:lastRenderedPageBreak/>
        <w:t>Graph theory</w:t>
      </w:r>
      <w:r>
        <w:t xml:space="preserve"> stems from discrete mathematics and is the study of </w:t>
      </w:r>
      <w:r w:rsidRPr="006D2B47">
        <w:rPr>
          <w:i/>
        </w:rPr>
        <w:t>graphs</w:t>
      </w:r>
      <w:r w:rsidR="002B4CEB">
        <w:t xml:space="preserve">, </w:t>
      </w:r>
      <w:r>
        <w:t>mathematical structures used to model pairwise relations between objects [</w:t>
      </w:r>
      <w:hyperlink r:id="rId33" w:history="1">
        <w:r w:rsidRPr="00B162DC">
          <w:rPr>
            <w:rStyle w:val="Hyperlink"/>
          </w:rPr>
          <w:t>https://en.wikipedia.org/wiki/Graph_theory</w:t>
        </w:r>
      </w:hyperlink>
      <w:r>
        <w:t xml:space="preserve"> ]</w:t>
      </w:r>
      <w:r w:rsidR="006A31D6">
        <w:t xml:space="preserve">. </w:t>
      </w:r>
      <w:r w:rsidR="0019411D">
        <w:t xml:space="preserve">Graphs have many applications, </w:t>
      </w:r>
      <w:r w:rsidR="00C725F5">
        <w:t>most notably</w:t>
      </w:r>
      <w:r w:rsidR="0019411D">
        <w:t xml:space="preserve"> in </w:t>
      </w:r>
      <w:r w:rsidR="00C725F5">
        <w:t>modeling</w:t>
      </w:r>
      <w:r w:rsidR="0019411D">
        <w:t xml:space="preserve"> of social, biological, physical and information systems [</w:t>
      </w:r>
      <w:r w:rsidR="0019411D" w:rsidRPr="0019411D">
        <w:rPr>
          <w:rStyle w:val="Hyperlink"/>
        </w:rPr>
        <w:t>Mashaghi, A.; et al. (2004). "Investigation of a protein complex network". European Physical Journal B. 41 (1): 113–121</w:t>
      </w:r>
      <w:r w:rsidR="0019411D">
        <w:t>]</w:t>
      </w:r>
      <w:r w:rsidR="000575AD">
        <w:t xml:space="preserve">. </w:t>
      </w:r>
    </w:p>
    <w:p w14:paraId="6B113DCC" w14:textId="31739FD2" w:rsidR="003A3484" w:rsidRDefault="007D3DBB" w:rsidP="007D3DBB">
      <w:pPr>
        <w:pStyle w:val="bodyheaderbold"/>
      </w:pPr>
      <w:r>
        <w:t>Graph</w:t>
      </w:r>
    </w:p>
    <w:p w14:paraId="0B1D5074" w14:textId="6C6A774C" w:rsidR="00B84EAB" w:rsidRDefault="006A31D6" w:rsidP="005039F0">
      <w:pPr>
        <w:pStyle w:val="body"/>
      </w:pPr>
      <w:r w:rsidRPr="006A31D6">
        <w:t xml:space="preserve">A </w:t>
      </w:r>
      <w:r w:rsidRPr="0097095D">
        <w:rPr>
          <w:i/>
        </w:rPr>
        <w:t>graph</w:t>
      </w:r>
      <w:r w:rsidRPr="006A31D6">
        <w:t xml:space="preserve"> can be mathematically described as an ordere</w:t>
      </w:r>
      <w:r w:rsidR="00982D13">
        <w:t>d</w:t>
      </w:r>
      <w:r w:rsidRPr="006A31D6">
        <w:t xml:space="preserve"> pair G</w:t>
      </w:r>
      <w:r w:rsidR="00267A9C">
        <w:t xml:space="preserve"> </w:t>
      </w:r>
      <w:r w:rsidRPr="006A31D6">
        <w:t>=</w:t>
      </w:r>
      <w:r w:rsidR="00267A9C">
        <w:t xml:space="preserve"> </w:t>
      </w:r>
      <w:r w:rsidRPr="006A31D6">
        <w:t>(V,</w:t>
      </w:r>
      <w:r w:rsidR="00267A9C">
        <w:t xml:space="preserve"> </w:t>
      </w:r>
      <w:r w:rsidRPr="006A31D6">
        <w:t xml:space="preserve">E) composed of a set of </w:t>
      </w:r>
      <w:r w:rsidRPr="00D65429">
        <w:rPr>
          <w:i/>
        </w:rPr>
        <w:t>nodes</w:t>
      </w:r>
      <w:r w:rsidRPr="006A31D6">
        <w:t xml:space="preserve"> or </w:t>
      </w:r>
      <w:r w:rsidRPr="00D65429">
        <w:rPr>
          <w:i/>
        </w:rPr>
        <w:t>vertices</w:t>
      </w:r>
      <w:r w:rsidRPr="006A31D6">
        <w:t xml:space="preserve"> V and a set of </w:t>
      </w:r>
      <w:r w:rsidRPr="00D65429">
        <w:rPr>
          <w:i/>
        </w:rPr>
        <w:t>lines</w:t>
      </w:r>
      <w:r w:rsidRPr="006A31D6">
        <w:t xml:space="preserve"> or </w:t>
      </w:r>
      <w:r w:rsidRPr="00D65429">
        <w:rPr>
          <w:i/>
        </w:rPr>
        <w:t>edges</w:t>
      </w:r>
      <w:r w:rsidRPr="006A31D6">
        <w:t xml:space="preserve"> E, which are two-element subsets of V</w:t>
      </w:r>
      <w:r w:rsidR="00982D13">
        <w:t>,</w:t>
      </w:r>
      <w:r w:rsidRPr="006A31D6">
        <w:t xml:space="preserve"> since each edge is associated to two vertices.</w:t>
      </w:r>
      <w:r w:rsidR="007D3DBB">
        <w:t xml:space="preserve"> </w:t>
      </w:r>
      <w:r w:rsidR="00110232">
        <w:t xml:space="preserve">The edges of a graph can be either </w:t>
      </w:r>
      <w:r w:rsidR="00110232" w:rsidRPr="00D65429">
        <w:rPr>
          <w:i/>
        </w:rPr>
        <w:t>directed</w:t>
      </w:r>
      <w:r w:rsidR="00110232">
        <w:t xml:space="preserve"> or </w:t>
      </w:r>
      <w:r w:rsidR="00110232" w:rsidRPr="00D65429">
        <w:rPr>
          <w:i/>
        </w:rPr>
        <w:t>undirected</w:t>
      </w:r>
      <w:r w:rsidR="00110232">
        <w:t xml:space="preserve">, and a vertex’s degree describes the number of edges connected to </w:t>
      </w:r>
      <w:r w:rsidR="00982D13">
        <w:t>it.</w:t>
      </w:r>
      <w:r w:rsidR="0097095D">
        <w:t xml:space="preserve"> The sets V and E are usually finite, and the </w:t>
      </w:r>
      <w:r w:rsidR="0097095D" w:rsidRPr="00D65429">
        <w:rPr>
          <w:i/>
        </w:rPr>
        <w:t>order of the graph</w:t>
      </w:r>
      <w:r w:rsidR="0097095D">
        <w:t xml:space="preserve"> is its number of vertices |V| while the </w:t>
      </w:r>
      <w:r w:rsidR="0097095D" w:rsidRPr="006D2B47">
        <w:rPr>
          <w:i/>
        </w:rPr>
        <w:t>size of the graph</w:t>
      </w:r>
      <w:r w:rsidR="0097095D">
        <w:t xml:space="preserve"> corresponds to its number of edges |E|</w:t>
      </w:r>
      <w:r w:rsidR="006D2B47">
        <w:t xml:space="preserve">. </w:t>
      </w:r>
    </w:p>
    <w:p w14:paraId="7651E159" w14:textId="737D0B63" w:rsidR="006A31D6" w:rsidRDefault="006D2B47" w:rsidP="006A31D6">
      <w:pPr>
        <w:pStyle w:val="body"/>
      </w:pPr>
      <w:r>
        <w:t xml:space="preserve">Graph edges can have </w:t>
      </w:r>
      <w:r w:rsidRPr="003029A0">
        <w:rPr>
          <w:i/>
        </w:rPr>
        <w:t>cycles</w:t>
      </w:r>
      <w:r>
        <w:t xml:space="preserve">, and edges can have </w:t>
      </w:r>
      <w:r w:rsidR="00012E5F">
        <w:t xml:space="preserve">either qualitative or </w:t>
      </w:r>
      <w:r w:rsidR="003029A0">
        <w:t>quanti</w:t>
      </w:r>
      <w:r w:rsidR="00D06CE6">
        <w:t>ta</w:t>
      </w:r>
      <w:r w:rsidR="003029A0">
        <w:t>tive</w:t>
      </w:r>
      <w:r w:rsidR="008E7B9F">
        <w:t xml:space="preserve"> data types called</w:t>
      </w:r>
      <w:r w:rsidR="003029A0">
        <w:t xml:space="preserve"> </w:t>
      </w:r>
      <w:r w:rsidRPr="006D2B47">
        <w:rPr>
          <w:i/>
        </w:rPr>
        <w:t>values</w:t>
      </w:r>
      <w:r>
        <w:t xml:space="preserve"> or </w:t>
      </w:r>
      <w:r>
        <w:rPr>
          <w:i/>
        </w:rPr>
        <w:t xml:space="preserve">weights </w:t>
      </w:r>
      <w:r w:rsidR="003029A0">
        <w:t>on them.</w:t>
      </w:r>
      <w:r w:rsidR="003029A0" w:rsidRPr="00FD2BFA">
        <w:rPr>
          <w:color w:val="auto"/>
        </w:rPr>
        <w:t xml:space="preserve"> </w:t>
      </w:r>
      <w:r w:rsidR="008A5BAA" w:rsidRPr="00FD2BFA">
        <w:rPr>
          <w:color w:val="auto"/>
        </w:rPr>
        <w:t>F</w:t>
      </w:r>
      <w:r w:rsidR="00012E5F" w:rsidRPr="00FD2BFA">
        <w:rPr>
          <w:color w:val="auto"/>
        </w:rPr>
        <w:t xml:space="preserve">igure </w:t>
      </w:r>
      <w:r w:rsidR="00FD2BFA" w:rsidRPr="00FD2BFA">
        <w:rPr>
          <w:color w:val="auto"/>
        </w:rPr>
        <w:t>9</w:t>
      </w:r>
      <w:r w:rsidR="008A5BAA">
        <w:rPr>
          <w:color w:val="FF0000"/>
        </w:rPr>
        <w:t xml:space="preserve"> </w:t>
      </w:r>
      <w:r w:rsidR="008A5BAA" w:rsidRPr="008A5BAA">
        <w:rPr>
          <w:color w:val="auto"/>
        </w:rPr>
        <w:t>fu</w:t>
      </w:r>
      <w:r w:rsidR="008A5BAA">
        <w:t xml:space="preserve">rther categorizes </w:t>
      </w:r>
      <w:r w:rsidR="00191AB5">
        <w:t>the types of data an</w:t>
      </w:r>
      <w:r w:rsidR="008A5BAA">
        <w:t xml:space="preserve"> edge can acquire as values</w:t>
      </w:r>
      <w:r w:rsidR="00012E5F">
        <w:t xml:space="preserve">. </w:t>
      </w:r>
      <w:r w:rsidR="003029A0">
        <w:t xml:space="preserve">A </w:t>
      </w:r>
      <w:r w:rsidR="003029A0" w:rsidRPr="003029A0">
        <w:rPr>
          <w:i/>
        </w:rPr>
        <w:t>Tree</w:t>
      </w:r>
      <w:r w:rsidR="003029A0">
        <w:rPr>
          <w:i/>
        </w:rPr>
        <w:t xml:space="preserve"> </w:t>
      </w:r>
      <w:r w:rsidR="003029A0" w:rsidRPr="003029A0">
        <w:t xml:space="preserve">describes a subset of </w:t>
      </w:r>
      <w:r w:rsidR="003029A0">
        <w:t>general graphs with no cycles, directed edges and a specially designated, single root vertex.</w:t>
      </w:r>
    </w:p>
    <w:p w14:paraId="2D0ADD49" w14:textId="77777777" w:rsidR="00EF23C3" w:rsidRDefault="00191AB5" w:rsidP="00EF23C3">
      <w:pPr>
        <w:pStyle w:val="body"/>
        <w:keepNext/>
        <w:jc w:val="center"/>
      </w:pPr>
      <w:r>
        <w:rPr>
          <w:noProof/>
          <w:lang w:val="de-DE" w:eastAsia="de-DE"/>
        </w:rPr>
        <w:drawing>
          <wp:inline distT="0" distB="0" distL="0" distR="0" wp14:anchorId="641632B2" wp14:editId="35FCCD5A">
            <wp:extent cx="5508814"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of-data.png"/>
                    <pic:cNvPicPr/>
                  </pic:nvPicPr>
                  <pic:blipFill>
                    <a:blip r:embed="rId34">
                      <a:extLst>
                        <a:ext uri="{28A0092B-C50C-407E-A947-70E740481C1C}">
                          <a14:useLocalDpi xmlns:a14="http://schemas.microsoft.com/office/drawing/2010/main" val="0"/>
                        </a:ext>
                      </a:extLst>
                    </a:blip>
                    <a:stretch>
                      <a:fillRect/>
                    </a:stretch>
                  </pic:blipFill>
                  <pic:spPr>
                    <a:xfrm>
                      <a:off x="0" y="0"/>
                      <a:ext cx="5537921" cy="2700242"/>
                    </a:xfrm>
                    <a:prstGeom prst="rect">
                      <a:avLst/>
                    </a:prstGeom>
                  </pic:spPr>
                </pic:pic>
              </a:graphicData>
            </a:graphic>
          </wp:inline>
        </w:drawing>
      </w:r>
    </w:p>
    <w:p w14:paraId="0E0C7F78" w14:textId="6E14383A" w:rsidR="001474BE" w:rsidRPr="003029A0" w:rsidRDefault="00EF23C3" w:rsidP="00EF23C3">
      <w:pPr>
        <w:pStyle w:val="Caption"/>
        <w:jc w:val="center"/>
      </w:pPr>
      <w:bookmarkStart w:id="62" w:name="_Toc52404839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9</w:t>
      </w:r>
      <w:r w:rsidR="00F011BF">
        <w:rPr>
          <w:noProof/>
        </w:rPr>
        <w:fldChar w:fldCharType="end"/>
      </w:r>
      <w:r>
        <w:t xml:space="preserve"> Class diagram of </w:t>
      </w:r>
      <w:r w:rsidR="00D96105">
        <w:t>possible types of data</w:t>
      </w:r>
      <w:r>
        <w:t xml:space="preserve"> an edge can </w:t>
      </w:r>
      <w:r w:rsidR="00D96105">
        <w:t>acquire</w:t>
      </w:r>
      <w:r>
        <w:t>. Source: sixsigma-institute.org</w:t>
      </w:r>
      <w:bookmarkEnd w:id="62"/>
    </w:p>
    <w:p w14:paraId="5DED16E5" w14:textId="08B981BE" w:rsidR="007D3DBB" w:rsidRDefault="007D3DBB" w:rsidP="006A31D6">
      <w:pPr>
        <w:pStyle w:val="body"/>
        <w:rPr>
          <w:b/>
        </w:rPr>
      </w:pPr>
      <w:r w:rsidRPr="007D3DBB">
        <w:rPr>
          <w:b/>
        </w:rPr>
        <w:t>Adjacency</w:t>
      </w:r>
    </w:p>
    <w:p w14:paraId="356664C1" w14:textId="6BD35B7B" w:rsidR="007D3DBB" w:rsidRPr="007D3DBB" w:rsidRDefault="007D3DBB" w:rsidP="006A31D6">
      <w:pPr>
        <w:pStyle w:val="body"/>
      </w:pPr>
      <w:r w:rsidRPr="007D3DBB">
        <w:t xml:space="preserve">The </w:t>
      </w:r>
      <w:r w:rsidRPr="00E23B31">
        <w:rPr>
          <w:i/>
        </w:rPr>
        <w:t>adjacency</w:t>
      </w:r>
      <w:r>
        <w:t xml:space="preserve"> </w:t>
      </w:r>
      <w:r w:rsidR="00E23B31">
        <w:t>of a graph is the representation of the graph itself, including vertex instances along with their relationships to other vertices, from which edges can be derived.</w:t>
      </w:r>
      <w:r w:rsidR="00E47E13">
        <w:t xml:space="preserve"> Adjacency representations support both directed and undirected graphs and </w:t>
      </w:r>
      <w:r w:rsidR="00E23B31">
        <w:t xml:space="preserve">can be </w:t>
      </w:r>
      <w:r w:rsidR="00897274">
        <w:t xml:space="preserve">expressed in graph form, as </w:t>
      </w:r>
      <w:r w:rsidR="00897274" w:rsidRPr="00897274">
        <w:rPr>
          <w:i/>
        </w:rPr>
        <w:t>node-link diagrams</w:t>
      </w:r>
      <w:r w:rsidR="00897274">
        <w:t>,</w:t>
      </w:r>
      <w:r w:rsidR="00E23B31">
        <w:t xml:space="preserve"> in matrix</w:t>
      </w:r>
      <w:r w:rsidR="00897274">
        <w:t xml:space="preserve"> form</w:t>
      </w:r>
      <w:r w:rsidR="00E23B31">
        <w:t xml:space="preserve">, the </w:t>
      </w:r>
      <w:r w:rsidR="00E23B31" w:rsidRPr="00897274">
        <w:rPr>
          <w:i/>
        </w:rPr>
        <w:t>adjacency matrix</w:t>
      </w:r>
      <w:r w:rsidR="00E23B31">
        <w:t>, or in l</w:t>
      </w:r>
      <w:r w:rsidR="00897274">
        <w:t xml:space="preserve">ist form, an </w:t>
      </w:r>
      <w:r w:rsidR="00897274" w:rsidRPr="00897274">
        <w:rPr>
          <w:i/>
        </w:rPr>
        <w:t>adjacency list</w:t>
      </w:r>
      <w:r w:rsidR="00897274">
        <w:t xml:space="preserve">, all of which contain the same information, each specific for distinct applications. </w:t>
      </w:r>
      <w:r w:rsidR="00050423">
        <w:t xml:space="preserve">Adjacency of the P&amp;ID visualizations required for this project was for instance read from relational </w:t>
      </w:r>
      <w:r w:rsidR="00050423">
        <w:lastRenderedPageBreak/>
        <w:t>database tables via parent and children attributes and parsed into an adjacency list to pass later to the graph layout algorithm for its generation.</w:t>
      </w:r>
    </w:p>
    <w:p w14:paraId="2670A72B" w14:textId="7F44E045" w:rsidR="00036E87" w:rsidRDefault="00F8799C" w:rsidP="00036E87">
      <w:pPr>
        <w:pStyle w:val="h3"/>
      </w:pPr>
      <w:bookmarkStart w:id="63" w:name="_Toc524108088"/>
      <w:r>
        <w:t>Types of Graphs</w:t>
      </w:r>
      <w:bookmarkEnd w:id="63"/>
    </w:p>
    <w:p w14:paraId="261EEEC6" w14:textId="10B9796C" w:rsidR="00066DF7" w:rsidRDefault="00066DF7" w:rsidP="00066DF7">
      <w:pPr>
        <w:pStyle w:val="body"/>
      </w:pPr>
      <w:r>
        <w:t xml:space="preserve">The flexible nature of graphs results in the possibility of breaking </w:t>
      </w:r>
      <w:r w:rsidR="003F29D3">
        <w:t>them down</w:t>
      </w:r>
      <w:r>
        <w:t xml:space="preserve"> into countless </w:t>
      </w:r>
      <w:r w:rsidR="003F29D3">
        <w:t>different types</w:t>
      </w:r>
      <w:r>
        <w:t xml:space="preserve">, some of which are </w:t>
      </w:r>
      <w:r w:rsidR="003F29D3">
        <w:t>trivial for most cases</w:t>
      </w:r>
      <w:r>
        <w:t xml:space="preserve">, and most of which </w:t>
      </w:r>
      <w:r w:rsidR="003F29D3">
        <w:t>attain to no particular</w:t>
      </w:r>
      <w:r>
        <w:t xml:space="preserve"> standard </w:t>
      </w:r>
      <w:r w:rsidR="00973382">
        <w:t>in</w:t>
      </w:r>
      <w:r w:rsidR="003F29D3">
        <w:t xml:space="preserve"> their </w:t>
      </w:r>
      <w:r>
        <w:t xml:space="preserve">nomenclature. Rather than defining all graph type possibilities, </w:t>
      </w:r>
      <w:r w:rsidR="00036E87">
        <w:t>only those</w:t>
      </w:r>
      <w:r w:rsidR="003F29D3">
        <w:t xml:space="preserve"> relevant to this project’s scope and context</w:t>
      </w:r>
      <w:r w:rsidR="00036E87">
        <w:t xml:space="preserve"> are considered.</w:t>
      </w:r>
      <w:r w:rsidR="002246C7">
        <w:t xml:space="preserve"> </w:t>
      </w:r>
      <w:r w:rsidR="006C41B1">
        <w:t xml:space="preserve"> </w:t>
      </w:r>
      <w:r w:rsidR="00CE6A01">
        <w:t>The categorization is</w:t>
      </w:r>
      <w:r w:rsidR="00036E87">
        <w:t xml:space="preserve"> </w:t>
      </w:r>
      <w:r w:rsidR="00CE6A01">
        <w:t>split</w:t>
      </w:r>
      <w:r w:rsidR="00036E87">
        <w:t xml:space="preserve"> into two </w:t>
      </w:r>
      <w:r w:rsidR="00CE6A01">
        <w:t>subcategories</w:t>
      </w:r>
      <w:r w:rsidR="002246C7">
        <w:t xml:space="preserve"> based on either the</w:t>
      </w:r>
      <w:r w:rsidR="00370212">
        <w:t>ir relation</w:t>
      </w:r>
      <w:r w:rsidR="007550D2">
        <w:t>ship characteristics</w:t>
      </w:r>
      <w:r w:rsidR="00370212">
        <w:t xml:space="preserve"> </w:t>
      </w:r>
      <w:r w:rsidR="00CE6A01">
        <w:t xml:space="preserve">or </w:t>
      </w:r>
      <w:r w:rsidR="00370212">
        <w:t>layout</w:t>
      </w:r>
      <w:r w:rsidR="002246C7">
        <w:t xml:space="preserve"> </w:t>
      </w:r>
      <w:r w:rsidR="007550D2">
        <w:t>heuristics</w:t>
      </w:r>
      <w:r w:rsidR="00973382">
        <w:t>.</w:t>
      </w:r>
      <w:r w:rsidR="003F29D3">
        <w:t xml:space="preserve"> </w:t>
      </w:r>
    </w:p>
    <w:p w14:paraId="13481E0E" w14:textId="4C03859B" w:rsidR="00370212" w:rsidRDefault="00370212" w:rsidP="00370212">
      <w:pPr>
        <w:pStyle w:val="bodyheaderbold"/>
      </w:pPr>
      <w:r>
        <w:t xml:space="preserve">Based on </w:t>
      </w:r>
      <w:r w:rsidR="005906CE">
        <w:t>Relationship</w:t>
      </w:r>
      <w:r w:rsidR="00A0131D">
        <w:t xml:space="preserve"> Characteristics</w:t>
      </w:r>
    </w:p>
    <w:p w14:paraId="4236AC90" w14:textId="2D0D6D20" w:rsidR="00973382" w:rsidRPr="00973382" w:rsidRDefault="00973382" w:rsidP="00973382">
      <w:pPr>
        <w:pStyle w:val="body"/>
      </w:pPr>
      <w:r w:rsidRPr="00973382">
        <w:rPr>
          <w:rStyle w:val="bodyheaderboldChar"/>
          <w:b w:val="0"/>
        </w:rPr>
        <w:t xml:space="preserve">Based on </w:t>
      </w:r>
      <w:r w:rsidR="008B297C">
        <w:rPr>
          <w:rStyle w:val="bodyheaderboldChar"/>
          <w:b w:val="0"/>
        </w:rPr>
        <w:t>the</w:t>
      </w:r>
      <w:r w:rsidRPr="00973382">
        <w:rPr>
          <w:rStyle w:val="bodyheaderboldChar"/>
          <w:b w:val="0"/>
        </w:rPr>
        <w:t xml:space="preserve"> </w:t>
      </w:r>
      <w:r w:rsidR="008B297C">
        <w:rPr>
          <w:rStyle w:val="bodyheaderboldChar"/>
          <w:b w:val="0"/>
        </w:rPr>
        <w:t>relationships</w:t>
      </w:r>
      <w:r w:rsidRPr="00973382">
        <w:rPr>
          <w:rStyle w:val="bodyheaderboldChar"/>
          <w:b w:val="0"/>
        </w:rPr>
        <w:t xml:space="preserve"> or more specifically the nature of </w:t>
      </w:r>
      <w:r w:rsidR="00ED569A">
        <w:rPr>
          <w:rStyle w:val="bodyheaderboldChar"/>
          <w:b w:val="0"/>
        </w:rPr>
        <w:t>their</w:t>
      </w:r>
      <w:r w:rsidRPr="00973382">
        <w:rPr>
          <w:rStyle w:val="bodyheaderboldChar"/>
          <w:b w:val="0"/>
        </w:rPr>
        <w:t xml:space="preserve"> edges, graphs</w:t>
      </w:r>
      <w:r>
        <w:t xml:space="preserve"> are broken into:</w:t>
      </w:r>
    </w:p>
    <w:p w14:paraId="1B10DE56" w14:textId="07E2D6CB" w:rsidR="00136D7E" w:rsidRDefault="008E38E8" w:rsidP="000B21CF">
      <w:pPr>
        <w:pStyle w:val="Title"/>
      </w:pPr>
      <w:r w:rsidRPr="00765D2F">
        <w:rPr>
          <w:b/>
        </w:rPr>
        <w:t>Undirected</w:t>
      </w:r>
      <w:r w:rsidR="00136D7E" w:rsidRPr="00765D2F">
        <w:rPr>
          <w:b/>
        </w:rPr>
        <w:t xml:space="preserve"> Graph:</w:t>
      </w:r>
      <w:r w:rsidR="00136D7E" w:rsidRPr="00765D2F">
        <w:t xml:space="preserve"> </w:t>
      </w:r>
      <w:r w:rsidR="00136D7E">
        <w:t xml:space="preserve">a graph </w:t>
      </w:r>
      <w:r w:rsidR="00CD0320">
        <w:t xml:space="preserve">with </w:t>
      </w:r>
      <w:r w:rsidR="00136D7E">
        <w:t>edges</w:t>
      </w:r>
      <w:r w:rsidR="00CD0320">
        <w:t xml:space="preserve"> with no direction between vertices</w:t>
      </w:r>
    </w:p>
    <w:p w14:paraId="5BA0A788" w14:textId="1E498741" w:rsidR="002620A6" w:rsidRDefault="008E38E8" w:rsidP="000B21CF">
      <w:pPr>
        <w:pStyle w:val="Title"/>
      </w:pPr>
      <w:r w:rsidRPr="00765D2F">
        <w:rPr>
          <w:b/>
        </w:rPr>
        <w:t>Directed</w:t>
      </w:r>
      <w:r w:rsidR="00136D7E" w:rsidRPr="00765D2F">
        <w:rPr>
          <w:b/>
        </w:rPr>
        <w:t xml:space="preserve"> Graph:</w:t>
      </w:r>
      <w:r w:rsidR="00136D7E">
        <w:t xml:space="preserve">  a graph </w:t>
      </w:r>
      <w:r w:rsidR="002620A6">
        <w:t xml:space="preserve">with </w:t>
      </w:r>
      <w:r w:rsidR="00D233C5">
        <w:t>directed edges, which connect vertices in a specific way</w:t>
      </w:r>
    </w:p>
    <w:p w14:paraId="759205C6" w14:textId="05D699B1" w:rsidR="002620A6" w:rsidRDefault="008E38E8" w:rsidP="000B21CF">
      <w:pPr>
        <w:pStyle w:val="Title"/>
      </w:pPr>
      <w:r w:rsidRPr="00765D2F">
        <w:rPr>
          <w:b/>
        </w:rPr>
        <w:t>Weighted</w:t>
      </w:r>
      <w:r w:rsidR="002620A6" w:rsidRPr="00765D2F">
        <w:rPr>
          <w:b/>
        </w:rPr>
        <w:t xml:space="preserve"> Graph:</w:t>
      </w:r>
      <w:r w:rsidR="002620A6" w:rsidRPr="00267A9C">
        <w:t xml:space="preserve"> </w:t>
      </w:r>
      <w:r w:rsidR="00D42498">
        <w:t xml:space="preserve">a graph </w:t>
      </w:r>
      <w:r w:rsidR="00D233C5">
        <w:t xml:space="preserve">in which each edge is given a numerical value or weight to represent distinct things like costs, lengths or capacities. </w:t>
      </w:r>
      <w:r w:rsidR="006A31D6">
        <w:t>Although usually numerical, weights can be nominal, ordinal or quantitative</w:t>
      </w:r>
    </w:p>
    <w:p w14:paraId="67221B11" w14:textId="77777777" w:rsidR="00C27D96" w:rsidRPr="00C27D96" w:rsidRDefault="00C27D96" w:rsidP="00C27D96"/>
    <w:p w14:paraId="35072268" w14:textId="5157BAFB" w:rsidR="00D42498" w:rsidRDefault="00D42498" w:rsidP="00D42498">
      <w:pPr>
        <w:keepNext/>
        <w:jc w:val="center"/>
      </w:pPr>
      <w:r>
        <w:rPr>
          <w:noProof/>
          <w:lang w:val="de-DE" w:eastAsia="de-DE"/>
        </w:rPr>
        <w:drawing>
          <wp:inline distT="0" distB="0" distL="0" distR="0" wp14:anchorId="2417FE45" wp14:editId="3E5EC1D3">
            <wp:extent cx="5263763" cy="3016119"/>
            <wp:effectExtent l="0" t="0" r="0" b="0"/>
            <wp:docPr id="38" name="Picture 38" descr="Image result for types of graphs in graph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ypes of graphs in graph theory"/>
                    <pic:cNvPicPr>
                      <a:picLocks noChangeAspect="1" noChangeArrowheads="1"/>
                    </pic:cNvPicPr>
                  </pic:nvPicPr>
                  <pic:blipFill rotWithShape="1">
                    <a:blip r:embed="rId35">
                      <a:extLst>
                        <a:ext uri="{28A0092B-C50C-407E-A947-70E740481C1C}">
                          <a14:useLocalDpi xmlns:a14="http://schemas.microsoft.com/office/drawing/2010/main" val="0"/>
                        </a:ext>
                      </a:extLst>
                    </a:blip>
                    <a:srcRect b="5630"/>
                    <a:stretch/>
                  </pic:blipFill>
                  <pic:spPr bwMode="auto">
                    <a:xfrm>
                      <a:off x="0" y="0"/>
                      <a:ext cx="5276051" cy="3023160"/>
                    </a:xfrm>
                    <a:prstGeom prst="rect">
                      <a:avLst/>
                    </a:prstGeom>
                    <a:noFill/>
                    <a:ln>
                      <a:noFill/>
                    </a:ln>
                    <a:extLst>
                      <a:ext uri="{53640926-AAD7-44D8-BBD7-CCE9431645EC}">
                        <a14:shadowObscured xmlns:a14="http://schemas.microsoft.com/office/drawing/2010/main"/>
                      </a:ext>
                    </a:extLst>
                  </pic:spPr>
                </pic:pic>
              </a:graphicData>
            </a:graphic>
          </wp:inline>
        </w:drawing>
      </w:r>
    </w:p>
    <w:p w14:paraId="2DAD2233" w14:textId="77777777" w:rsidR="008E38E8" w:rsidRDefault="008E38E8" w:rsidP="00D42498">
      <w:pPr>
        <w:keepNext/>
        <w:jc w:val="center"/>
      </w:pPr>
    </w:p>
    <w:p w14:paraId="207C9FA7" w14:textId="6A53C159" w:rsidR="00D42498" w:rsidRDefault="00D42498" w:rsidP="00D42498">
      <w:pPr>
        <w:pStyle w:val="Caption"/>
        <w:jc w:val="center"/>
      </w:pPr>
      <w:bookmarkStart w:id="64" w:name="_Toc52404839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10</w:t>
      </w:r>
      <w:r w:rsidR="00F011BF">
        <w:rPr>
          <w:noProof/>
        </w:rPr>
        <w:fldChar w:fldCharType="end"/>
      </w:r>
      <w:r>
        <w:t xml:space="preserve"> </w:t>
      </w:r>
      <w:r w:rsidR="008E38E8">
        <w:t>Types of graph</w:t>
      </w:r>
      <w:r w:rsidR="005906CE">
        <w:t>s</w:t>
      </w:r>
      <w:r w:rsidR="008E38E8">
        <w:t xml:space="preserve"> </w:t>
      </w:r>
      <w:r w:rsidR="005906CE">
        <w:t xml:space="preserve">(categorized based on their relationships) </w:t>
      </w:r>
      <w:r w:rsidR="008E38E8">
        <w:t>relevant to this project</w:t>
      </w:r>
      <w:r w:rsidRPr="002D0D77">
        <w:t xml:space="preserve"> and </w:t>
      </w:r>
      <w:r w:rsidR="005906CE">
        <w:t>their</w:t>
      </w:r>
      <w:r w:rsidRPr="002D0D77">
        <w:t xml:space="preserve"> </w:t>
      </w:r>
      <w:r w:rsidR="008E38E8">
        <w:t xml:space="preserve">corresponding </w:t>
      </w:r>
      <w:r w:rsidRPr="002D0D77">
        <w:t>adjacency matrices.</w:t>
      </w:r>
      <w:r>
        <w:t xml:space="preserve"> </w:t>
      </w:r>
      <w:r w:rsidR="00066DF7">
        <w:t>Source:</w:t>
      </w:r>
      <w:r>
        <w:t xml:space="preserve"> EMBL-EBI</w:t>
      </w:r>
      <w:bookmarkEnd w:id="64"/>
    </w:p>
    <w:p w14:paraId="44281D82" w14:textId="37AB8583" w:rsidR="00D42498" w:rsidRDefault="00D42498" w:rsidP="00D42498">
      <w:pPr>
        <w:jc w:val="center"/>
      </w:pPr>
    </w:p>
    <w:p w14:paraId="5753A8CD" w14:textId="7E605374" w:rsidR="00370212" w:rsidRDefault="00370212" w:rsidP="00370212">
      <w:pPr>
        <w:pStyle w:val="bodyheaderbold"/>
      </w:pPr>
      <w:r>
        <w:t>Based on Layout</w:t>
      </w:r>
      <w:r w:rsidR="007550D2">
        <w:t xml:space="preserve"> Heuristics</w:t>
      </w:r>
    </w:p>
    <w:p w14:paraId="4A2DBA5F" w14:textId="10A3B166" w:rsidR="00370212" w:rsidRDefault="00FC441E" w:rsidP="001C61C1">
      <w:pPr>
        <w:pStyle w:val="body"/>
      </w:pPr>
      <w:r>
        <w:lastRenderedPageBreak/>
        <w:t>L</w:t>
      </w:r>
      <w:r w:rsidR="001C61C1" w:rsidRPr="001C61C1">
        <w:t>ayout heuristics</w:t>
      </w:r>
      <w:r w:rsidR="0005534C">
        <w:t xml:space="preserve">, or how the graphs are laid out, </w:t>
      </w:r>
      <w:r w:rsidR="001C61C1" w:rsidRPr="001C61C1">
        <w:t xml:space="preserve">significantly influence the visual appearance </w:t>
      </w:r>
      <w:r w:rsidR="00D52BA2">
        <w:t xml:space="preserve">of graphs. Based on layout heuristics </w:t>
      </w:r>
      <w:r w:rsidR="001C61C1" w:rsidRPr="001C61C1">
        <w:t>and with focus on the scope of this thesis, P&amp;ID visualizations shares similarities to the following graph types:</w:t>
      </w:r>
    </w:p>
    <w:p w14:paraId="30267B97" w14:textId="4A1670EE" w:rsidR="00FA62BC" w:rsidRPr="00267A9C" w:rsidRDefault="008D7F24" w:rsidP="00B235EB">
      <w:pPr>
        <w:pStyle w:val="tightlist"/>
      </w:pPr>
      <w:r w:rsidRPr="00267A9C">
        <w:t>Planar Graph</w:t>
      </w:r>
      <w:r w:rsidR="00FA62BC" w:rsidRPr="00267A9C">
        <w:t xml:space="preserve"> </w:t>
      </w:r>
    </w:p>
    <w:p w14:paraId="3C27C325" w14:textId="59F742C3" w:rsidR="00FA62BC" w:rsidRPr="00267A9C" w:rsidRDefault="008D7F24" w:rsidP="00B235EB">
      <w:pPr>
        <w:pStyle w:val="tightlist"/>
      </w:pPr>
      <w:r w:rsidRPr="00267A9C">
        <w:t>Grid-based Graph</w:t>
      </w:r>
    </w:p>
    <w:p w14:paraId="490EEB9C" w14:textId="7DC906AE" w:rsidR="008D7F24" w:rsidRPr="00267A9C" w:rsidRDefault="008D7F24" w:rsidP="00B235EB">
      <w:pPr>
        <w:pStyle w:val="tightlist"/>
      </w:pPr>
      <w:r w:rsidRPr="00267A9C">
        <w:t xml:space="preserve">Orthogonal Graph </w:t>
      </w:r>
    </w:p>
    <w:p w14:paraId="0386FAD5" w14:textId="24124B3B" w:rsidR="008D7F24" w:rsidRPr="00267A9C" w:rsidRDefault="008D7F24" w:rsidP="00B235EB">
      <w:pPr>
        <w:pStyle w:val="tightlist"/>
      </w:pPr>
      <w:r w:rsidRPr="00267A9C">
        <w:t>Hierarch</w:t>
      </w:r>
      <w:r w:rsidR="00FD3790" w:rsidRPr="00267A9C">
        <w:t>ical</w:t>
      </w:r>
      <w:r w:rsidRPr="00267A9C">
        <w:t xml:space="preserve"> Graph </w:t>
      </w:r>
    </w:p>
    <w:p w14:paraId="18EB20BF" w14:textId="70991A84" w:rsidR="00FD3790" w:rsidRPr="00267A9C" w:rsidRDefault="00FD3790" w:rsidP="00B235EB">
      <w:pPr>
        <w:pStyle w:val="tightlist"/>
      </w:pPr>
      <w:r w:rsidRPr="00267A9C">
        <w:t>Horizontal/Vertical Flow Graph</w:t>
      </w:r>
    </w:p>
    <w:p w14:paraId="0F53F4E4" w14:textId="28B9F1CD" w:rsidR="00FD3790" w:rsidRPr="00267A9C" w:rsidRDefault="00FD3790" w:rsidP="00B235EB">
      <w:pPr>
        <w:pStyle w:val="tightlist"/>
      </w:pPr>
      <w:r w:rsidRPr="00267A9C">
        <w:t>Horizontal/Vertical Tree Graph</w:t>
      </w:r>
    </w:p>
    <w:p w14:paraId="6C51635D" w14:textId="007DFB46" w:rsidR="008D7F24" w:rsidRPr="00267A9C" w:rsidRDefault="00FD3790" w:rsidP="00B235EB">
      <w:pPr>
        <w:pStyle w:val="tightlist"/>
      </w:pPr>
      <w:r w:rsidRPr="00267A9C">
        <w:t>Circular</w:t>
      </w:r>
      <w:r w:rsidR="008D7F24" w:rsidRPr="00267A9C">
        <w:t xml:space="preserve"> Graph</w:t>
      </w:r>
    </w:p>
    <w:p w14:paraId="159F9210" w14:textId="105C3D48" w:rsidR="008D7F24" w:rsidRPr="00267A9C" w:rsidRDefault="000135D0" w:rsidP="00B235EB">
      <w:pPr>
        <w:pStyle w:val="tightlist"/>
      </w:pPr>
      <w:r w:rsidRPr="00267A9C">
        <w:t>Organic</w:t>
      </w:r>
      <w:r w:rsidR="008D7F24" w:rsidRPr="00267A9C">
        <w:t xml:space="preserve"> Graph</w:t>
      </w:r>
    </w:p>
    <w:p w14:paraId="6CEF81AE" w14:textId="12D50368" w:rsidR="00262FA5" w:rsidRDefault="00262FA5" w:rsidP="00262FA5">
      <w:pPr>
        <w:pStyle w:val="h3"/>
      </w:pPr>
      <w:bookmarkStart w:id="65" w:name="_Toc524108089"/>
      <w:r>
        <w:t xml:space="preserve">Graph </w:t>
      </w:r>
      <w:r w:rsidR="007D3DBB">
        <w:t>Drawing</w:t>
      </w:r>
      <w:r w:rsidR="00DC786E">
        <w:t xml:space="preserve"> in Software</w:t>
      </w:r>
      <w:bookmarkEnd w:id="65"/>
    </w:p>
    <w:p w14:paraId="020EE378" w14:textId="506AE36F" w:rsidR="00F46CE4" w:rsidRDefault="00010F8B" w:rsidP="008F4530">
      <w:pPr>
        <w:pStyle w:val="body"/>
      </w:pPr>
      <w:r w:rsidRPr="00010F8B">
        <w:rPr>
          <w:i/>
        </w:rPr>
        <w:t>Graph drawing</w:t>
      </w:r>
      <w:r>
        <w:t xml:space="preserve"> is a field of math and computer science for the conception of two-dimensional depictions of graphs.</w:t>
      </w:r>
      <w:r w:rsidR="00A466F1">
        <w:t xml:space="preserve"> In software, this is done by combining. </w:t>
      </w:r>
      <w:r w:rsidR="00F46CE4">
        <w:t xml:space="preserve">Although many algorithms exist for the efficient </w:t>
      </w:r>
      <w:r w:rsidR="007E2FDB">
        <w:t>drawing</w:t>
      </w:r>
      <w:r w:rsidR="00F46CE4">
        <w:t xml:space="preserve"> of grap</w:t>
      </w:r>
      <w:r w:rsidR="007E2FDB">
        <w:t>hs</w:t>
      </w:r>
      <w:r w:rsidR="00F46CE4">
        <w:t xml:space="preserve">, </w:t>
      </w:r>
      <w:r w:rsidR="00461997">
        <w:t xml:space="preserve">a number of aspects </w:t>
      </w:r>
      <w:r w:rsidR="0045125C">
        <w:t>directly proportional to the size of the graph</w:t>
      </w:r>
      <w:r w:rsidR="00461997">
        <w:t xml:space="preserve"> must be considered and </w:t>
      </w:r>
      <w:r w:rsidR="00F46CE4">
        <w:t>several challenges remain</w:t>
      </w:r>
      <w:r w:rsidR="00F60674">
        <w:t>,</w:t>
      </w:r>
      <w:r w:rsidR="00302874">
        <w:t xml:space="preserve"> as stated in</w:t>
      </w:r>
      <w:r w:rsidR="00F46CE4">
        <w:t xml:space="preserve"> [</w:t>
      </w:r>
      <w:hyperlink r:id="rId36" w:history="1">
        <w:r w:rsidR="003074E6" w:rsidRPr="002C0216">
          <w:rPr>
            <w:rStyle w:val="Hyperlink"/>
          </w:rPr>
          <w:t>https://slideplayer.com/slide/12488750/</w:t>
        </w:r>
      </w:hyperlink>
      <w:r w:rsidR="008F4530">
        <w:t xml:space="preserve"> </w:t>
      </w:r>
      <w:r w:rsidR="00F46CE4">
        <w:t>]. This include:</w:t>
      </w:r>
    </w:p>
    <w:p w14:paraId="0D29AD01" w14:textId="0520A6C2" w:rsidR="00262FA5" w:rsidRDefault="00F46CE4" w:rsidP="00D95220">
      <w:pPr>
        <w:pStyle w:val="Title"/>
      </w:pPr>
      <w:r w:rsidRPr="00765D2F">
        <w:rPr>
          <w:b/>
        </w:rPr>
        <w:t>Graph layout and positioning</w:t>
      </w:r>
      <w:r w:rsidR="006C435D" w:rsidRPr="00765D2F">
        <w:rPr>
          <w:b/>
        </w:rPr>
        <w:t>:</w:t>
      </w:r>
      <w:r w:rsidR="006C435D">
        <w:rPr>
          <w:b/>
        </w:rPr>
        <w:t xml:space="preserve"> </w:t>
      </w:r>
      <w:r w:rsidR="004F1CD8" w:rsidRPr="004F1CD8">
        <w:t xml:space="preserve">which </w:t>
      </w:r>
      <w:r w:rsidR="00292560" w:rsidRPr="00292560">
        <w:t xml:space="preserve">consists in </w:t>
      </w:r>
      <w:r w:rsidR="00292560">
        <w:t>making</w:t>
      </w:r>
      <w:r w:rsidR="006C435D" w:rsidRPr="006C435D">
        <w:t xml:space="preserve"> a concrete render of </w:t>
      </w:r>
      <w:r w:rsidR="008974F3">
        <w:t>a</w:t>
      </w:r>
      <w:r w:rsidR="00A70FE6">
        <w:t xml:space="preserve">n </w:t>
      </w:r>
      <w:r w:rsidR="006C435D" w:rsidRPr="006C435D">
        <w:t>abstract graph</w:t>
      </w:r>
      <w:r w:rsidR="00A70FE6">
        <w:t xml:space="preserve"> or mathematical representation</w:t>
      </w:r>
      <w:r w:rsidR="006C435D">
        <w:t xml:space="preserve">. </w:t>
      </w:r>
      <w:r w:rsidR="00110232">
        <w:t>This is a particularly</w:t>
      </w:r>
      <w:r w:rsidR="00414CC6">
        <w:t xml:space="preserve"> </w:t>
      </w:r>
      <w:r w:rsidR="006126F2">
        <w:t>c</w:t>
      </w:r>
      <w:r w:rsidR="006C435D">
        <w:t>omplex</w:t>
      </w:r>
      <w:r w:rsidR="00110232">
        <w:t xml:space="preserve"> task,</w:t>
      </w:r>
      <w:r w:rsidR="006C435D">
        <w:t xml:space="preserve"> since vertices can have any degree (any number of connected edges</w:t>
      </w:r>
      <w:r w:rsidR="00ED569A">
        <w:t>) and</w:t>
      </w:r>
      <w:r w:rsidR="006126F2">
        <w:t xml:space="preserve"> </w:t>
      </w:r>
      <w:r w:rsidR="00A77502">
        <w:t>can thus quickly</w:t>
      </w:r>
      <w:r w:rsidR="006126F2">
        <w:t xml:space="preserve"> </w:t>
      </w:r>
      <w:r w:rsidR="00A77502">
        <w:t xml:space="preserve">become </w:t>
      </w:r>
      <w:r w:rsidR="006126F2">
        <w:t>computationally expensive</w:t>
      </w:r>
      <w:r w:rsidR="00A729A9">
        <w:t>. Further sub-challenges include:</w:t>
      </w:r>
    </w:p>
    <w:p w14:paraId="0A78B666" w14:textId="0D1BEB51" w:rsidR="00A729A9" w:rsidRPr="00A729A9" w:rsidRDefault="00A729A9" w:rsidP="00D95220">
      <w:pPr>
        <w:pStyle w:val="Title"/>
      </w:pPr>
      <w:r w:rsidRPr="00765D2F">
        <w:rPr>
          <w:b/>
        </w:rPr>
        <w:t>Rank Assignment:</w:t>
      </w:r>
      <w:r w:rsidRPr="00A729A9">
        <w:t xml:space="preserve"> compute which nodes have larger degree to place them at center of clusters</w:t>
      </w:r>
    </w:p>
    <w:p w14:paraId="53FA2385" w14:textId="503A5AD9" w:rsidR="00A729A9" w:rsidRDefault="00A729A9" w:rsidP="00D95220">
      <w:pPr>
        <w:pStyle w:val="Title"/>
      </w:pPr>
      <w:r w:rsidRPr="00765D2F">
        <w:rPr>
          <w:b/>
        </w:rPr>
        <w:t>Crossing Minimization:</w:t>
      </w:r>
      <w:r w:rsidRPr="009072F3">
        <w:t xml:space="preserve"> swap</w:t>
      </w:r>
      <w:r>
        <w:t xml:space="preserve"> nodes to rearrange edges</w:t>
      </w:r>
      <w:r w:rsidR="00110232">
        <w:t xml:space="preserve"> in favor of minimizing crossings</w:t>
      </w:r>
    </w:p>
    <w:p w14:paraId="6D5729A5" w14:textId="257D3E88" w:rsidR="00A729A9" w:rsidRDefault="00A729A9" w:rsidP="00D95220">
      <w:pPr>
        <w:pStyle w:val="Title"/>
      </w:pPr>
      <w:r w:rsidRPr="00765D2F">
        <w:rPr>
          <w:b/>
        </w:rPr>
        <w:t>Subgraph Extraction:</w:t>
      </w:r>
      <w:r w:rsidRPr="009072F3">
        <w:t xml:space="preserve"> </w:t>
      </w:r>
      <w:r w:rsidR="00110232">
        <w:t>ability to identify and p</w:t>
      </w:r>
      <w:r>
        <w:t>ull out clusters of nodes</w:t>
      </w:r>
    </w:p>
    <w:p w14:paraId="502B2F33" w14:textId="1B6B62F8" w:rsidR="00A729A9" w:rsidRPr="00A729A9" w:rsidRDefault="00110232" w:rsidP="00D95220">
      <w:pPr>
        <w:pStyle w:val="Title"/>
      </w:pPr>
      <w:r w:rsidRPr="00765D2F">
        <w:rPr>
          <w:b/>
        </w:rPr>
        <w:t>Planarization</w:t>
      </w:r>
      <w:r w:rsidR="00A729A9" w:rsidRPr="00765D2F">
        <w:rPr>
          <w:b/>
        </w:rPr>
        <w:t>:</w:t>
      </w:r>
      <w:r w:rsidR="00A729A9">
        <w:t xml:space="preserve"> pull out a set of nodes that can lay out on plane</w:t>
      </w:r>
    </w:p>
    <w:p w14:paraId="2C83BD67" w14:textId="29A0F0FB" w:rsidR="00F46CE4" w:rsidRDefault="00F46CE4" w:rsidP="00D95220">
      <w:pPr>
        <w:pStyle w:val="Title"/>
      </w:pPr>
      <w:r w:rsidRPr="00765D2F">
        <w:rPr>
          <w:b/>
        </w:rPr>
        <w:t>Scaling</w:t>
      </w:r>
      <w:r w:rsidR="006C435D" w:rsidRPr="00765D2F">
        <w:rPr>
          <w:b/>
        </w:rPr>
        <w:t>:</w:t>
      </w:r>
      <w:r w:rsidR="006C435D">
        <w:t xml:space="preserve"> challenging for large graphs</w:t>
      </w:r>
      <w:r w:rsidR="00292560">
        <w:t xml:space="preserve"> which cannot fit vertices and edges into screen space</w:t>
      </w:r>
      <w:r w:rsidR="006C3303">
        <w:t>. Scaling can also significantly slow down an algorithm</w:t>
      </w:r>
    </w:p>
    <w:p w14:paraId="1D967CF8" w14:textId="4A111282" w:rsidR="00F46CE4" w:rsidRDefault="00F46CE4" w:rsidP="00D95220">
      <w:pPr>
        <w:pStyle w:val="Title"/>
      </w:pPr>
      <w:r w:rsidRPr="00765D2F">
        <w:rPr>
          <w:b/>
        </w:rPr>
        <w:t>Navigation</w:t>
      </w:r>
      <w:r w:rsidR="006C435D" w:rsidRPr="00765D2F">
        <w:rPr>
          <w:b/>
        </w:rPr>
        <w:t xml:space="preserve"> and </w:t>
      </w:r>
      <w:r w:rsidRPr="00765D2F">
        <w:rPr>
          <w:b/>
        </w:rPr>
        <w:t>Interaction</w:t>
      </w:r>
      <w:r w:rsidR="006C435D" w:rsidRPr="00765D2F">
        <w:rPr>
          <w:b/>
        </w:rPr>
        <w:t>:</w:t>
      </w:r>
      <w:r w:rsidR="006C435D" w:rsidRPr="006C435D">
        <w:t xml:space="preserve"> how to support user moving around graph and changing focus</w:t>
      </w:r>
      <w:r w:rsidR="0087439C">
        <w:t xml:space="preserve"> without entailing a new render</w:t>
      </w:r>
    </w:p>
    <w:p w14:paraId="0A412DAE" w14:textId="0612001A" w:rsidR="006C435D" w:rsidRDefault="006C435D" w:rsidP="00D95220">
      <w:pPr>
        <w:pStyle w:val="Title"/>
      </w:pPr>
      <w:r w:rsidRPr="00765D2F">
        <w:rPr>
          <w:b/>
        </w:rPr>
        <w:t>Vertex issues:</w:t>
      </w:r>
      <w:r>
        <w:t xml:space="preserve"> </w:t>
      </w:r>
      <w:r w:rsidR="00461997">
        <w:t xml:space="preserve">defining the </w:t>
      </w:r>
      <w:r>
        <w:t>shape, color, size, location</w:t>
      </w:r>
      <w:r w:rsidR="00461997">
        <w:t xml:space="preserve"> and </w:t>
      </w:r>
      <w:r>
        <w:t>label</w:t>
      </w:r>
      <w:r w:rsidR="00461997">
        <w:t xml:space="preserve"> for vertices of different types, with different positioning, etc.</w:t>
      </w:r>
    </w:p>
    <w:p w14:paraId="7B9AA86E" w14:textId="2839055D" w:rsidR="00461997" w:rsidRDefault="00461997" w:rsidP="00D95220">
      <w:pPr>
        <w:pStyle w:val="Title"/>
      </w:pPr>
      <w:r w:rsidRPr="00765D2F">
        <w:rPr>
          <w:b/>
        </w:rPr>
        <w:lastRenderedPageBreak/>
        <w:t>Edge issues:</w:t>
      </w:r>
      <w:r>
        <w:t xml:space="preserve"> defining the shape, color, size, label, form, if polyline, straight line, orthogonal, etc.</w:t>
      </w:r>
    </w:p>
    <w:p w14:paraId="2E8F95FB" w14:textId="77777777" w:rsidR="00CD59DB" w:rsidRPr="00CD59DB" w:rsidRDefault="00CD59DB" w:rsidP="00CD59DB"/>
    <w:p w14:paraId="1D3BDB39" w14:textId="39BBF475" w:rsidR="006C435D" w:rsidRDefault="007550D2" w:rsidP="00F46CE4">
      <w:r>
        <w:rPr>
          <w:rFonts w:ascii="Roboto" w:eastAsia="Arial" w:hAnsi="Roboto" w:cs="Arial"/>
          <w:color w:val="222222"/>
          <w:sz w:val="21"/>
          <w:szCs w:val="21"/>
          <w:shd w:val="clear" w:color="auto" w:fill="FFFFFF"/>
        </w:rPr>
        <w:t>Additionally,</w:t>
      </w:r>
      <w:r w:rsidRPr="007550D2">
        <w:rPr>
          <w:rFonts w:ascii="Roboto" w:eastAsia="Arial" w:hAnsi="Roboto" w:cs="Arial"/>
          <w:color w:val="222222"/>
          <w:sz w:val="21"/>
          <w:szCs w:val="21"/>
          <w:shd w:val="clear" w:color="auto" w:fill="FFFFFF"/>
        </w:rPr>
        <w:t xml:space="preserve"> </w:t>
      </w:r>
      <w:r w:rsidR="00F60674">
        <w:rPr>
          <w:rFonts w:ascii="Roboto" w:eastAsia="Arial" w:hAnsi="Roboto" w:cs="Arial"/>
          <w:color w:val="222222"/>
          <w:sz w:val="21"/>
          <w:szCs w:val="21"/>
          <w:shd w:val="clear" w:color="auto" w:fill="FFFFFF"/>
        </w:rPr>
        <w:t>graph drawing involves the</w:t>
      </w:r>
      <w:r w:rsidRPr="007550D2">
        <w:rPr>
          <w:rFonts w:ascii="Roboto" w:eastAsia="Arial" w:hAnsi="Roboto" w:cs="Arial"/>
          <w:color w:val="222222"/>
          <w:sz w:val="21"/>
          <w:szCs w:val="21"/>
          <w:shd w:val="clear" w:color="auto" w:fill="FFFFFF"/>
        </w:rPr>
        <w:t xml:space="preserve"> following complexity considerations</w:t>
      </w:r>
      <w:r w:rsidRPr="007550D2">
        <w:t>:</w:t>
      </w:r>
    </w:p>
    <w:p w14:paraId="298E1C0E" w14:textId="4BD70DB1" w:rsidR="008374CE" w:rsidRDefault="008374CE" w:rsidP="00F46CE4"/>
    <w:p w14:paraId="12567817" w14:textId="7720142D" w:rsidR="00E77B66" w:rsidRDefault="00191DB6" w:rsidP="000B21CF">
      <w:pPr>
        <w:pStyle w:val="Title"/>
      </w:pPr>
      <w:r w:rsidRPr="00765D2F">
        <w:rPr>
          <w:b/>
        </w:rPr>
        <w:t xml:space="preserve">Edge </w:t>
      </w:r>
      <w:r w:rsidR="00E77B66" w:rsidRPr="00765D2F">
        <w:rPr>
          <w:b/>
        </w:rPr>
        <w:t>Crossings</w:t>
      </w:r>
      <w:r w:rsidR="00E77B66">
        <w:t xml:space="preserve">: </w:t>
      </w:r>
      <w:r w:rsidR="006226F4">
        <w:t xml:space="preserve">to </w:t>
      </w:r>
      <w:r w:rsidR="00E77B66">
        <w:t xml:space="preserve">minimize </w:t>
      </w:r>
      <w:r>
        <w:t xml:space="preserve">edge </w:t>
      </w:r>
      <w:r w:rsidR="00E77B66">
        <w:t>crossings</w:t>
      </w:r>
      <w:r w:rsidR="00B25CF8">
        <w:t xml:space="preserve"> towards a planar graph layout</w:t>
      </w:r>
    </w:p>
    <w:p w14:paraId="1A49BE49" w14:textId="346C4E8E" w:rsidR="00E77B66" w:rsidRDefault="00E77B66" w:rsidP="000B21CF">
      <w:pPr>
        <w:pStyle w:val="Title"/>
      </w:pPr>
      <w:r w:rsidRPr="00765D2F">
        <w:rPr>
          <w:b/>
        </w:rPr>
        <w:t xml:space="preserve">Total </w:t>
      </w:r>
      <w:r w:rsidR="00FF7077" w:rsidRPr="00765D2F">
        <w:rPr>
          <w:b/>
        </w:rPr>
        <w:t>E</w:t>
      </w:r>
      <w:r w:rsidRPr="00765D2F">
        <w:rPr>
          <w:b/>
        </w:rPr>
        <w:t xml:space="preserve">dge </w:t>
      </w:r>
      <w:r w:rsidR="00FF7077" w:rsidRPr="00765D2F">
        <w:rPr>
          <w:b/>
        </w:rPr>
        <w:t>Length</w:t>
      </w:r>
      <w:r w:rsidRPr="00765D2F">
        <w:rPr>
          <w:b/>
        </w:rPr>
        <w:t>:</w:t>
      </w:r>
      <w:r w:rsidRPr="006C435D">
        <w:t xml:space="preserve"> </w:t>
      </w:r>
      <w:r w:rsidR="00630DBD">
        <w:t xml:space="preserve">to </w:t>
      </w:r>
      <w:r>
        <w:t xml:space="preserve">minimize </w:t>
      </w:r>
      <w:r w:rsidR="00630DBD">
        <w:t>towards</w:t>
      </w:r>
      <w:r>
        <w:t xml:space="preserve"> proper scaling</w:t>
      </w:r>
    </w:p>
    <w:p w14:paraId="1A15A547" w14:textId="037541D0" w:rsidR="00E77B66" w:rsidRDefault="00E77B66" w:rsidP="000B21CF">
      <w:pPr>
        <w:pStyle w:val="Title"/>
      </w:pPr>
      <w:r w:rsidRPr="00765D2F">
        <w:rPr>
          <w:b/>
        </w:rPr>
        <w:t>Area:</w:t>
      </w:r>
      <w:r>
        <w:t xml:space="preserve"> </w:t>
      </w:r>
      <w:r w:rsidR="00630DBD">
        <w:t xml:space="preserve">to </w:t>
      </w:r>
      <w:r>
        <w:t>minimize for efficient use of space</w:t>
      </w:r>
    </w:p>
    <w:p w14:paraId="389F8F25" w14:textId="564B1638" w:rsidR="00AF6E6C" w:rsidRPr="00AF6E6C" w:rsidRDefault="00AF6E6C" w:rsidP="000B21CF">
      <w:pPr>
        <w:pStyle w:val="Title"/>
      </w:pPr>
      <w:r w:rsidRPr="00765D2F">
        <w:rPr>
          <w:b/>
        </w:rPr>
        <w:t>Maximum Edge Length:</w:t>
      </w:r>
      <w:r>
        <w:t xml:space="preserve"> </w:t>
      </w:r>
      <w:r w:rsidR="00630DBD">
        <w:t xml:space="preserve">to </w:t>
      </w:r>
      <w:r>
        <w:t>minimize the longest edge</w:t>
      </w:r>
      <w:r w:rsidR="00630DBD">
        <w:t xml:space="preserve"> for compactness</w:t>
      </w:r>
    </w:p>
    <w:p w14:paraId="71439F91" w14:textId="687780DB" w:rsidR="00AF6E6C" w:rsidRDefault="00AF6E6C" w:rsidP="000B21CF">
      <w:pPr>
        <w:pStyle w:val="Title"/>
      </w:pPr>
      <w:r w:rsidRPr="00765D2F">
        <w:rPr>
          <w:b/>
        </w:rPr>
        <w:t>Uniform Edge Length:</w:t>
      </w:r>
      <w:r>
        <w:t xml:space="preserve"> </w:t>
      </w:r>
      <w:r w:rsidR="00630DBD">
        <w:t xml:space="preserve">to </w:t>
      </w:r>
      <w:r>
        <w:t>minimize variances in lengths of edges</w:t>
      </w:r>
      <w:r w:rsidR="00630DBD">
        <w:t xml:space="preserve"> for uniformity</w:t>
      </w:r>
    </w:p>
    <w:p w14:paraId="4A4D648D" w14:textId="546C9309" w:rsidR="00AF6E6C" w:rsidRDefault="00AF6E6C" w:rsidP="000B21CF">
      <w:pPr>
        <w:pStyle w:val="Title"/>
      </w:pPr>
      <w:r w:rsidRPr="00765D2F">
        <w:rPr>
          <w:b/>
        </w:rPr>
        <w:t xml:space="preserve">Total Bends: </w:t>
      </w:r>
      <w:r>
        <w:t xml:space="preserve">minimize orthogonal bends </w:t>
      </w:r>
      <w:r w:rsidR="00630DBD">
        <w:t>in</w:t>
      </w:r>
      <w:r>
        <w:t xml:space="preserve"> favor</w:t>
      </w:r>
      <w:r w:rsidR="00630DBD">
        <w:t xml:space="preserve"> or</w:t>
      </w:r>
      <w:r>
        <w:t xml:space="preserve"> straight</w:t>
      </w:r>
      <w:r w:rsidR="00FF7077">
        <w:t>er</w:t>
      </w:r>
      <w:r>
        <w:t xml:space="preserve"> lines</w:t>
      </w:r>
      <w:r w:rsidR="00630DBD">
        <w:t xml:space="preserve"> for clarity</w:t>
      </w:r>
    </w:p>
    <w:p w14:paraId="6451911E" w14:textId="77777777" w:rsidR="00CD59DB" w:rsidRPr="00CD59DB" w:rsidRDefault="00CD59DB" w:rsidP="00CD59DB"/>
    <w:p w14:paraId="346F85EF" w14:textId="58F94B87" w:rsidR="008374CE" w:rsidRPr="00191DB6" w:rsidRDefault="00794B45" w:rsidP="00010F8B">
      <w:pPr>
        <w:pStyle w:val="body"/>
      </w:pPr>
      <w:r>
        <w:t>Several s</w:t>
      </w:r>
      <w:r w:rsidR="00191DB6">
        <w:t xml:space="preserve">tudies </w:t>
      </w:r>
      <w:r>
        <w:t>[</w:t>
      </w:r>
      <w:r w:rsidRPr="00EB4B6C">
        <w:rPr>
          <w:rStyle w:val="Hyperlink"/>
        </w:rPr>
        <w:t>Purchase, Graph Drawing ’97, Ware et al, Info Vis 1(2), June ’02 and Ghoniem et al, Info Vis 4(2), Summer ‘05</w:t>
      </w:r>
      <w:r>
        <w:t xml:space="preserve">] </w:t>
      </w:r>
      <w:r w:rsidR="00191DB6">
        <w:t>have found that o</w:t>
      </w:r>
      <w:r w:rsidR="00191DB6" w:rsidRPr="00191DB6">
        <w:t xml:space="preserve">f </w:t>
      </w:r>
      <w:r w:rsidR="00191DB6">
        <w:t>the mentioned</w:t>
      </w:r>
      <w:r w:rsidR="00191DB6" w:rsidRPr="00191DB6">
        <w:t xml:space="preserve"> complexity factors, </w:t>
      </w:r>
      <w:r w:rsidR="00191DB6">
        <w:t>what seems to be most important for the optics of the visualization is the minimization of edge crossings</w:t>
      </w:r>
      <w:r w:rsidR="007D6C7B">
        <w:t>.</w:t>
      </w:r>
    </w:p>
    <w:p w14:paraId="708B7D88" w14:textId="2801C713" w:rsidR="008374CE" w:rsidRDefault="008374CE" w:rsidP="008374CE">
      <w:pPr>
        <w:pStyle w:val="h3"/>
      </w:pPr>
      <w:bookmarkStart w:id="66" w:name="_Toc524108090"/>
      <w:r>
        <w:t>Graph Layout Algorithms</w:t>
      </w:r>
      <w:bookmarkEnd w:id="66"/>
    </w:p>
    <w:p w14:paraId="673ED9B3" w14:textId="4181B1D2" w:rsidR="008374CE" w:rsidRDefault="00825905" w:rsidP="00B2074A">
      <w:pPr>
        <w:pStyle w:val="body"/>
        <w:ind w:left="0"/>
      </w:pPr>
      <w:commentRangeStart w:id="67"/>
      <w:r>
        <w:t>Likewise</w:t>
      </w:r>
      <w:r w:rsidR="008374CE">
        <w:t xml:space="preserve">, </w:t>
      </w:r>
      <w:r w:rsidR="000E3B2C">
        <w:t>many graph layout algorithms for different graphing types. With respect to this project, the following are relevant</w:t>
      </w:r>
      <w:r w:rsidR="0095052A">
        <w:t xml:space="preserve"> and where </w:t>
      </w:r>
      <w:r w:rsidR="006A6BFF">
        <w:t>used as reference in development of this project’s P</w:t>
      </w:r>
      <w:r w:rsidR="00063712">
        <w:t>&amp;ID graph layout algorithm</w:t>
      </w:r>
      <w:r w:rsidR="000E3B2C">
        <w:t>:</w:t>
      </w:r>
      <w:commentRangeEnd w:id="67"/>
      <w:r w:rsidR="0095052A">
        <w:rPr>
          <w:rStyle w:val="CommentReference"/>
          <w:rFonts w:ascii="Times New Roman" w:eastAsiaTheme="minorEastAsia" w:hAnsi="Times New Roman" w:cs="Times New Roman"/>
          <w:color w:val="auto"/>
          <w:shd w:val="clear" w:color="auto" w:fill="auto"/>
        </w:rPr>
        <w:commentReference w:id="67"/>
      </w:r>
    </w:p>
    <w:p w14:paraId="16BD5A83" w14:textId="3F71E709" w:rsidR="000E3B2C" w:rsidRDefault="000E3B2C" w:rsidP="000B21CF">
      <w:pPr>
        <w:pStyle w:val="Title"/>
      </w:pPr>
      <w:bookmarkStart w:id="68" w:name="_Hlk521800054"/>
      <w:r w:rsidRPr="00460CB7">
        <w:rPr>
          <w:b/>
        </w:rPr>
        <w:t>Grid Layout</w:t>
      </w:r>
      <w:r w:rsidR="00FC2A24" w:rsidRPr="00460CB7">
        <w:rPr>
          <w:b/>
        </w:rPr>
        <w:t xml:space="preserve"> Algorithm</w:t>
      </w:r>
      <w:r w:rsidRPr="00460CB7">
        <w:rPr>
          <w:b/>
        </w:rPr>
        <w:t>:</w:t>
      </w:r>
      <w:r>
        <w:t xml:space="preserve"> consists in placing vertices on a constrained two-dimensional grid</w:t>
      </w:r>
    </w:p>
    <w:p w14:paraId="79461B25" w14:textId="508FD434" w:rsidR="000E3B2C" w:rsidRDefault="000E3B2C" w:rsidP="000B21CF">
      <w:pPr>
        <w:pStyle w:val="Title"/>
      </w:pPr>
      <w:r w:rsidRPr="00460CB7">
        <w:rPr>
          <w:b/>
        </w:rPr>
        <w:t>Tree Layout</w:t>
      </w:r>
      <w:r w:rsidR="00FC2A24" w:rsidRPr="00460CB7">
        <w:rPr>
          <w:b/>
        </w:rPr>
        <w:t xml:space="preserve"> Algorithm</w:t>
      </w:r>
      <w:r w:rsidRPr="00460CB7">
        <w:rPr>
          <w:b/>
        </w:rPr>
        <w:t>:</w:t>
      </w:r>
      <w:r>
        <w:t xml:space="preserve">  </w:t>
      </w:r>
      <w:r w:rsidR="009B1056">
        <w:t xml:space="preserve">consists in </w:t>
      </w:r>
      <w:r>
        <w:t>travers</w:t>
      </w:r>
      <w:r w:rsidR="009B1056">
        <w:t>ing</w:t>
      </w:r>
      <w:r>
        <w:t xml:space="preserve"> the tree hierarchy in order (for example by using a depth-first or </w:t>
      </w:r>
      <w:bookmarkEnd w:id="68"/>
      <w:r>
        <w:t>breadth-first algorithm) and set</w:t>
      </w:r>
      <w:r w:rsidR="00335D03">
        <w:t>t</w:t>
      </w:r>
      <w:r w:rsidR="009B1056">
        <w:t>ing the</w:t>
      </w:r>
      <w:r>
        <w:t xml:space="preserve"> vertices in that order</w:t>
      </w:r>
      <w:r w:rsidR="009B1056">
        <w:t xml:space="preserve"> (either vertically or horizontally)</w:t>
      </w:r>
    </w:p>
    <w:p w14:paraId="1806A0FC" w14:textId="1976B890" w:rsidR="000E3B2C" w:rsidRDefault="00E4656E" w:rsidP="000B21CF">
      <w:pPr>
        <w:pStyle w:val="Title"/>
      </w:pPr>
      <w:r w:rsidRPr="00460CB7">
        <w:rPr>
          <w:b/>
        </w:rPr>
        <w:t>Force Directed</w:t>
      </w:r>
      <w:r w:rsidR="000E3B2C" w:rsidRPr="00460CB7">
        <w:rPr>
          <w:b/>
        </w:rPr>
        <w:t xml:space="preserve"> Layout</w:t>
      </w:r>
      <w:r w:rsidR="00FC2A24" w:rsidRPr="00460CB7">
        <w:rPr>
          <w:b/>
        </w:rPr>
        <w:t xml:space="preserve"> Algorithm</w:t>
      </w:r>
      <w:r w:rsidR="000E3B2C" w:rsidRPr="00460CB7">
        <w:rPr>
          <w:b/>
        </w:rPr>
        <w:t>:</w:t>
      </w:r>
      <w:r w:rsidR="000E3B2C">
        <w:t xml:space="preserve"> </w:t>
      </w:r>
      <w:r w:rsidR="00E6220F">
        <w:t xml:space="preserve">models graph as a set of masses connected by springs, and simulates this mass-spring system for the layout or separation of the </w:t>
      </w:r>
      <w:r w:rsidR="009B1056">
        <w:t>vertices</w:t>
      </w:r>
    </w:p>
    <w:p w14:paraId="12EFE3E6" w14:textId="1634EE3D" w:rsidR="000E3B2C" w:rsidRDefault="00E6220F" w:rsidP="000B21CF">
      <w:pPr>
        <w:pStyle w:val="Title"/>
      </w:pPr>
      <w:r w:rsidRPr="00460CB7">
        <w:rPr>
          <w:b/>
        </w:rPr>
        <w:t>Planar</w:t>
      </w:r>
      <w:r w:rsidR="000E3B2C" w:rsidRPr="00460CB7">
        <w:rPr>
          <w:b/>
        </w:rPr>
        <w:t xml:space="preserve"> Layout</w:t>
      </w:r>
      <w:r w:rsidR="00FC2A24" w:rsidRPr="00460CB7">
        <w:rPr>
          <w:b/>
        </w:rPr>
        <w:t xml:space="preserve"> Algorithm</w:t>
      </w:r>
      <w:r w:rsidR="000E3B2C" w:rsidRPr="00460CB7">
        <w:rPr>
          <w:b/>
        </w:rPr>
        <w:t>:</w:t>
      </w:r>
      <w:r w:rsidR="000E3B2C" w:rsidRPr="000E3B2C">
        <w:t xml:space="preserve">  </w:t>
      </w:r>
      <w:r w:rsidR="00145344">
        <w:t>draws</w:t>
      </w:r>
      <w:r>
        <w:t xml:space="preserve"> graph </w:t>
      </w:r>
      <w:r w:rsidR="00145344">
        <w:t xml:space="preserve">by laying </w:t>
      </w:r>
      <w:r w:rsidR="00ED5701">
        <w:t>vertices out</w:t>
      </w:r>
      <w:r w:rsidR="00145344">
        <w:t xml:space="preserve"> in order to avoid </w:t>
      </w:r>
      <w:r>
        <w:t>edge crossings</w:t>
      </w:r>
      <w:r w:rsidR="009A7443">
        <w:t xml:space="preserve">. A </w:t>
      </w:r>
      <w:r w:rsidR="00145344">
        <w:t xml:space="preserve">graph is said to be </w:t>
      </w:r>
      <w:r w:rsidR="00145344" w:rsidRPr="00ED5701">
        <w:rPr>
          <w:i/>
        </w:rPr>
        <w:t>planar</w:t>
      </w:r>
      <w:r w:rsidR="00145344">
        <w:t xml:space="preserve"> if it can be properly drawn in the plane with no edge crossings.</w:t>
      </w:r>
    </w:p>
    <w:p w14:paraId="6DCEA559" w14:textId="77777777" w:rsidR="009B1056" w:rsidRPr="009B1056" w:rsidRDefault="009B1056" w:rsidP="009B1056"/>
    <w:p w14:paraId="78059923" w14:textId="77777777" w:rsidR="00EB1F23" w:rsidRDefault="00EB1F23" w:rsidP="00EB1F23">
      <w:pPr>
        <w:keepNext/>
        <w:jc w:val="center"/>
      </w:pPr>
      <w:r>
        <w:rPr>
          <w:noProof/>
          <w:lang w:val="de-DE" w:eastAsia="de-DE"/>
        </w:rPr>
        <w:lastRenderedPageBreak/>
        <w:drawing>
          <wp:inline distT="0" distB="0" distL="0" distR="0" wp14:anchorId="378AE66C" wp14:editId="543E841B">
            <wp:extent cx="5731510" cy="16929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layou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572C79A9" w14:textId="2E62BB87" w:rsidR="00B235EB" w:rsidRDefault="00EB1F23" w:rsidP="00A90D6F">
      <w:pPr>
        <w:pStyle w:val="Caption"/>
        <w:spacing w:before="120"/>
        <w:jc w:val="center"/>
      </w:pPr>
      <w:bookmarkStart w:id="69" w:name="_Toc52404839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11</w:t>
      </w:r>
      <w:r w:rsidR="00F011BF">
        <w:rPr>
          <w:noProof/>
        </w:rPr>
        <w:fldChar w:fldCharType="end"/>
      </w:r>
      <w:r>
        <w:t xml:space="preserve"> </w:t>
      </w:r>
      <w:r w:rsidRPr="004510CE">
        <w:t>A simple graph G=(V,E) with |V|=4 and |E|=3 as laid out using the four main graph layout algorithm strategies relevant to this project</w:t>
      </w:r>
      <w:r>
        <w:t>.</w:t>
      </w:r>
      <w:bookmarkEnd w:id="69"/>
    </w:p>
    <w:p w14:paraId="389E3732" w14:textId="77777777" w:rsidR="00A90D6F" w:rsidRPr="00A90D6F" w:rsidRDefault="00A90D6F" w:rsidP="00A90D6F"/>
    <w:p w14:paraId="187BDEF6" w14:textId="055E74E8" w:rsidR="006D2746" w:rsidRDefault="002A45F6" w:rsidP="006D2746">
      <w:pPr>
        <w:pStyle w:val="h3"/>
      </w:pPr>
      <w:bookmarkStart w:id="70" w:name="_Toc524108091"/>
      <w:r>
        <w:t>Graphs and P&amp;IDs</w:t>
      </w:r>
      <w:bookmarkEnd w:id="70"/>
    </w:p>
    <w:p w14:paraId="398E2160" w14:textId="77777777" w:rsidR="00100D6A" w:rsidRDefault="00E0595C" w:rsidP="00100D6A">
      <w:pPr>
        <w:pStyle w:val="body"/>
      </w:pPr>
      <w:r>
        <w:t xml:space="preserve">The P&amp;ID visualizations required for this project borrow characteristics from all graph types mentioned, nevertheless, tree structures are the best match. </w:t>
      </w:r>
      <w:r w:rsidR="006D2746">
        <w:t xml:space="preserve">Trees represent a subset of </w:t>
      </w:r>
      <w:r w:rsidR="002928A3">
        <w:t>a general graph with no cycles and a single, designated root vertex, typically</w:t>
      </w:r>
      <w:r w:rsidR="009A0ED5">
        <w:t xml:space="preserve"> only</w:t>
      </w:r>
      <w:r w:rsidR="002928A3">
        <w:t xml:space="preserve"> with directed edges. Trees are analogous to the plant instance hierarchy modelled by the SysML model and translated to the relational database in form of flat tables. </w:t>
      </w:r>
      <w:r>
        <w:t>Despite this translation,</w:t>
      </w:r>
      <w:r w:rsidR="002928A3">
        <w:t xml:space="preserve"> the intrinsic hierarchical structure of the model remains</w:t>
      </w:r>
      <w:r>
        <w:t xml:space="preserve"> in the</w:t>
      </w:r>
      <w:r w:rsidR="00820419">
        <w:t xml:space="preserve"> flat database tables</w:t>
      </w:r>
      <w:r>
        <w:t xml:space="preserve"> in the form of parent and children attributes</w:t>
      </w:r>
      <w:r w:rsidR="00820419">
        <w:t xml:space="preserve">. </w:t>
      </w:r>
      <w:r w:rsidR="00BD7BAA">
        <w:t>Being</w:t>
      </w:r>
      <w:r w:rsidR="00820419">
        <w:t xml:space="preserve"> </w:t>
      </w:r>
      <w:r w:rsidR="00BD7BAA">
        <w:t xml:space="preserve">a tree structure </w:t>
      </w:r>
      <w:r w:rsidR="002E06FB">
        <w:t>w</w:t>
      </w:r>
      <w:r w:rsidR="00820419">
        <w:t xml:space="preserve">hat best </w:t>
      </w:r>
      <w:r w:rsidR="008A767B">
        <w:t>embodies</w:t>
      </w:r>
      <w:r w:rsidR="00820419">
        <w:t xml:space="preserve"> the </w:t>
      </w:r>
      <w:r w:rsidR="00DF16EF">
        <w:t xml:space="preserve">structure of the </w:t>
      </w:r>
      <w:r w:rsidR="00820419">
        <w:t>P&amp;ID visualization to be generated</w:t>
      </w:r>
      <w:r w:rsidR="00BD7BAA">
        <w:t xml:space="preserve">, </w:t>
      </w:r>
      <w:r w:rsidR="00E4613E">
        <w:t>the</w:t>
      </w:r>
      <w:r w:rsidR="002E06FB">
        <w:t xml:space="preserve"> tree layout algorithm</w:t>
      </w:r>
      <w:r w:rsidR="00E4613E">
        <w:t xml:space="preserve"> heavily influenced the</w:t>
      </w:r>
      <w:r w:rsidR="002E06FB">
        <w:t xml:space="preserve"> developed</w:t>
      </w:r>
      <w:r w:rsidR="00E6220F">
        <w:t xml:space="preserve"> algorithm</w:t>
      </w:r>
      <w:r w:rsidR="002E06FB">
        <w:t>.</w:t>
      </w:r>
    </w:p>
    <w:p w14:paraId="26533EAF" w14:textId="0372CE21" w:rsidR="00266466" w:rsidRDefault="00100D6A" w:rsidP="002E06FB">
      <w:pPr>
        <w:pStyle w:val="h2"/>
      </w:pPr>
      <w:r>
        <w:t xml:space="preserve"> </w:t>
      </w:r>
      <w:bookmarkStart w:id="71" w:name="_Toc524108092"/>
      <w:r w:rsidR="00266466">
        <w:t>Related Works</w:t>
      </w:r>
      <w:bookmarkEnd w:id="71"/>
    </w:p>
    <w:p w14:paraId="5AE9914C" w14:textId="6635E972" w:rsidR="008174BF" w:rsidRDefault="00266466" w:rsidP="008174BF">
      <w:pPr>
        <w:pStyle w:val="h3"/>
      </w:pPr>
      <w:bookmarkStart w:id="72" w:name="_Toc524108093"/>
      <w:r>
        <w:t>Overvie</w:t>
      </w:r>
      <w:r w:rsidR="0066613B">
        <w:t>w</w:t>
      </w:r>
      <w:r w:rsidR="0097545F">
        <w:t xml:space="preserve"> of Related Works</w:t>
      </w:r>
      <w:bookmarkEnd w:id="72"/>
    </w:p>
    <w:p w14:paraId="053895AF" w14:textId="560E1C17" w:rsidR="00DF37EB" w:rsidRPr="009127D8" w:rsidRDefault="009733FC" w:rsidP="009127D8">
      <w:pPr>
        <w:pStyle w:val="body"/>
      </w:pPr>
      <w:r>
        <w:t>T</w:t>
      </w:r>
      <w:r w:rsidR="0093199D">
        <w:t xml:space="preserve">he topic of automatic visualization generation is much </w:t>
      </w:r>
      <w:r w:rsidR="00B1262D">
        <w:t>investigated,</w:t>
      </w:r>
      <w:r w:rsidR="0093199D">
        <w:t xml:space="preserve"> and many concepts exist for different purposes, </w:t>
      </w:r>
      <w:r w:rsidR="005C2B7C">
        <w:t>nevertheless, not many</w:t>
      </w:r>
      <w:r w:rsidR="0093199D">
        <w:t xml:space="preserve"> exclusively targeted at industrial process applications. </w:t>
      </w:r>
      <w:r w:rsidR="005C2B7C">
        <w:t xml:space="preserve">Consequently, no one </w:t>
      </w:r>
      <w:r w:rsidR="003C3F93">
        <w:t xml:space="preserve">research nor practical project was identified, which coincides with the majority of this project’s requirements. Following is a list of related works which do </w:t>
      </w:r>
      <w:r w:rsidR="003C3F93" w:rsidRPr="00FD2BFA">
        <w:rPr>
          <w:color w:val="auto"/>
        </w:rPr>
        <w:t>indeed assimilate some of this project</w:t>
      </w:r>
      <w:r w:rsidR="00B1262D" w:rsidRPr="00FD2BFA">
        <w:rPr>
          <w:color w:val="auto"/>
        </w:rPr>
        <w:t>’</w:t>
      </w:r>
      <w:r w:rsidR="003C3F93" w:rsidRPr="00FD2BFA">
        <w:rPr>
          <w:color w:val="auto"/>
        </w:rPr>
        <w:t xml:space="preserve">s requirements outlined in section 1.5 and </w:t>
      </w:r>
      <w:r w:rsidR="00405ECF" w:rsidRPr="00FD2BFA">
        <w:rPr>
          <w:color w:val="auto"/>
        </w:rPr>
        <w:t xml:space="preserve">listed again below in </w:t>
      </w:r>
      <w:r w:rsidR="009127D8" w:rsidRPr="00FD2BFA">
        <w:rPr>
          <w:color w:val="auto"/>
        </w:rPr>
        <w:t>table 2</w:t>
      </w:r>
      <w:r w:rsidR="00405ECF">
        <w:t>.</w:t>
      </w:r>
    </w:p>
    <w:p w14:paraId="2A3CBBEA" w14:textId="77777777" w:rsidR="009127D8" w:rsidRDefault="009127D8">
      <w:r>
        <w:rPr>
          <w:b/>
        </w:rPr>
        <w:br w:type="page"/>
      </w:r>
    </w:p>
    <w:tbl>
      <w:tblPr>
        <w:tblW w:w="5000" w:type="pct"/>
        <w:jc w:val="center"/>
        <w:tblCellMar>
          <w:left w:w="0" w:type="dxa"/>
          <w:right w:w="0" w:type="dxa"/>
        </w:tblCellMar>
        <w:tblLook w:val="04A0" w:firstRow="1" w:lastRow="0" w:firstColumn="1" w:lastColumn="0" w:noHBand="0" w:noVBand="1"/>
      </w:tblPr>
      <w:tblGrid>
        <w:gridCol w:w="850"/>
        <w:gridCol w:w="8176"/>
      </w:tblGrid>
      <w:tr w:rsidR="001E752E" w:rsidRPr="001E752E" w14:paraId="2DA673FF" w14:textId="77777777" w:rsidTr="00DF37EB">
        <w:trPr>
          <w:trHeight w:val="379"/>
          <w:jc w:val="center"/>
        </w:trPr>
        <w:tc>
          <w:tcPr>
            <w:tcW w:w="471" w:type="pct"/>
            <w:tcBorders>
              <w:bottom w:val="single" w:sz="12" w:space="0" w:color="auto"/>
            </w:tcBorders>
          </w:tcPr>
          <w:p w14:paraId="5F3FE24E" w14:textId="37FAC3F7" w:rsidR="001E752E" w:rsidRPr="00146454" w:rsidRDefault="001E752E" w:rsidP="00146454">
            <w:pPr>
              <w:pStyle w:val="bodyheaderbold"/>
              <w:jc w:val="left"/>
            </w:pPr>
            <w:r w:rsidRPr="00146454">
              <w:lastRenderedPageBreak/>
              <w:t>Key</w:t>
            </w:r>
          </w:p>
        </w:tc>
        <w:tc>
          <w:tcPr>
            <w:tcW w:w="4529" w:type="pct"/>
            <w:tcBorders>
              <w:bottom w:val="single" w:sz="12" w:space="0" w:color="auto"/>
            </w:tcBorders>
          </w:tcPr>
          <w:p w14:paraId="30D9C6A5" w14:textId="433B2E94" w:rsidR="001E752E" w:rsidRPr="008439BE" w:rsidRDefault="001E752E" w:rsidP="00146454">
            <w:pPr>
              <w:pStyle w:val="bodyheaderbold"/>
              <w:jc w:val="left"/>
            </w:pPr>
            <w:r w:rsidRPr="008439BE">
              <w:t>Title</w:t>
            </w:r>
          </w:p>
        </w:tc>
      </w:tr>
      <w:tr w:rsidR="001E752E" w:rsidRPr="008439BE" w14:paraId="739370C4" w14:textId="77777777" w:rsidTr="00DF37EB">
        <w:trPr>
          <w:trHeight w:val="379"/>
          <w:jc w:val="center"/>
        </w:trPr>
        <w:tc>
          <w:tcPr>
            <w:tcW w:w="471" w:type="pct"/>
            <w:tcBorders>
              <w:top w:val="single" w:sz="12" w:space="0" w:color="auto"/>
            </w:tcBorders>
            <w:vAlign w:val="center"/>
          </w:tcPr>
          <w:p w14:paraId="2AAF910E" w14:textId="77777777" w:rsidR="001E752E" w:rsidRPr="008439BE" w:rsidRDefault="001E752E" w:rsidP="00C627BE">
            <w:pPr>
              <w:jc w:val="center"/>
              <w:rPr>
                <w:rFonts w:ascii="Roboto" w:eastAsia="Arial" w:hAnsi="Roboto" w:cs="Arial"/>
                <w:sz w:val="20"/>
              </w:rPr>
            </w:pPr>
            <w:r w:rsidRPr="008439BE">
              <w:rPr>
                <w:rFonts w:ascii="Roboto" w:eastAsia="Arial" w:hAnsi="Roboto" w:cs="Arial"/>
                <w:sz w:val="20"/>
              </w:rPr>
              <w:t>W1</w:t>
            </w:r>
          </w:p>
        </w:tc>
        <w:tc>
          <w:tcPr>
            <w:tcW w:w="4529" w:type="pct"/>
            <w:tcBorders>
              <w:top w:val="single" w:sz="12" w:space="0" w:color="auto"/>
            </w:tcBorders>
            <w:vAlign w:val="center"/>
          </w:tcPr>
          <w:p w14:paraId="2C5C7F7C" w14:textId="1538B8BC" w:rsidR="001E752E" w:rsidRPr="008439BE" w:rsidRDefault="001E752E" w:rsidP="008439BE">
            <w:pPr>
              <w:rPr>
                <w:rFonts w:ascii="Roboto" w:eastAsia="Arial" w:hAnsi="Roboto" w:cs="Arial"/>
                <w:sz w:val="20"/>
              </w:rPr>
            </w:pPr>
            <w:r w:rsidRPr="008439BE">
              <w:rPr>
                <w:rFonts w:ascii="Roboto" w:eastAsia="Arial" w:hAnsi="Roboto" w:cs="Arial"/>
                <w:sz w:val="20"/>
              </w:rPr>
              <w:t>An Automated Generation Approach of Simulation Models for Checking Control/Monitoring System</w:t>
            </w:r>
            <w:r w:rsidR="00C627BE" w:rsidRPr="008439BE">
              <w:rPr>
                <w:rFonts w:ascii="Roboto" w:eastAsia="Arial" w:hAnsi="Roboto" w:cs="Arial"/>
                <w:sz w:val="20"/>
              </w:rPr>
              <w:t xml:space="preserve"> [1</w:t>
            </w:r>
            <w:r w:rsidR="00146454">
              <w:rPr>
                <w:rFonts w:ascii="Roboto" w:eastAsia="Arial" w:hAnsi="Roboto" w:cs="Arial"/>
                <w:sz w:val="20"/>
              </w:rPr>
              <w:t>] [</w:t>
            </w:r>
            <w:r w:rsidR="00146454">
              <w:rPr>
                <w:rFonts w:ascii="Roboto" w:hAnsi="Roboto"/>
                <w:sz w:val="20"/>
                <w:szCs w:val="7"/>
              </w:rPr>
              <w:t>Prat, 2017</w:t>
            </w:r>
            <w:r w:rsidR="00C627BE" w:rsidRPr="008439BE">
              <w:rPr>
                <w:rFonts w:ascii="Roboto" w:eastAsia="Arial" w:hAnsi="Roboto" w:cs="Arial"/>
                <w:sz w:val="20"/>
              </w:rPr>
              <w:t>]</w:t>
            </w:r>
          </w:p>
        </w:tc>
      </w:tr>
      <w:tr w:rsidR="001E752E" w:rsidRPr="008439BE" w14:paraId="48D05F32" w14:textId="77777777" w:rsidTr="00DF37EB">
        <w:trPr>
          <w:trHeight w:val="379"/>
          <w:jc w:val="center"/>
        </w:trPr>
        <w:tc>
          <w:tcPr>
            <w:tcW w:w="471" w:type="pct"/>
            <w:vAlign w:val="center"/>
          </w:tcPr>
          <w:p w14:paraId="65BCBF1F" w14:textId="7AA3480D" w:rsidR="001E752E" w:rsidRPr="008439BE" w:rsidRDefault="001E752E" w:rsidP="001E752E">
            <w:pPr>
              <w:jc w:val="center"/>
              <w:rPr>
                <w:rFonts w:ascii="Roboto" w:eastAsia="Arial" w:hAnsi="Roboto" w:cs="Arial"/>
                <w:sz w:val="20"/>
              </w:rPr>
            </w:pPr>
            <w:r w:rsidRPr="008439BE">
              <w:rPr>
                <w:rFonts w:ascii="Roboto" w:eastAsia="Arial" w:hAnsi="Roboto" w:cs="Arial"/>
                <w:sz w:val="20"/>
              </w:rPr>
              <w:t>W2</w:t>
            </w:r>
          </w:p>
        </w:tc>
        <w:tc>
          <w:tcPr>
            <w:tcW w:w="4529" w:type="pct"/>
            <w:vAlign w:val="center"/>
          </w:tcPr>
          <w:p w14:paraId="14FCFF07" w14:textId="0B21A50A" w:rsidR="001E752E" w:rsidRPr="008439BE" w:rsidRDefault="001E752E" w:rsidP="008439BE">
            <w:pPr>
              <w:rPr>
                <w:rFonts w:ascii="Roboto" w:eastAsia="Arial" w:hAnsi="Roboto" w:cs="Arial"/>
                <w:sz w:val="20"/>
              </w:rPr>
            </w:pPr>
            <w:r w:rsidRPr="008439BE">
              <w:rPr>
                <w:rFonts w:ascii="Roboto" w:eastAsia="Arial" w:hAnsi="Roboto" w:cs="Arial"/>
                <w:sz w:val="20"/>
              </w:rPr>
              <w:t>Automatic Model Generation for Virtual Commissioning based on Plant Engineering Data</w:t>
            </w:r>
            <w:r w:rsidR="00C627BE" w:rsidRPr="008439BE">
              <w:rPr>
                <w:rFonts w:ascii="Roboto" w:eastAsia="Arial" w:hAnsi="Roboto" w:cs="Arial"/>
                <w:sz w:val="20"/>
              </w:rPr>
              <w:t xml:space="preserve"> [2]</w:t>
            </w:r>
            <w:r w:rsidR="00146454">
              <w:rPr>
                <w:rFonts w:ascii="Roboto" w:eastAsia="Arial" w:hAnsi="Roboto" w:cs="Arial"/>
                <w:sz w:val="20"/>
              </w:rPr>
              <w:t xml:space="preserve"> [</w:t>
            </w:r>
            <w:r w:rsidR="00146454" w:rsidRPr="00146454">
              <w:rPr>
                <w:rFonts w:ascii="Roboto" w:hAnsi="Roboto"/>
                <w:sz w:val="20"/>
                <w:szCs w:val="20"/>
              </w:rPr>
              <w:t>Oppelt, Wolf, Drumm, Lutz, 2014</w:t>
            </w:r>
            <w:r w:rsidR="00146454">
              <w:rPr>
                <w:rFonts w:ascii="Roboto" w:eastAsia="Arial" w:hAnsi="Roboto" w:cs="Arial"/>
                <w:sz w:val="20"/>
              </w:rPr>
              <w:t>]</w:t>
            </w:r>
          </w:p>
        </w:tc>
      </w:tr>
      <w:tr w:rsidR="001E752E" w:rsidRPr="008439BE" w14:paraId="40861882" w14:textId="77777777" w:rsidTr="00DF37EB">
        <w:trPr>
          <w:trHeight w:val="400"/>
          <w:jc w:val="center"/>
        </w:trPr>
        <w:tc>
          <w:tcPr>
            <w:tcW w:w="471" w:type="pct"/>
            <w:vAlign w:val="center"/>
          </w:tcPr>
          <w:p w14:paraId="7CE0EF15" w14:textId="3447DA78" w:rsidR="001E752E" w:rsidRPr="008439BE" w:rsidRDefault="001E752E" w:rsidP="001E752E">
            <w:pPr>
              <w:jc w:val="center"/>
              <w:rPr>
                <w:rFonts w:ascii="Roboto" w:eastAsia="Arial" w:hAnsi="Roboto" w:cs="Arial"/>
                <w:sz w:val="20"/>
              </w:rPr>
            </w:pPr>
            <w:r w:rsidRPr="008439BE">
              <w:rPr>
                <w:rFonts w:ascii="Roboto" w:eastAsia="Arial" w:hAnsi="Roboto" w:cs="Arial"/>
                <w:sz w:val="20"/>
              </w:rPr>
              <w:t>W3</w:t>
            </w:r>
          </w:p>
        </w:tc>
        <w:tc>
          <w:tcPr>
            <w:tcW w:w="4529" w:type="pct"/>
            <w:vAlign w:val="center"/>
          </w:tcPr>
          <w:p w14:paraId="5C40E460" w14:textId="0FDE95CC" w:rsidR="001E752E" w:rsidRPr="008439BE" w:rsidRDefault="00573AAF" w:rsidP="008439BE">
            <w:pPr>
              <w:rPr>
                <w:rFonts w:ascii="Roboto" w:eastAsia="Arial" w:hAnsi="Roboto" w:cs="Arial"/>
                <w:sz w:val="20"/>
              </w:rPr>
            </w:pPr>
            <w:r w:rsidRPr="008439BE">
              <w:rPr>
                <w:rFonts w:ascii="Roboto" w:eastAsia="Arial" w:hAnsi="Roboto" w:cs="Arial"/>
                <w:sz w:val="20"/>
              </w:rPr>
              <w:t>A Grey-Box Approach for Automated GUI-Model Generation of Mobile Applications</w:t>
            </w:r>
            <w:r w:rsidR="00C627BE" w:rsidRPr="008439BE">
              <w:rPr>
                <w:rFonts w:ascii="Roboto" w:eastAsia="Arial" w:hAnsi="Roboto" w:cs="Arial"/>
                <w:sz w:val="20"/>
              </w:rPr>
              <w:t xml:space="preserve"> [3]</w:t>
            </w:r>
            <w:r w:rsidR="00146454">
              <w:rPr>
                <w:rFonts w:ascii="Roboto" w:eastAsia="Arial" w:hAnsi="Roboto" w:cs="Arial"/>
                <w:sz w:val="20"/>
              </w:rPr>
              <w:t xml:space="preserve"> [</w:t>
            </w:r>
            <w:r w:rsidR="00146454" w:rsidRPr="00146454">
              <w:rPr>
                <w:rFonts w:ascii="Roboto" w:eastAsia="Arial" w:hAnsi="Roboto" w:cs="Arial"/>
                <w:sz w:val="20"/>
              </w:rPr>
              <w:t>Yang, Prasad, Xie, 2013</w:t>
            </w:r>
            <w:r w:rsidR="00146454">
              <w:rPr>
                <w:rFonts w:ascii="Roboto" w:eastAsia="Arial" w:hAnsi="Roboto" w:cs="Arial"/>
                <w:sz w:val="20"/>
              </w:rPr>
              <w:t>]</w:t>
            </w:r>
          </w:p>
        </w:tc>
      </w:tr>
      <w:tr w:rsidR="001E752E" w:rsidRPr="008439BE" w14:paraId="07B01C57" w14:textId="77777777" w:rsidTr="00DF37EB">
        <w:trPr>
          <w:trHeight w:val="381"/>
          <w:jc w:val="center"/>
        </w:trPr>
        <w:tc>
          <w:tcPr>
            <w:tcW w:w="471" w:type="pct"/>
            <w:vAlign w:val="center"/>
          </w:tcPr>
          <w:p w14:paraId="736700B3" w14:textId="453736EC" w:rsidR="001E752E" w:rsidRPr="008439BE" w:rsidRDefault="001E752E" w:rsidP="001E752E">
            <w:pPr>
              <w:jc w:val="center"/>
              <w:rPr>
                <w:rFonts w:ascii="Roboto" w:eastAsia="Arial" w:hAnsi="Roboto" w:cs="Arial"/>
                <w:sz w:val="20"/>
              </w:rPr>
            </w:pPr>
            <w:r w:rsidRPr="008439BE">
              <w:rPr>
                <w:rFonts w:ascii="Roboto" w:eastAsia="Arial" w:hAnsi="Roboto" w:cs="Arial"/>
                <w:sz w:val="20"/>
              </w:rPr>
              <w:t>W4</w:t>
            </w:r>
          </w:p>
        </w:tc>
        <w:tc>
          <w:tcPr>
            <w:tcW w:w="4529" w:type="pct"/>
            <w:vAlign w:val="center"/>
          </w:tcPr>
          <w:p w14:paraId="5192CC30" w14:textId="2C18C396" w:rsidR="001E752E" w:rsidRPr="008439BE" w:rsidRDefault="00DC4ECE" w:rsidP="008439BE">
            <w:pPr>
              <w:rPr>
                <w:rFonts w:ascii="Roboto" w:eastAsia="Arial" w:hAnsi="Roboto" w:cs="Arial"/>
                <w:sz w:val="20"/>
              </w:rPr>
            </w:pPr>
            <w:r w:rsidRPr="00DC4ECE">
              <w:rPr>
                <w:rFonts w:ascii="Roboto" w:eastAsia="Arial" w:hAnsi="Roboto" w:cs="Arial"/>
                <w:sz w:val="20"/>
              </w:rPr>
              <w:t>Object-oriented engineering data exchange as a base for automatic generation of simulation models</w:t>
            </w:r>
            <w:r>
              <w:rPr>
                <w:rFonts w:ascii="Roboto" w:eastAsia="Arial" w:hAnsi="Roboto" w:cs="Arial"/>
                <w:sz w:val="20"/>
              </w:rPr>
              <w:t xml:space="preserve"> </w:t>
            </w:r>
            <w:r w:rsidR="004F5749">
              <w:rPr>
                <w:rFonts w:ascii="Roboto" w:eastAsia="Arial" w:hAnsi="Roboto" w:cs="Arial"/>
                <w:sz w:val="20"/>
              </w:rPr>
              <w:t xml:space="preserve">[7] </w:t>
            </w:r>
            <w:r>
              <w:rPr>
                <w:rFonts w:ascii="Roboto" w:eastAsia="Arial" w:hAnsi="Roboto" w:cs="Arial"/>
                <w:sz w:val="20"/>
              </w:rPr>
              <w:t>[</w:t>
            </w:r>
            <w:r w:rsidR="004F5749">
              <w:rPr>
                <w:rFonts w:ascii="Roboto" w:eastAsia="Arial" w:hAnsi="Roboto" w:cs="Arial"/>
                <w:sz w:val="20"/>
              </w:rPr>
              <w:t>Barth, Strube, Fay, Weber, Greifeneder, 2009</w:t>
            </w:r>
            <w:r>
              <w:rPr>
                <w:rFonts w:ascii="Roboto" w:eastAsia="Arial" w:hAnsi="Roboto" w:cs="Arial"/>
                <w:sz w:val="20"/>
              </w:rPr>
              <w:t>]</w:t>
            </w:r>
          </w:p>
        </w:tc>
      </w:tr>
      <w:tr w:rsidR="001E752E" w:rsidRPr="008439BE" w14:paraId="5600D780" w14:textId="77777777" w:rsidTr="00DF37EB">
        <w:trPr>
          <w:trHeight w:val="338"/>
          <w:jc w:val="center"/>
        </w:trPr>
        <w:tc>
          <w:tcPr>
            <w:tcW w:w="471" w:type="pct"/>
            <w:vAlign w:val="center"/>
          </w:tcPr>
          <w:p w14:paraId="33971CCA" w14:textId="19E23E98" w:rsidR="001E752E" w:rsidRPr="008439BE" w:rsidRDefault="001E752E" w:rsidP="001E752E">
            <w:pPr>
              <w:jc w:val="center"/>
              <w:rPr>
                <w:rFonts w:ascii="Roboto" w:eastAsia="Arial" w:hAnsi="Roboto" w:cs="Arial"/>
                <w:sz w:val="20"/>
              </w:rPr>
            </w:pPr>
            <w:r w:rsidRPr="008439BE">
              <w:rPr>
                <w:rFonts w:ascii="Roboto" w:eastAsia="Arial" w:hAnsi="Roboto" w:cs="Arial"/>
                <w:sz w:val="20"/>
              </w:rPr>
              <w:t>W</w:t>
            </w:r>
            <w:r w:rsidR="0055469A">
              <w:rPr>
                <w:rFonts w:ascii="Roboto" w:eastAsia="Arial" w:hAnsi="Roboto" w:cs="Arial"/>
                <w:sz w:val="20"/>
              </w:rPr>
              <w:t>5</w:t>
            </w:r>
          </w:p>
        </w:tc>
        <w:tc>
          <w:tcPr>
            <w:tcW w:w="4529" w:type="pct"/>
            <w:vAlign w:val="center"/>
          </w:tcPr>
          <w:p w14:paraId="47384D78" w14:textId="3536E86C" w:rsidR="001E752E" w:rsidRPr="008439BE" w:rsidRDefault="00C14761" w:rsidP="008439BE">
            <w:pPr>
              <w:rPr>
                <w:rFonts w:ascii="Roboto" w:eastAsia="Arial" w:hAnsi="Roboto" w:cs="Arial"/>
                <w:sz w:val="20"/>
              </w:rPr>
            </w:pPr>
            <w:r w:rsidRPr="00C14761">
              <w:rPr>
                <w:rFonts w:ascii="Roboto" w:eastAsia="Arial" w:hAnsi="Roboto" w:cs="Arial"/>
                <w:sz w:val="20"/>
              </w:rPr>
              <w:t>Automated Generation of Modular and Dynamic Industrial Process Plant Visualizations in a Manufacturing Execution System (MES)</w:t>
            </w:r>
            <w:r>
              <w:rPr>
                <w:rFonts w:ascii="Roboto" w:eastAsia="Arial" w:hAnsi="Roboto" w:cs="Arial"/>
                <w:sz w:val="20"/>
              </w:rPr>
              <w:t xml:space="preserve"> </w:t>
            </w:r>
            <w:r w:rsidR="00753146">
              <w:rPr>
                <w:rFonts w:ascii="Roboto" w:eastAsia="Arial" w:hAnsi="Roboto" w:cs="Arial"/>
                <w:sz w:val="20"/>
              </w:rPr>
              <w:t>[Romero Karam, 2018]</w:t>
            </w:r>
          </w:p>
        </w:tc>
      </w:tr>
    </w:tbl>
    <w:p w14:paraId="58147939" w14:textId="5AFA4ED1" w:rsidR="000645B9" w:rsidRPr="00755B67" w:rsidRDefault="00D81392" w:rsidP="00755B67">
      <w:pPr>
        <w:pStyle w:val="Caption"/>
        <w:spacing w:before="120"/>
        <w:jc w:val="center"/>
      </w:pPr>
      <w:bookmarkStart w:id="73" w:name="_Toc524048383"/>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1</w:t>
      </w:r>
      <w:r w:rsidR="00F011BF">
        <w:rPr>
          <w:noProof/>
        </w:rPr>
        <w:fldChar w:fldCharType="end"/>
      </w:r>
      <w:r>
        <w:t xml:space="preserve"> </w:t>
      </w:r>
      <w:r w:rsidRPr="005903D6">
        <w:t>Overview of related works</w:t>
      </w:r>
      <w:bookmarkEnd w:id="73"/>
    </w:p>
    <w:p w14:paraId="2FAA08EB" w14:textId="31FB51CC" w:rsidR="00B07307" w:rsidRDefault="00B07307" w:rsidP="00B07307">
      <w:pPr>
        <w:pStyle w:val="h3"/>
      </w:pPr>
      <w:bookmarkStart w:id="74" w:name="_Toc524108094"/>
      <w:r>
        <w:t xml:space="preserve">Comparison </w:t>
      </w:r>
      <w:r w:rsidR="00830F1E">
        <w:t>of</w:t>
      </w:r>
      <w:r>
        <w:t xml:space="preserve"> Related Works</w:t>
      </w:r>
      <w:bookmarkEnd w:id="74"/>
    </w:p>
    <w:p w14:paraId="18D32087" w14:textId="7A2417B8" w:rsidR="00B07307" w:rsidRDefault="00B07307" w:rsidP="00B07307">
      <w:pPr>
        <w:pStyle w:val="body"/>
      </w:pPr>
      <w:r>
        <w:t xml:space="preserve">The </w:t>
      </w:r>
      <w:r w:rsidR="00E209B8">
        <w:t>technical and conceptual</w:t>
      </w:r>
      <w:r>
        <w:t xml:space="preserve"> requirements</w:t>
      </w:r>
      <w:r w:rsidR="0097545F">
        <w:t xml:space="preserve"> to be addressed</w:t>
      </w:r>
      <w:r>
        <w:t xml:space="preserve"> </w:t>
      </w:r>
      <w:r w:rsidR="0097545F">
        <w:t xml:space="preserve">for this </w:t>
      </w:r>
      <w:r>
        <w:t xml:space="preserve">project compare </w:t>
      </w:r>
      <w:r w:rsidR="0097545F">
        <w:t>as follows to the previously listed set of related works</w:t>
      </w:r>
      <w:r w:rsidR="009F5C6E">
        <w:t xml:space="preserve">. </w:t>
      </w:r>
      <w:r w:rsidR="00604A6B">
        <w:t>The requirements were regarded with a more general perspective, rather than with one focused on P&amp;ID exclusively</w:t>
      </w:r>
      <w:r w:rsidR="00E9474C">
        <w:t xml:space="preserve"> </w:t>
      </w:r>
      <w:r w:rsidR="00604A6B">
        <w:t>(underlined part)</w:t>
      </w:r>
      <w:r w:rsidR="0097545F">
        <w:t>:</w:t>
      </w:r>
    </w:p>
    <w:p w14:paraId="2D9ACFB3" w14:textId="77777777" w:rsidR="0055469A" w:rsidRPr="00A16373" w:rsidRDefault="0055469A" w:rsidP="00B07307">
      <w:pPr>
        <w:pStyle w:val="body"/>
        <w:rPr>
          <w:sz w:val="6"/>
        </w:rPr>
      </w:pPr>
    </w:p>
    <w:tbl>
      <w:tblPr>
        <w:tblW w:w="5000" w:type="pct"/>
        <w:tblCellMar>
          <w:left w:w="0" w:type="dxa"/>
          <w:right w:w="0" w:type="dxa"/>
        </w:tblCellMar>
        <w:tblLook w:val="04A0" w:firstRow="1" w:lastRow="0" w:firstColumn="1" w:lastColumn="0" w:noHBand="0" w:noVBand="1"/>
      </w:tblPr>
      <w:tblGrid>
        <w:gridCol w:w="460"/>
        <w:gridCol w:w="8566"/>
      </w:tblGrid>
      <w:tr w:rsidR="00BA1CB7" w:rsidRPr="00573AAF" w14:paraId="710E2F56" w14:textId="77777777" w:rsidTr="00673DB0">
        <w:trPr>
          <w:trHeight w:val="379"/>
        </w:trPr>
        <w:tc>
          <w:tcPr>
            <w:tcW w:w="255" w:type="pct"/>
            <w:vAlign w:val="center"/>
          </w:tcPr>
          <w:p w14:paraId="5B99D735"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R1</w:t>
            </w:r>
          </w:p>
        </w:tc>
        <w:tc>
          <w:tcPr>
            <w:tcW w:w="4745" w:type="pct"/>
            <w:vAlign w:val="center"/>
          </w:tcPr>
          <w:p w14:paraId="37E1EB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Library of modular</w:t>
            </w:r>
            <w:r w:rsidRPr="00825814">
              <w:rPr>
                <w:rFonts w:ascii="Roboto" w:eastAsia="Arial" w:hAnsi="Roboto" w:cs="Arial"/>
                <w:sz w:val="18"/>
              </w:rPr>
              <w:t xml:space="preserve"> P&amp;ID </w:t>
            </w:r>
            <w:r w:rsidRPr="009F5C6E">
              <w:rPr>
                <w:rFonts w:ascii="Roboto" w:eastAsia="Arial" w:hAnsi="Roboto" w:cs="Arial"/>
                <w:sz w:val="18"/>
                <w:u w:val="single"/>
              </w:rPr>
              <w:t>Visualization Components</w:t>
            </w:r>
            <w:r w:rsidRPr="00825814">
              <w:rPr>
                <w:rFonts w:ascii="Roboto" w:eastAsia="Arial" w:hAnsi="Roboto" w:cs="Arial"/>
                <w:sz w:val="18"/>
              </w:rPr>
              <w:t xml:space="preserve"> According to Industry Standards</w:t>
            </w:r>
          </w:p>
        </w:tc>
      </w:tr>
      <w:tr w:rsidR="00BA1CB7" w:rsidRPr="00573AAF" w14:paraId="025293FF" w14:textId="77777777" w:rsidTr="00673DB0">
        <w:trPr>
          <w:trHeight w:val="379"/>
        </w:trPr>
        <w:tc>
          <w:tcPr>
            <w:tcW w:w="255" w:type="pct"/>
            <w:vAlign w:val="center"/>
          </w:tcPr>
          <w:p w14:paraId="483AE21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R2</w:t>
            </w:r>
          </w:p>
        </w:tc>
        <w:tc>
          <w:tcPr>
            <w:tcW w:w="4745" w:type="pct"/>
            <w:vAlign w:val="center"/>
          </w:tcPr>
          <w:p w14:paraId="15FF68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User Friendly Graphical User Interface (GUI)</w:t>
            </w:r>
            <w:r w:rsidRPr="00825814">
              <w:rPr>
                <w:rFonts w:ascii="Roboto" w:eastAsia="Arial" w:hAnsi="Roboto" w:cs="Arial"/>
                <w:sz w:val="18"/>
              </w:rPr>
              <w:t xml:space="preserve"> Boardlet for Creation of P&amp;ID Visualizations</w:t>
            </w:r>
          </w:p>
        </w:tc>
      </w:tr>
      <w:tr w:rsidR="00BA1CB7" w:rsidRPr="00573AAF" w14:paraId="1663AC5E" w14:textId="77777777" w:rsidTr="00673DB0">
        <w:trPr>
          <w:trHeight w:val="400"/>
        </w:trPr>
        <w:tc>
          <w:tcPr>
            <w:tcW w:w="255" w:type="pct"/>
            <w:vAlign w:val="center"/>
          </w:tcPr>
          <w:p w14:paraId="35044E91"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R3</w:t>
            </w:r>
          </w:p>
        </w:tc>
        <w:tc>
          <w:tcPr>
            <w:tcW w:w="4745" w:type="pct"/>
            <w:vAlign w:val="center"/>
          </w:tcPr>
          <w:p w14:paraId="0146DB9C" w14:textId="38711521" w:rsidR="00BA1CB7" w:rsidRPr="00573AAF" w:rsidRDefault="00BA1CB7" w:rsidP="00673DB0">
            <w:pPr>
              <w:ind w:left="160"/>
              <w:rPr>
                <w:rFonts w:ascii="Roboto" w:eastAsia="Arial" w:hAnsi="Roboto" w:cs="Arial"/>
                <w:sz w:val="18"/>
              </w:rPr>
            </w:pPr>
            <w:r w:rsidRPr="00825814">
              <w:rPr>
                <w:rFonts w:ascii="Roboto" w:eastAsia="Arial" w:hAnsi="Roboto" w:cs="Arial"/>
                <w:sz w:val="18"/>
              </w:rPr>
              <w:t xml:space="preserve">Client-Side </w:t>
            </w:r>
            <w:r w:rsidRPr="001B1F8D">
              <w:rPr>
                <w:rFonts w:ascii="Roboto" w:eastAsia="Arial" w:hAnsi="Roboto" w:cs="Arial"/>
                <w:sz w:val="18"/>
              </w:rPr>
              <w:t xml:space="preserve">Script for the </w:t>
            </w:r>
            <w:r w:rsidRPr="00AD5EB0">
              <w:rPr>
                <w:rFonts w:ascii="Roboto" w:eastAsia="Arial" w:hAnsi="Roboto" w:cs="Arial"/>
                <w:sz w:val="18"/>
                <w:u w:val="single"/>
              </w:rPr>
              <w:t>Automated</w:t>
            </w:r>
            <w:r w:rsidRPr="00825814">
              <w:rPr>
                <w:rFonts w:ascii="Roboto" w:eastAsia="Arial" w:hAnsi="Roboto" w:cs="Arial"/>
                <w:sz w:val="18"/>
              </w:rPr>
              <w:t xml:space="preserve"> P&amp;ID </w:t>
            </w:r>
            <w:r w:rsidRPr="001B1F8D">
              <w:rPr>
                <w:rFonts w:ascii="Roboto" w:eastAsia="Arial" w:hAnsi="Roboto" w:cs="Arial"/>
                <w:sz w:val="18"/>
                <w:u w:val="single"/>
              </w:rPr>
              <w:t xml:space="preserve">Visualization Generation </w:t>
            </w:r>
            <w:r w:rsidRPr="00825814">
              <w:rPr>
                <w:rFonts w:ascii="Roboto" w:eastAsia="Arial" w:hAnsi="Roboto" w:cs="Arial"/>
                <w:sz w:val="18"/>
              </w:rPr>
              <w:t>as an XML File</w:t>
            </w:r>
          </w:p>
        </w:tc>
      </w:tr>
      <w:tr w:rsidR="00BA1CB7" w:rsidRPr="00573AAF" w14:paraId="754AE06E" w14:textId="77777777" w:rsidTr="00673DB0">
        <w:trPr>
          <w:trHeight w:val="381"/>
        </w:trPr>
        <w:tc>
          <w:tcPr>
            <w:tcW w:w="255" w:type="pct"/>
            <w:vAlign w:val="center"/>
          </w:tcPr>
          <w:p w14:paraId="08D84A93"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R4</w:t>
            </w:r>
          </w:p>
        </w:tc>
        <w:tc>
          <w:tcPr>
            <w:tcW w:w="4745" w:type="pct"/>
            <w:vAlign w:val="center"/>
          </w:tcPr>
          <w:p w14:paraId="6CB19FC3" w14:textId="46523907" w:rsidR="00BA1CB7" w:rsidRPr="00573AAF" w:rsidRDefault="00BE4CDE" w:rsidP="00673DB0">
            <w:pPr>
              <w:ind w:left="160"/>
              <w:rPr>
                <w:rFonts w:ascii="Roboto" w:eastAsia="Arial" w:hAnsi="Roboto" w:cs="Arial"/>
                <w:sz w:val="18"/>
              </w:rPr>
            </w:pPr>
            <w:r w:rsidRPr="001B1F8D">
              <w:rPr>
                <w:rFonts w:ascii="Roboto" w:eastAsia="Arial" w:hAnsi="Roboto" w:cs="Arial"/>
                <w:sz w:val="18"/>
                <w:u w:val="single"/>
              </w:rPr>
              <w:t>Mapping of</w:t>
            </w:r>
            <w:r w:rsidRPr="00825814">
              <w:rPr>
                <w:rFonts w:ascii="Roboto" w:eastAsia="Arial" w:hAnsi="Roboto" w:cs="Arial"/>
                <w:sz w:val="18"/>
              </w:rPr>
              <w:t xml:space="preserve"> Physical Plant </w:t>
            </w:r>
            <w:r w:rsidRPr="001B1F8D">
              <w:rPr>
                <w:rFonts w:ascii="Roboto" w:eastAsia="Arial" w:hAnsi="Roboto" w:cs="Arial"/>
                <w:sz w:val="18"/>
                <w:u w:val="single"/>
              </w:rPr>
              <w:t>Instances to Corresponding Visualization Component</w:t>
            </w:r>
          </w:p>
        </w:tc>
      </w:tr>
      <w:tr w:rsidR="00BA1CB7" w:rsidRPr="00573AAF" w14:paraId="1CB0CBCE" w14:textId="77777777" w:rsidTr="00673DB0">
        <w:trPr>
          <w:trHeight w:val="381"/>
        </w:trPr>
        <w:tc>
          <w:tcPr>
            <w:tcW w:w="255" w:type="pct"/>
            <w:vAlign w:val="center"/>
          </w:tcPr>
          <w:p w14:paraId="5490C37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R5</w:t>
            </w:r>
          </w:p>
        </w:tc>
        <w:tc>
          <w:tcPr>
            <w:tcW w:w="4745" w:type="pct"/>
            <w:vAlign w:val="center"/>
          </w:tcPr>
          <w:p w14:paraId="50A673AE" w14:textId="593639C3" w:rsidR="00BA1CB7" w:rsidRPr="00573AAF" w:rsidRDefault="00495B7C" w:rsidP="00673DB0">
            <w:pPr>
              <w:ind w:left="160"/>
              <w:rPr>
                <w:rFonts w:ascii="Roboto" w:eastAsia="Arial" w:hAnsi="Roboto" w:cs="Arial"/>
                <w:sz w:val="18"/>
              </w:rPr>
            </w:pPr>
            <w:r w:rsidRPr="001B1F8D">
              <w:rPr>
                <w:rFonts w:ascii="Roboto" w:eastAsia="Arial" w:hAnsi="Roboto" w:cs="Arial"/>
                <w:sz w:val="18"/>
                <w:u w:val="single"/>
              </w:rPr>
              <w:t>Automatic Type Detection</w:t>
            </w:r>
            <w:r w:rsidRPr="00825814">
              <w:rPr>
                <w:rFonts w:ascii="Roboto" w:eastAsia="Arial" w:hAnsi="Roboto" w:cs="Arial"/>
                <w:sz w:val="18"/>
              </w:rPr>
              <w:t xml:space="preserve"> and Simplification of Connections</w:t>
            </w:r>
          </w:p>
        </w:tc>
      </w:tr>
      <w:tr w:rsidR="00BA1CB7" w:rsidRPr="00573AAF" w14:paraId="0A813822" w14:textId="77777777" w:rsidTr="00673DB0">
        <w:trPr>
          <w:trHeight w:val="338"/>
        </w:trPr>
        <w:tc>
          <w:tcPr>
            <w:tcW w:w="255" w:type="pct"/>
            <w:vAlign w:val="center"/>
          </w:tcPr>
          <w:p w14:paraId="45875F6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R6</w:t>
            </w:r>
          </w:p>
        </w:tc>
        <w:tc>
          <w:tcPr>
            <w:tcW w:w="4745" w:type="pct"/>
            <w:vAlign w:val="center"/>
          </w:tcPr>
          <w:p w14:paraId="7563A36B" w14:textId="52C37EDD" w:rsidR="00BA1CB7" w:rsidRPr="00573AAF" w:rsidRDefault="00495B7C" w:rsidP="00673DB0">
            <w:pPr>
              <w:ind w:left="159"/>
              <w:rPr>
                <w:rFonts w:ascii="Roboto" w:eastAsia="Arial" w:hAnsi="Roboto" w:cs="Arial"/>
                <w:sz w:val="18"/>
              </w:rPr>
            </w:pPr>
            <w:r w:rsidRPr="001B1F8D">
              <w:rPr>
                <w:rFonts w:ascii="Roboto" w:eastAsia="Arial" w:hAnsi="Roboto" w:cs="Arial"/>
                <w:sz w:val="18"/>
              </w:rPr>
              <w:t xml:space="preserve">Declarative </w:t>
            </w:r>
            <w:r w:rsidRPr="001B1F8D">
              <w:rPr>
                <w:rFonts w:ascii="Roboto" w:eastAsia="Arial" w:hAnsi="Roboto" w:cs="Arial"/>
                <w:sz w:val="18"/>
                <w:u w:val="single"/>
              </w:rPr>
              <w:t>specification of Graphing Constraints</w:t>
            </w:r>
            <w:r w:rsidRPr="00825814">
              <w:rPr>
                <w:rFonts w:ascii="Roboto" w:eastAsia="Arial" w:hAnsi="Roboto" w:cs="Arial"/>
                <w:sz w:val="18"/>
              </w:rPr>
              <w:t xml:space="preserve"> in Form of Tags</w:t>
            </w:r>
          </w:p>
        </w:tc>
      </w:tr>
      <w:tr w:rsidR="00BA1CB7" w:rsidRPr="00573AAF" w14:paraId="4918885E" w14:textId="77777777" w:rsidTr="00673DB0">
        <w:trPr>
          <w:trHeight w:val="338"/>
        </w:trPr>
        <w:tc>
          <w:tcPr>
            <w:tcW w:w="255" w:type="pct"/>
            <w:vAlign w:val="center"/>
          </w:tcPr>
          <w:p w14:paraId="1A53385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R7</w:t>
            </w:r>
          </w:p>
        </w:tc>
        <w:tc>
          <w:tcPr>
            <w:tcW w:w="4745" w:type="pct"/>
            <w:vAlign w:val="center"/>
          </w:tcPr>
          <w:p w14:paraId="05A5EA42" w14:textId="327A294E" w:rsidR="00BA1CB7" w:rsidRPr="00573AAF" w:rsidRDefault="00495B7C" w:rsidP="00673DB0">
            <w:pPr>
              <w:ind w:left="159"/>
              <w:rPr>
                <w:rFonts w:ascii="Roboto" w:eastAsia="Arial" w:hAnsi="Roboto" w:cs="Arial"/>
                <w:sz w:val="18"/>
              </w:rPr>
            </w:pPr>
            <w:r w:rsidRPr="00825814">
              <w:rPr>
                <w:rFonts w:ascii="Roboto" w:eastAsia="Arial" w:hAnsi="Roboto" w:cs="Arial"/>
                <w:sz w:val="18"/>
              </w:rPr>
              <w:t xml:space="preserve">P&amp;ID </w:t>
            </w:r>
            <w:r w:rsidRPr="001B1F8D">
              <w:rPr>
                <w:rFonts w:ascii="Roboto" w:eastAsia="Arial" w:hAnsi="Roboto" w:cs="Arial"/>
                <w:sz w:val="18"/>
                <w:u w:val="single"/>
              </w:rPr>
              <w:t>Graphing Algorithm</w:t>
            </w:r>
          </w:p>
        </w:tc>
      </w:tr>
      <w:tr w:rsidR="00BA1CB7" w:rsidRPr="00573AAF" w14:paraId="762F6CA2" w14:textId="77777777" w:rsidTr="00673DB0">
        <w:trPr>
          <w:trHeight w:val="338"/>
        </w:trPr>
        <w:tc>
          <w:tcPr>
            <w:tcW w:w="255" w:type="pct"/>
            <w:vAlign w:val="center"/>
          </w:tcPr>
          <w:p w14:paraId="4D34664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R8</w:t>
            </w:r>
          </w:p>
        </w:tc>
        <w:tc>
          <w:tcPr>
            <w:tcW w:w="4745" w:type="pct"/>
            <w:vAlign w:val="center"/>
          </w:tcPr>
          <w:p w14:paraId="6E455DE1" w14:textId="5AD7ED7D" w:rsidR="00BA1CB7" w:rsidRPr="00573AAF" w:rsidRDefault="00495B7C" w:rsidP="00673DB0">
            <w:pPr>
              <w:ind w:left="159"/>
              <w:rPr>
                <w:rFonts w:ascii="Roboto" w:eastAsia="Arial" w:hAnsi="Roboto" w:cs="Arial"/>
                <w:sz w:val="18"/>
              </w:rPr>
            </w:pPr>
            <w:r w:rsidRPr="001B1F8D">
              <w:rPr>
                <w:rFonts w:ascii="Roboto" w:eastAsia="Arial" w:hAnsi="Roboto" w:cs="Arial"/>
                <w:sz w:val="18"/>
                <w:u w:val="single"/>
              </w:rPr>
              <w:t>Dynamic Real-Time Display of</w:t>
            </w:r>
            <w:r w:rsidRPr="00825814">
              <w:rPr>
                <w:rFonts w:ascii="Roboto" w:eastAsia="Arial" w:hAnsi="Roboto" w:cs="Arial"/>
                <w:sz w:val="18"/>
              </w:rPr>
              <w:t xml:space="preserve"> Process </w:t>
            </w:r>
            <w:r w:rsidRPr="001B1F8D">
              <w:rPr>
                <w:rFonts w:ascii="Roboto" w:eastAsia="Arial" w:hAnsi="Roboto" w:cs="Arial"/>
                <w:sz w:val="18"/>
                <w:u w:val="single"/>
              </w:rPr>
              <w:t>Variables</w:t>
            </w:r>
            <w:r w:rsidRPr="00825814">
              <w:rPr>
                <w:rFonts w:ascii="Roboto" w:eastAsia="Arial" w:hAnsi="Roboto" w:cs="Arial"/>
                <w:sz w:val="18"/>
              </w:rPr>
              <w:t xml:space="preserve"> in the P&amp;ID Visualization</w:t>
            </w:r>
          </w:p>
        </w:tc>
      </w:tr>
      <w:tr w:rsidR="00BA1CB7" w:rsidRPr="00573AAF" w14:paraId="56B4013A" w14:textId="77777777" w:rsidTr="00673DB0">
        <w:trPr>
          <w:trHeight w:val="338"/>
        </w:trPr>
        <w:tc>
          <w:tcPr>
            <w:tcW w:w="255" w:type="pct"/>
            <w:vAlign w:val="center"/>
          </w:tcPr>
          <w:p w14:paraId="1467724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R9</w:t>
            </w:r>
          </w:p>
        </w:tc>
        <w:tc>
          <w:tcPr>
            <w:tcW w:w="4745" w:type="pct"/>
            <w:vAlign w:val="center"/>
          </w:tcPr>
          <w:p w14:paraId="5F979ECD" w14:textId="28BEB751" w:rsidR="00BA1CB7" w:rsidRPr="00573AAF" w:rsidRDefault="00495B7C" w:rsidP="00673DB0">
            <w:pPr>
              <w:keepNext/>
              <w:ind w:left="159"/>
              <w:rPr>
                <w:rFonts w:ascii="Roboto" w:eastAsia="Arial" w:hAnsi="Roboto" w:cs="Arial"/>
                <w:sz w:val="18"/>
              </w:rPr>
            </w:pPr>
            <w:r w:rsidRPr="001B1F8D">
              <w:rPr>
                <w:rFonts w:ascii="Roboto" w:eastAsia="Arial" w:hAnsi="Roboto" w:cs="Arial"/>
                <w:sz w:val="18"/>
                <w:u w:val="single"/>
              </w:rPr>
              <w:t>Prototypal Implementation</w:t>
            </w:r>
            <w:r w:rsidRPr="00825814">
              <w:rPr>
                <w:rFonts w:ascii="Roboto" w:eastAsia="Arial" w:hAnsi="Roboto" w:cs="Arial"/>
                <w:sz w:val="18"/>
              </w:rPr>
              <w:t xml:space="preserve"> in the Infrastructure of a MES (</w:t>
            </w:r>
            <w:r w:rsidRPr="005F2D4C">
              <w:rPr>
                <w:rFonts w:ascii="Roboto" w:eastAsia="Arial" w:hAnsi="Roboto" w:cs="Arial"/>
                <w:sz w:val="18"/>
              </w:rPr>
              <w:t>Legato Web Application</w:t>
            </w:r>
            <w:r w:rsidRPr="00825814">
              <w:rPr>
                <w:rFonts w:ascii="Roboto" w:eastAsia="Arial" w:hAnsi="Roboto" w:cs="Arial"/>
                <w:sz w:val="18"/>
              </w:rPr>
              <w:t>) and Documentation</w:t>
            </w:r>
          </w:p>
        </w:tc>
      </w:tr>
    </w:tbl>
    <w:p w14:paraId="6AA99E7B" w14:textId="738616C2" w:rsidR="00A16373" w:rsidRPr="00655B27" w:rsidRDefault="00BA1CB7" w:rsidP="00655B27">
      <w:pPr>
        <w:pStyle w:val="Caption"/>
        <w:spacing w:before="120"/>
        <w:jc w:val="center"/>
      </w:pPr>
      <w:r>
        <w:t>Table 2 Overview of project technical and conceptual requirements</w:t>
      </w:r>
      <w:r w:rsidR="00E9474C">
        <w:t>.</w:t>
      </w:r>
    </w:p>
    <w:p w14:paraId="0F3E45D3" w14:textId="77777777" w:rsidR="002367E0" w:rsidRPr="00F923FE" w:rsidRDefault="002367E0" w:rsidP="00755B67">
      <w:pPr>
        <w:pStyle w:val="body"/>
        <w:rPr>
          <w:sz w:val="8"/>
        </w:rPr>
      </w:pPr>
    </w:p>
    <w:tbl>
      <w:tblPr>
        <w:tblW w:w="5000" w:type="pct"/>
        <w:jc w:val="center"/>
        <w:tblCellMar>
          <w:left w:w="0" w:type="dxa"/>
          <w:right w:w="0" w:type="dxa"/>
        </w:tblCellMar>
        <w:tblLook w:val="04A0" w:firstRow="1" w:lastRow="0" w:firstColumn="1" w:lastColumn="0" w:noHBand="0" w:noVBand="1"/>
      </w:tblPr>
      <w:tblGrid>
        <w:gridCol w:w="678"/>
        <w:gridCol w:w="930"/>
        <w:gridCol w:w="928"/>
        <w:gridCol w:w="928"/>
        <w:gridCol w:w="928"/>
        <w:gridCol w:w="928"/>
        <w:gridCol w:w="928"/>
        <w:gridCol w:w="928"/>
        <w:gridCol w:w="926"/>
        <w:gridCol w:w="924"/>
      </w:tblGrid>
      <w:tr w:rsidR="00F64261" w:rsidRPr="00404E13" w14:paraId="13BDF3B1" w14:textId="005A7F95" w:rsidTr="00F64261">
        <w:trPr>
          <w:trHeight w:val="264"/>
          <w:jc w:val="center"/>
        </w:trPr>
        <w:tc>
          <w:tcPr>
            <w:tcW w:w="376" w:type="pct"/>
            <w:tcBorders>
              <w:bottom w:val="single" w:sz="12" w:space="0" w:color="auto"/>
            </w:tcBorders>
          </w:tcPr>
          <w:p w14:paraId="1E337814" w14:textId="689C7EC5" w:rsidR="00F64261" w:rsidRDefault="00F64261" w:rsidP="00573AAF">
            <w:pPr>
              <w:ind w:left="120"/>
              <w:jc w:val="center"/>
              <w:rPr>
                <w:rFonts w:ascii="Roboto" w:hAnsi="Roboto"/>
                <w:b/>
                <w:sz w:val="20"/>
                <w:szCs w:val="20"/>
              </w:rPr>
            </w:pPr>
            <w:r>
              <w:rPr>
                <w:rFonts w:ascii="Roboto" w:hAnsi="Roboto"/>
                <w:b/>
                <w:sz w:val="20"/>
                <w:szCs w:val="20"/>
              </w:rPr>
              <w:t>Work</w:t>
            </w:r>
          </w:p>
          <w:p w14:paraId="588E9B65" w14:textId="66CE94E8" w:rsidR="00F64261" w:rsidRPr="00EE627D" w:rsidRDefault="00F64261" w:rsidP="00573AAF">
            <w:pPr>
              <w:ind w:left="120"/>
              <w:jc w:val="center"/>
              <w:rPr>
                <w:rFonts w:ascii="Roboto" w:hAnsi="Roboto"/>
                <w:b/>
                <w:sz w:val="20"/>
                <w:szCs w:val="20"/>
              </w:rPr>
            </w:pPr>
          </w:p>
        </w:tc>
        <w:tc>
          <w:tcPr>
            <w:tcW w:w="515" w:type="pct"/>
            <w:tcBorders>
              <w:bottom w:val="single" w:sz="12" w:space="0" w:color="auto"/>
            </w:tcBorders>
          </w:tcPr>
          <w:p w14:paraId="71EC5D23" w14:textId="704C11DF" w:rsidR="00F64261" w:rsidRPr="00EE627D" w:rsidRDefault="00F64261" w:rsidP="002E5F67">
            <w:pPr>
              <w:ind w:left="160"/>
              <w:jc w:val="center"/>
              <w:rPr>
                <w:rFonts w:ascii="Roboto" w:hAnsi="Roboto"/>
                <w:b/>
                <w:sz w:val="20"/>
                <w:szCs w:val="20"/>
              </w:rPr>
            </w:pPr>
            <w:r>
              <w:rPr>
                <w:rFonts w:ascii="Roboto" w:eastAsia="Arial" w:hAnsi="Roboto" w:cs="Arial"/>
                <w:b/>
                <w:sz w:val="20"/>
              </w:rPr>
              <w:t>R1</w:t>
            </w:r>
          </w:p>
        </w:tc>
        <w:tc>
          <w:tcPr>
            <w:tcW w:w="514" w:type="pct"/>
            <w:tcBorders>
              <w:bottom w:val="single" w:sz="12" w:space="0" w:color="auto"/>
            </w:tcBorders>
          </w:tcPr>
          <w:p w14:paraId="019EB765" w14:textId="386D1C7E" w:rsidR="00F64261" w:rsidRDefault="00F64261" w:rsidP="002E5F67">
            <w:pPr>
              <w:ind w:left="160"/>
              <w:jc w:val="center"/>
              <w:rPr>
                <w:rFonts w:ascii="Roboto" w:eastAsia="Arial" w:hAnsi="Roboto" w:cs="Arial"/>
                <w:b/>
                <w:sz w:val="20"/>
              </w:rPr>
            </w:pPr>
            <w:r>
              <w:rPr>
                <w:rFonts w:ascii="Roboto" w:eastAsia="Arial" w:hAnsi="Roboto" w:cs="Arial"/>
                <w:b/>
                <w:sz w:val="20"/>
              </w:rPr>
              <w:t>R2</w:t>
            </w:r>
          </w:p>
        </w:tc>
        <w:tc>
          <w:tcPr>
            <w:tcW w:w="514" w:type="pct"/>
            <w:tcBorders>
              <w:bottom w:val="single" w:sz="12" w:space="0" w:color="auto"/>
            </w:tcBorders>
          </w:tcPr>
          <w:p w14:paraId="65AFE17E" w14:textId="4CFB630A" w:rsidR="00F64261" w:rsidRDefault="00F64261" w:rsidP="002E5F67">
            <w:pPr>
              <w:ind w:left="160"/>
              <w:jc w:val="center"/>
              <w:rPr>
                <w:rFonts w:ascii="Roboto" w:eastAsia="Arial" w:hAnsi="Roboto" w:cs="Arial"/>
                <w:b/>
                <w:sz w:val="20"/>
              </w:rPr>
            </w:pPr>
            <w:r>
              <w:rPr>
                <w:rFonts w:ascii="Roboto" w:eastAsia="Arial" w:hAnsi="Roboto" w:cs="Arial"/>
                <w:b/>
                <w:sz w:val="20"/>
              </w:rPr>
              <w:t>R3</w:t>
            </w:r>
          </w:p>
        </w:tc>
        <w:tc>
          <w:tcPr>
            <w:tcW w:w="514" w:type="pct"/>
            <w:tcBorders>
              <w:bottom w:val="single" w:sz="12" w:space="0" w:color="auto"/>
            </w:tcBorders>
          </w:tcPr>
          <w:p w14:paraId="2D76B465" w14:textId="7650CBA5" w:rsidR="00F64261" w:rsidRDefault="00F64261" w:rsidP="002E5F67">
            <w:pPr>
              <w:ind w:left="160"/>
              <w:jc w:val="center"/>
              <w:rPr>
                <w:rFonts w:ascii="Roboto" w:eastAsia="Arial" w:hAnsi="Roboto" w:cs="Arial"/>
                <w:b/>
                <w:sz w:val="20"/>
              </w:rPr>
            </w:pPr>
            <w:r>
              <w:rPr>
                <w:rFonts w:ascii="Roboto" w:eastAsia="Arial" w:hAnsi="Roboto" w:cs="Arial"/>
                <w:b/>
                <w:sz w:val="20"/>
              </w:rPr>
              <w:t>R4</w:t>
            </w:r>
          </w:p>
        </w:tc>
        <w:tc>
          <w:tcPr>
            <w:tcW w:w="514" w:type="pct"/>
            <w:tcBorders>
              <w:bottom w:val="single" w:sz="12" w:space="0" w:color="auto"/>
            </w:tcBorders>
          </w:tcPr>
          <w:p w14:paraId="1137B050" w14:textId="0FABE978" w:rsidR="00F64261" w:rsidRDefault="00F64261" w:rsidP="002E5F67">
            <w:pPr>
              <w:ind w:left="160"/>
              <w:jc w:val="center"/>
              <w:rPr>
                <w:rFonts w:ascii="Roboto" w:eastAsia="Arial" w:hAnsi="Roboto" w:cs="Arial"/>
                <w:b/>
                <w:sz w:val="20"/>
              </w:rPr>
            </w:pPr>
            <w:r>
              <w:rPr>
                <w:rFonts w:ascii="Roboto" w:eastAsia="Arial" w:hAnsi="Roboto" w:cs="Arial"/>
                <w:b/>
                <w:sz w:val="20"/>
              </w:rPr>
              <w:t>R5</w:t>
            </w:r>
          </w:p>
        </w:tc>
        <w:tc>
          <w:tcPr>
            <w:tcW w:w="514" w:type="pct"/>
            <w:tcBorders>
              <w:bottom w:val="single" w:sz="12" w:space="0" w:color="auto"/>
            </w:tcBorders>
          </w:tcPr>
          <w:p w14:paraId="5787EBFB" w14:textId="161686B8" w:rsidR="00F64261" w:rsidRDefault="00F64261" w:rsidP="002E5F67">
            <w:pPr>
              <w:ind w:left="160"/>
              <w:jc w:val="center"/>
              <w:rPr>
                <w:rFonts w:ascii="Roboto" w:eastAsia="Arial" w:hAnsi="Roboto" w:cs="Arial"/>
                <w:b/>
                <w:sz w:val="20"/>
              </w:rPr>
            </w:pPr>
            <w:r>
              <w:rPr>
                <w:rFonts w:ascii="Roboto" w:eastAsia="Arial" w:hAnsi="Roboto" w:cs="Arial"/>
                <w:b/>
                <w:sz w:val="20"/>
              </w:rPr>
              <w:t>R6</w:t>
            </w:r>
          </w:p>
        </w:tc>
        <w:tc>
          <w:tcPr>
            <w:tcW w:w="514" w:type="pct"/>
            <w:tcBorders>
              <w:bottom w:val="single" w:sz="12" w:space="0" w:color="auto"/>
            </w:tcBorders>
          </w:tcPr>
          <w:p w14:paraId="64E86E4A" w14:textId="66B01477" w:rsidR="00F64261" w:rsidRDefault="00F64261" w:rsidP="002E5F67">
            <w:pPr>
              <w:ind w:left="160"/>
              <w:jc w:val="center"/>
              <w:rPr>
                <w:rFonts w:ascii="Roboto" w:eastAsia="Arial" w:hAnsi="Roboto" w:cs="Arial"/>
                <w:b/>
                <w:sz w:val="20"/>
              </w:rPr>
            </w:pPr>
            <w:r>
              <w:rPr>
                <w:rFonts w:ascii="Roboto" w:eastAsia="Arial" w:hAnsi="Roboto" w:cs="Arial"/>
                <w:b/>
                <w:sz w:val="20"/>
              </w:rPr>
              <w:t>R7</w:t>
            </w:r>
          </w:p>
        </w:tc>
        <w:tc>
          <w:tcPr>
            <w:tcW w:w="513" w:type="pct"/>
            <w:tcBorders>
              <w:bottom w:val="single" w:sz="12" w:space="0" w:color="auto"/>
            </w:tcBorders>
          </w:tcPr>
          <w:p w14:paraId="6F1156CE" w14:textId="74C30196" w:rsidR="00F64261" w:rsidRDefault="00F64261" w:rsidP="002E5F67">
            <w:pPr>
              <w:ind w:left="160"/>
              <w:jc w:val="center"/>
              <w:rPr>
                <w:rFonts w:ascii="Roboto" w:eastAsia="Arial" w:hAnsi="Roboto" w:cs="Arial"/>
                <w:b/>
                <w:sz w:val="20"/>
              </w:rPr>
            </w:pPr>
            <w:r>
              <w:rPr>
                <w:rFonts w:ascii="Roboto" w:eastAsia="Arial" w:hAnsi="Roboto" w:cs="Arial"/>
                <w:b/>
                <w:sz w:val="20"/>
              </w:rPr>
              <w:t>R8</w:t>
            </w:r>
          </w:p>
        </w:tc>
        <w:tc>
          <w:tcPr>
            <w:tcW w:w="512" w:type="pct"/>
            <w:tcBorders>
              <w:bottom w:val="single" w:sz="12" w:space="0" w:color="auto"/>
            </w:tcBorders>
          </w:tcPr>
          <w:p w14:paraId="2ADD36F8" w14:textId="1D676BC7" w:rsidR="00F64261" w:rsidRDefault="00F64261" w:rsidP="002E5F67">
            <w:pPr>
              <w:ind w:left="160"/>
              <w:jc w:val="center"/>
              <w:rPr>
                <w:rFonts w:ascii="Roboto" w:eastAsia="Arial" w:hAnsi="Roboto" w:cs="Arial"/>
                <w:b/>
                <w:sz w:val="20"/>
              </w:rPr>
            </w:pPr>
            <w:r>
              <w:rPr>
                <w:rFonts w:ascii="Roboto" w:eastAsia="Arial" w:hAnsi="Roboto" w:cs="Arial"/>
                <w:b/>
                <w:sz w:val="20"/>
              </w:rPr>
              <w:t>R9</w:t>
            </w:r>
          </w:p>
        </w:tc>
      </w:tr>
      <w:tr w:rsidR="000B1A92" w:rsidRPr="00404E13" w14:paraId="2D8DCE56" w14:textId="039298A6" w:rsidTr="000B0A5D">
        <w:trPr>
          <w:trHeight w:val="383"/>
          <w:jc w:val="center"/>
        </w:trPr>
        <w:tc>
          <w:tcPr>
            <w:tcW w:w="376" w:type="pct"/>
            <w:tcBorders>
              <w:top w:val="single" w:sz="12" w:space="0" w:color="auto"/>
            </w:tcBorders>
            <w:vAlign w:val="center"/>
          </w:tcPr>
          <w:p w14:paraId="793A7708" w14:textId="1EC7E3D7" w:rsidR="000B1A92" w:rsidRPr="00EE627D" w:rsidRDefault="000B1A92" w:rsidP="000B1A92">
            <w:pPr>
              <w:jc w:val="center"/>
              <w:rPr>
                <w:rFonts w:ascii="Roboto" w:hAnsi="Roboto"/>
                <w:sz w:val="20"/>
                <w:szCs w:val="7"/>
              </w:rPr>
            </w:pPr>
            <w:r>
              <w:rPr>
                <w:rFonts w:ascii="Roboto" w:eastAsia="Arial" w:hAnsi="Roboto" w:cs="Arial"/>
                <w:sz w:val="20"/>
              </w:rPr>
              <w:t>W1</w:t>
            </w:r>
          </w:p>
        </w:tc>
        <w:tc>
          <w:tcPr>
            <w:tcW w:w="515" w:type="pct"/>
            <w:tcBorders>
              <w:top w:val="single" w:sz="12" w:space="0" w:color="auto"/>
            </w:tcBorders>
            <w:vAlign w:val="center"/>
          </w:tcPr>
          <w:p w14:paraId="52F574C7" w14:textId="31C5F531"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13A0D9CB" w14:textId="547EB953"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C905A77" w14:textId="6C8EE697" w:rsidR="000B1A92" w:rsidRPr="00830F1E" w:rsidRDefault="001F65FF"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D71CB94" w14:textId="09F86002"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r w:rsidR="001F65FF" w:rsidRPr="00830F1E">
              <w:rPr>
                <w:rFonts w:ascii="Segoe UI Symbol" w:hAnsi="Segoe UI Symbol" w:cs="Segoe UI Symbol"/>
                <w:sz w:val="28"/>
                <w:szCs w:val="28"/>
              </w:rPr>
              <w:t>✓</w:t>
            </w:r>
          </w:p>
        </w:tc>
        <w:tc>
          <w:tcPr>
            <w:tcW w:w="514" w:type="pct"/>
            <w:tcBorders>
              <w:top w:val="single" w:sz="12" w:space="0" w:color="auto"/>
            </w:tcBorders>
            <w:vAlign w:val="center"/>
          </w:tcPr>
          <w:p w14:paraId="112FE54C" w14:textId="43529547"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626B8887" w14:textId="1C9887D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67821B9C" w14:textId="229FD8B0" w:rsidR="000B1A92" w:rsidRPr="00646FAB" w:rsidRDefault="00B272EA" w:rsidP="000B1A92">
            <w:pPr>
              <w:jc w:val="center"/>
              <w:rPr>
                <w:rFonts w:eastAsia="Arial"/>
                <w:sz w:val="28"/>
                <w:szCs w:val="28"/>
                <w:lang w:val="de-DE"/>
              </w:rPr>
            </w:pPr>
            <w:r w:rsidRPr="00830F1E">
              <w:rPr>
                <w:rFonts w:eastAsia="Arial"/>
                <w:sz w:val="28"/>
                <w:szCs w:val="28"/>
                <w:lang w:val="de-DE"/>
              </w:rPr>
              <w:t>○</w:t>
            </w:r>
          </w:p>
        </w:tc>
        <w:tc>
          <w:tcPr>
            <w:tcW w:w="513" w:type="pct"/>
            <w:tcBorders>
              <w:top w:val="single" w:sz="12" w:space="0" w:color="auto"/>
            </w:tcBorders>
            <w:vAlign w:val="center"/>
          </w:tcPr>
          <w:p w14:paraId="23D78C8F" w14:textId="6948976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2" w:type="pct"/>
            <w:tcBorders>
              <w:top w:val="single" w:sz="12" w:space="0" w:color="auto"/>
            </w:tcBorders>
            <w:vAlign w:val="center"/>
          </w:tcPr>
          <w:p w14:paraId="29F6BDEC" w14:textId="20E51E7D" w:rsidR="000B1A92" w:rsidRPr="00830F1E" w:rsidRDefault="00B272EA" w:rsidP="000B1A92">
            <w:pPr>
              <w:jc w:val="center"/>
              <w:rPr>
                <w:rFonts w:ascii="Roboto" w:hAnsi="Roboto"/>
                <w:sz w:val="28"/>
                <w:szCs w:val="28"/>
              </w:rPr>
            </w:pPr>
            <w:r w:rsidRPr="00830F1E">
              <w:rPr>
                <w:rFonts w:eastAsia="Arial"/>
                <w:sz w:val="28"/>
                <w:szCs w:val="28"/>
                <w:lang w:val="de-DE"/>
              </w:rPr>
              <w:t>○</w:t>
            </w:r>
          </w:p>
        </w:tc>
      </w:tr>
      <w:tr w:rsidR="00646FAB" w:rsidRPr="00404E13" w14:paraId="596B5766" w14:textId="79E0C140" w:rsidTr="000B0A5D">
        <w:trPr>
          <w:trHeight w:val="379"/>
          <w:jc w:val="center"/>
        </w:trPr>
        <w:tc>
          <w:tcPr>
            <w:tcW w:w="376" w:type="pct"/>
            <w:vAlign w:val="center"/>
          </w:tcPr>
          <w:p w14:paraId="34317D21" w14:textId="757C63DA" w:rsidR="00646FAB" w:rsidRPr="00EE627D" w:rsidRDefault="00646FAB" w:rsidP="00646FAB">
            <w:pPr>
              <w:jc w:val="center"/>
              <w:rPr>
                <w:rFonts w:ascii="Roboto" w:hAnsi="Roboto"/>
                <w:sz w:val="20"/>
                <w:szCs w:val="20"/>
              </w:rPr>
            </w:pPr>
            <w:r>
              <w:rPr>
                <w:rFonts w:ascii="Roboto" w:eastAsia="Arial" w:hAnsi="Roboto" w:cs="Arial"/>
                <w:sz w:val="20"/>
              </w:rPr>
              <w:t>W2</w:t>
            </w:r>
          </w:p>
        </w:tc>
        <w:tc>
          <w:tcPr>
            <w:tcW w:w="515" w:type="pct"/>
            <w:vAlign w:val="center"/>
          </w:tcPr>
          <w:p w14:paraId="699A2431" w14:textId="06B0AEA1"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445B8EE" w14:textId="704A0EF6"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4629218B" w14:textId="642CF631"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5EBA8A04" w14:textId="5486CE6C"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3BB567DD" w14:textId="073CB334"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06505E9B" w14:textId="67EFDA10" w:rsidR="00646FAB" w:rsidRPr="00E822F2" w:rsidRDefault="00646FAB" w:rsidP="00646FAB">
            <w:pPr>
              <w:jc w:val="center"/>
              <w:rPr>
                <w:rFonts w:ascii="Segoe UI Symbol" w:hAnsi="Segoe UI Symbol" w:cs="Segoe UI Symbol"/>
                <w:sz w:val="28"/>
                <w:szCs w:val="28"/>
              </w:rPr>
            </w:pPr>
            <w:r w:rsidRPr="00E822F2">
              <w:rPr>
                <w:rFonts w:ascii="Segoe UI Symbol" w:hAnsi="Segoe UI Symbol" w:cs="Segoe UI Symbol"/>
                <w:sz w:val="28"/>
                <w:szCs w:val="28"/>
              </w:rPr>
              <w:t>✗</w:t>
            </w:r>
          </w:p>
        </w:tc>
        <w:tc>
          <w:tcPr>
            <w:tcW w:w="514" w:type="pct"/>
            <w:vAlign w:val="center"/>
          </w:tcPr>
          <w:p w14:paraId="547F4446" w14:textId="33539CF2" w:rsidR="00646FAB" w:rsidRPr="00B272EA" w:rsidRDefault="00646FAB" w:rsidP="00646FAB">
            <w:pPr>
              <w:jc w:val="center"/>
              <w:rPr>
                <w:rFonts w:eastAsia="Arial"/>
                <w:sz w:val="28"/>
                <w:szCs w:val="28"/>
                <w:lang w:val="de-DE"/>
              </w:rPr>
            </w:pPr>
            <w:r w:rsidRPr="00830F1E">
              <w:rPr>
                <w:rFonts w:eastAsia="Arial"/>
                <w:sz w:val="28"/>
                <w:szCs w:val="28"/>
                <w:lang w:val="de-DE"/>
              </w:rPr>
              <w:t>○</w:t>
            </w:r>
          </w:p>
        </w:tc>
        <w:tc>
          <w:tcPr>
            <w:tcW w:w="513" w:type="pct"/>
            <w:vAlign w:val="center"/>
          </w:tcPr>
          <w:p w14:paraId="46E47803" w14:textId="7B647A78"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3E62AF22" w14:textId="5B3069F5"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r w:rsidR="001B1F8D" w:rsidRPr="00830F1E">
              <w:rPr>
                <w:rFonts w:ascii="Segoe UI Symbol" w:hAnsi="Segoe UI Symbol" w:cs="Segoe UI Symbol"/>
                <w:sz w:val="28"/>
                <w:szCs w:val="28"/>
              </w:rPr>
              <w:t>✓</w:t>
            </w:r>
          </w:p>
        </w:tc>
      </w:tr>
      <w:tr w:rsidR="0043669F" w:rsidRPr="00404E13" w14:paraId="077FF7DD" w14:textId="6AE580FE" w:rsidTr="000B0A5D">
        <w:trPr>
          <w:trHeight w:val="379"/>
          <w:jc w:val="center"/>
        </w:trPr>
        <w:tc>
          <w:tcPr>
            <w:tcW w:w="376" w:type="pct"/>
            <w:vAlign w:val="center"/>
          </w:tcPr>
          <w:p w14:paraId="0604B79B" w14:textId="400F9D9A" w:rsidR="0043669F" w:rsidRPr="00A40EDA" w:rsidRDefault="0043669F" w:rsidP="0043669F">
            <w:pPr>
              <w:jc w:val="center"/>
              <w:rPr>
                <w:rFonts w:ascii="Roboto" w:eastAsia="Arial" w:hAnsi="Roboto" w:cs="Arial"/>
                <w:sz w:val="20"/>
              </w:rPr>
            </w:pPr>
            <w:r>
              <w:rPr>
                <w:rFonts w:ascii="Roboto" w:eastAsia="Arial" w:hAnsi="Roboto" w:cs="Arial"/>
                <w:sz w:val="20"/>
              </w:rPr>
              <w:t>W3</w:t>
            </w:r>
          </w:p>
        </w:tc>
        <w:tc>
          <w:tcPr>
            <w:tcW w:w="515" w:type="pct"/>
            <w:vAlign w:val="center"/>
          </w:tcPr>
          <w:p w14:paraId="7E0456B9" w14:textId="3AA025C6"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F016B5" w14:textId="46A78C19"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07EBDE44" w14:textId="69E6ED74"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E2B5B7B" w14:textId="0BEC36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3FF6073" w14:textId="0B39F08D"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39EB6BEC" w14:textId="600DB090"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717CB4AB" w14:textId="4CB0BCE5"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47C59EEF" w14:textId="658A0D8B"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019281B8" w14:textId="61046915" w:rsidR="0043669F" w:rsidRPr="00B272EA" w:rsidRDefault="0043669F" w:rsidP="0043669F">
            <w:pPr>
              <w:jc w:val="center"/>
              <w:rPr>
                <w:rFonts w:eastAsia="Arial"/>
                <w:sz w:val="28"/>
                <w:szCs w:val="28"/>
                <w:lang w:val="de-DE"/>
              </w:rPr>
            </w:pPr>
            <w:r w:rsidRPr="00830F1E">
              <w:rPr>
                <w:rFonts w:eastAsia="Arial"/>
                <w:sz w:val="28"/>
                <w:szCs w:val="28"/>
                <w:lang w:val="de-DE"/>
              </w:rPr>
              <w:t>○</w:t>
            </w:r>
          </w:p>
        </w:tc>
      </w:tr>
      <w:tr w:rsidR="0043669F" w:rsidRPr="007C3D7D" w14:paraId="2F0DAF3A" w14:textId="6C87239E" w:rsidTr="000B0A5D">
        <w:trPr>
          <w:trHeight w:val="400"/>
          <w:jc w:val="center"/>
        </w:trPr>
        <w:tc>
          <w:tcPr>
            <w:tcW w:w="376" w:type="pct"/>
            <w:vAlign w:val="center"/>
          </w:tcPr>
          <w:p w14:paraId="6109E6E9" w14:textId="321DFD14" w:rsidR="0043669F" w:rsidRPr="00A40EDA" w:rsidRDefault="0043669F" w:rsidP="0043669F">
            <w:pPr>
              <w:jc w:val="center"/>
              <w:rPr>
                <w:rFonts w:ascii="Roboto" w:eastAsia="Arial" w:hAnsi="Roboto" w:cs="Arial"/>
                <w:sz w:val="20"/>
              </w:rPr>
            </w:pPr>
            <w:r>
              <w:rPr>
                <w:rFonts w:ascii="Roboto" w:eastAsia="Arial" w:hAnsi="Roboto" w:cs="Arial"/>
                <w:sz w:val="20"/>
              </w:rPr>
              <w:t>W4</w:t>
            </w:r>
          </w:p>
        </w:tc>
        <w:tc>
          <w:tcPr>
            <w:tcW w:w="515" w:type="pct"/>
            <w:vAlign w:val="center"/>
          </w:tcPr>
          <w:p w14:paraId="53EC65E4" w14:textId="28CD26D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75B7405" w14:textId="38665BB7"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2ECB40F" w14:textId="74CBFEB3"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173E3E2E" w14:textId="780461C2"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2FD0B83E" w14:textId="0F566A4F"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E028FA" w14:textId="48188338"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2A2207BF" w14:textId="51C0B9EA"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55274F37" w14:textId="519EC3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176E51F3" w14:textId="060A4985"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r>
      <w:tr w:rsidR="0043669F" w:rsidRPr="00404E13" w14:paraId="34A328AA" w14:textId="4DFD336E" w:rsidTr="000B0A5D">
        <w:trPr>
          <w:trHeight w:val="381"/>
          <w:jc w:val="center"/>
        </w:trPr>
        <w:tc>
          <w:tcPr>
            <w:tcW w:w="376" w:type="pct"/>
            <w:vAlign w:val="center"/>
          </w:tcPr>
          <w:p w14:paraId="67751291" w14:textId="1D4CE197" w:rsidR="0043669F" w:rsidRPr="00EE627D" w:rsidRDefault="0043669F" w:rsidP="0043669F">
            <w:pPr>
              <w:jc w:val="center"/>
              <w:rPr>
                <w:rFonts w:ascii="Roboto" w:eastAsia="Arial" w:hAnsi="Roboto" w:cs="Arial"/>
                <w:sz w:val="20"/>
              </w:rPr>
            </w:pPr>
            <w:r>
              <w:rPr>
                <w:rFonts w:ascii="Roboto" w:eastAsia="Arial" w:hAnsi="Roboto" w:cs="Arial"/>
                <w:sz w:val="20"/>
              </w:rPr>
              <w:t>W5</w:t>
            </w:r>
          </w:p>
        </w:tc>
        <w:tc>
          <w:tcPr>
            <w:tcW w:w="515" w:type="pct"/>
            <w:vAlign w:val="center"/>
          </w:tcPr>
          <w:p w14:paraId="11563E5D" w14:textId="3F15F4D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E589D1" w14:textId="47EBC4D8"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4FBB9D" w14:textId="6F5FC3E9"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2D2D22C7" w14:textId="7F5EB557"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627677F" w14:textId="41FF6F5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64314BE5" w14:textId="644B90D0"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4368FFF" w14:textId="11DB2605"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3" w:type="pct"/>
            <w:vAlign w:val="center"/>
          </w:tcPr>
          <w:p w14:paraId="53D93DB3" w14:textId="1F4E56CD"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2" w:type="pct"/>
            <w:vAlign w:val="center"/>
          </w:tcPr>
          <w:p w14:paraId="05AAEA84" w14:textId="485E4A0C"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r>
      <w:tr w:rsidR="0043669F" w:rsidRPr="00404E13" w14:paraId="7DDA5A79" w14:textId="08F37E7B" w:rsidTr="000B0A5D">
        <w:trPr>
          <w:trHeight w:val="70"/>
          <w:jc w:val="center"/>
        </w:trPr>
        <w:tc>
          <w:tcPr>
            <w:tcW w:w="376" w:type="pct"/>
            <w:tcBorders>
              <w:bottom w:val="single" w:sz="12" w:space="0" w:color="auto"/>
            </w:tcBorders>
            <w:vAlign w:val="center"/>
          </w:tcPr>
          <w:p w14:paraId="094EAF36" w14:textId="77777777" w:rsidR="0043669F" w:rsidRPr="00A40EDA" w:rsidRDefault="0043669F" w:rsidP="0043669F">
            <w:pPr>
              <w:ind w:left="120"/>
              <w:jc w:val="center"/>
              <w:rPr>
                <w:rFonts w:ascii="Roboto" w:eastAsia="Arial" w:hAnsi="Roboto" w:cs="Arial"/>
                <w:sz w:val="4"/>
                <w:szCs w:val="16"/>
              </w:rPr>
            </w:pPr>
          </w:p>
        </w:tc>
        <w:tc>
          <w:tcPr>
            <w:tcW w:w="515" w:type="pct"/>
            <w:tcBorders>
              <w:bottom w:val="single" w:sz="12" w:space="0" w:color="auto"/>
            </w:tcBorders>
            <w:vAlign w:val="center"/>
          </w:tcPr>
          <w:p w14:paraId="2AA45840"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4CDCAD92"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27FC2F67"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35B3DE1E"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8F053DB"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66EFB246"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345A84D" w14:textId="77777777" w:rsidR="0043669F" w:rsidRPr="00A40EDA" w:rsidRDefault="0043669F" w:rsidP="0043669F">
            <w:pPr>
              <w:keepNext/>
              <w:jc w:val="center"/>
              <w:rPr>
                <w:rFonts w:ascii="Roboto" w:eastAsia="Arial" w:hAnsi="Roboto" w:cs="Arial"/>
                <w:sz w:val="4"/>
              </w:rPr>
            </w:pPr>
          </w:p>
        </w:tc>
        <w:tc>
          <w:tcPr>
            <w:tcW w:w="513" w:type="pct"/>
            <w:tcBorders>
              <w:bottom w:val="single" w:sz="12" w:space="0" w:color="auto"/>
            </w:tcBorders>
            <w:vAlign w:val="center"/>
          </w:tcPr>
          <w:p w14:paraId="1AD2BF1F" w14:textId="77777777" w:rsidR="0043669F" w:rsidRPr="00A40EDA" w:rsidRDefault="0043669F" w:rsidP="0043669F">
            <w:pPr>
              <w:keepNext/>
              <w:jc w:val="center"/>
              <w:rPr>
                <w:rFonts w:ascii="Roboto" w:eastAsia="Arial" w:hAnsi="Roboto" w:cs="Arial"/>
                <w:sz w:val="4"/>
              </w:rPr>
            </w:pPr>
          </w:p>
        </w:tc>
        <w:tc>
          <w:tcPr>
            <w:tcW w:w="512" w:type="pct"/>
            <w:tcBorders>
              <w:bottom w:val="single" w:sz="12" w:space="0" w:color="auto"/>
            </w:tcBorders>
            <w:vAlign w:val="center"/>
          </w:tcPr>
          <w:p w14:paraId="0047F4D4" w14:textId="77777777" w:rsidR="0043669F" w:rsidRPr="00A40EDA" w:rsidRDefault="0043669F" w:rsidP="0043669F">
            <w:pPr>
              <w:keepNext/>
              <w:jc w:val="center"/>
              <w:rPr>
                <w:rFonts w:ascii="Roboto" w:eastAsia="Arial" w:hAnsi="Roboto" w:cs="Arial"/>
                <w:sz w:val="4"/>
              </w:rPr>
            </w:pPr>
          </w:p>
        </w:tc>
      </w:tr>
    </w:tbl>
    <w:p w14:paraId="7A69F522" w14:textId="6FBE1F63" w:rsidR="00A40EDA" w:rsidRDefault="00D81392" w:rsidP="0055469A">
      <w:pPr>
        <w:pStyle w:val="Caption"/>
        <w:spacing w:before="120"/>
        <w:jc w:val="center"/>
        <w:rPr>
          <w:noProof/>
        </w:rPr>
      </w:pPr>
      <w:r>
        <w:t xml:space="preserve">Table </w:t>
      </w:r>
      <w:r w:rsidR="00BA1CB7">
        <w:t>3</w:t>
      </w:r>
      <w:r>
        <w:t xml:space="preserve"> </w:t>
      </w:r>
      <w:r w:rsidR="006D062B">
        <w:t>Summary of r</w:t>
      </w:r>
      <w:r w:rsidRPr="00654DC9">
        <w:t>elated works based on the addressed requirement</w:t>
      </w:r>
      <w:r>
        <w:t>s</w:t>
      </w:r>
      <w:r w:rsidRPr="00654DC9">
        <w:t>.</w:t>
      </w:r>
    </w:p>
    <w:p w14:paraId="0059AA7E" w14:textId="019A2D49" w:rsidR="00755B67" w:rsidRPr="00A831B2" w:rsidRDefault="00755B67" w:rsidP="00755B67">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BF71F9">
        <w:rPr>
          <w:rFonts w:ascii="Segoe UI Symbol" w:eastAsia="Arial" w:hAnsi="Segoe UI Symbol" w:cs="Segoe UI Symbol"/>
          <w:color w:val="222222"/>
          <w:sz w:val="18"/>
          <w:szCs w:val="21"/>
          <w:shd w:val="clear" w:color="auto" w:fill="FFFFFF"/>
        </w:rPr>
        <w:t>I</w:t>
      </w:r>
      <w:r w:rsidRPr="00A831B2">
        <w:rPr>
          <w:rFonts w:ascii="Segoe UI Symbol" w:eastAsia="Arial" w:hAnsi="Segoe UI Symbol" w:cs="Segoe UI Symbol"/>
          <w:color w:val="222222"/>
          <w:sz w:val="18"/>
          <w:szCs w:val="21"/>
          <w:shd w:val="clear" w:color="auto" w:fill="FFFFFF"/>
        </w:rPr>
        <w:t>mplemented</w:t>
      </w:r>
      <w:r w:rsidR="00A85523">
        <w:rPr>
          <w:rFonts w:ascii="Segoe UI Symbol" w:eastAsia="Arial" w:hAnsi="Segoe UI Symbol" w:cs="Segoe UI Symbol"/>
          <w:color w:val="222222"/>
          <w:sz w:val="18"/>
          <w:szCs w:val="21"/>
          <w:shd w:val="clear" w:color="auto" w:fill="FFFFFF"/>
        </w:rPr>
        <w:t xml:space="preserve"> (very relevant)</w:t>
      </w:r>
    </w:p>
    <w:p w14:paraId="464B7D9B" w14:textId="3E3DA998"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755B67">
        <w:rPr>
          <w:rFonts w:ascii="Segoe UI Symbol" w:eastAsia="Arial" w:hAnsi="Segoe UI Symbol" w:cs="Segoe UI Symbol"/>
          <w:color w:val="222222"/>
          <w:sz w:val="18"/>
          <w:szCs w:val="21"/>
          <w:shd w:val="clear" w:color="auto" w:fill="FFFFFF"/>
        </w:rPr>
        <w:t>Adressed</w:t>
      </w:r>
      <w:r w:rsidR="00A85523">
        <w:rPr>
          <w:rFonts w:ascii="Segoe UI Symbol" w:eastAsia="Arial" w:hAnsi="Segoe UI Symbol" w:cs="Segoe UI Symbol"/>
          <w:color w:val="222222"/>
          <w:sz w:val="18"/>
          <w:szCs w:val="21"/>
          <w:shd w:val="clear" w:color="auto" w:fill="FFFFFF"/>
        </w:rPr>
        <w:t xml:space="preserve"> (relevant)</w:t>
      </w:r>
    </w:p>
    <w:p w14:paraId="03ADD5B8" w14:textId="05C552D3"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Not addressed</w:t>
      </w:r>
      <w:r w:rsidR="00A85523">
        <w:rPr>
          <w:rFonts w:ascii="Segoe UI Symbol" w:eastAsia="Arial" w:hAnsi="Segoe UI Symbol" w:cs="Segoe UI Symbol"/>
          <w:color w:val="222222"/>
          <w:sz w:val="18"/>
          <w:szCs w:val="21"/>
          <w:shd w:val="clear" w:color="auto" w:fill="FFFFFF"/>
        </w:rPr>
        <w:t xml:space="preserve"> (not relevant)</w:t>
      </w:r>
    </w:p>
    <w:p w14:paraId="4FB52C6C" w14:textId="7EC2367D" w:rsidR="00C5482A" w:rsidRDefault="00A85523" w:rsidP="002367E0">
      <w:pPr>
        <w:spacing w:line="276" w:lineRule="auto"/>
        <w:rPr>
          <w:rFonts w:ascii="Segoe UI Symbol" w:eastAsia="Arial" w:hAnsi="Segoe UI Symbol" w:cs="Segoe UI Symbo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 xml:space="preserve">–  </w:t>
      </w:r>
      <w:r w:rsidR="00411AF5">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Not implemented</w:t>
      </w:r>
      <w:r w:rsidR="00A61452">
        <w:rPr>
          <w:rFonts w:ascii="Segoe UI Symbol" w:eastAsia="Arial" w:hAnsi="Segoe UI Symbol" w:cs="Segoe UI Symbol"/>
          <w:color w:val="222222"/>
          <w:sz w:val="18"/>
          <w:szCs w:val="21"/>
          <w:shd w:val="clear" w:color="auto" w:fill="FFFFFF"/>
        </w:rPr>
        <w:t xml:space="preserve"> (</w:t>
      </w:r>
      <w:r w:rsidR="00981050">
        <w:rPr>
          <w:rFonts w:ascii="Segoe UI Symbol" w:eastAsia="Arial" w:hAnsi="Segoe UI Symbol" w:cs="Segoe UI Symbol"/>
          <w:color w:val="222222"/>
          <w:sz w:val="18"/>
          <w:szCs w:val="21"/>
          <w:shd w:val="clear" w:color="auto" w:fill="FFFFFF"/>
        </w:rPr>
        <w:t>but</w:t>
      </w:r>
      <w:r w:rsidR="00A61452">
        <w:rPr>
          <w:rFonts w:ascii="Segoe UI Symbol" w:eastAsia="Arial" w:hAnsi="Segoe UI Symbol" w:cs="Segoe UI Symbol"/>
          <w:color w:val="222222"/>
          <w:sz w:val="18"/>
          <w:szCs w:val="21"/>
          <w:shd w:val="clear" w:color="auto" w:fill="FFFFFF"/>
        </w:rPr>
        <w:t xml:space="preserve"> relevant)</w:t>
      </w:r>
    </w:p>
    <w:p w14:paraId="7BB162C0" w14:textId="77777777" w:rsidR="00764C2C" w:rsidRDefault="00764C2C" w:rsidP="002367E0">
      <w:pPr>
        <w:spacing w:line="276" w:lineRule="auto"/>
        <w:rPr>
          <w:rFonts w:ascii="Segoe UI Symbol" w:eastAsia="Arial" w:hAnsi="Segoe UI Symbol" w:cs="Segoe UI Symbol"/>
          <w:color w:val="222222"/>
          <w:sz w:val="18"/>
          <w:szCs w:val="21"/>
          <w:shd w:val="clear" w:color="auto" w:fill="FFFFFF"/>
        </w:rPr>
      </w:pPr>
    </w:p>
    <w:p w14:paraId="160DB73D" w14:textId="0E711777" w:rsidR="00F169A0" w:rsidRDefault="00F169A0" w:rsidP="00F169A0">
      <w:pPr>
        <w:pStyle w:val="body"/>
      </w:pPr>
      <w:r>
        <w:t xml:space="preserve">In general, several projects were found that deal with the consumption of P&amp;ID diagrams for the </w:t>
      </w:r>
      <w:r w:rsidR="000B483D">
        <w:t xml:space="preserve">automated </w:t>
      </w:r>
      <w:r>
        <w:t xml:space="preserve">generation of simulation models, but not the other way around: the </w:t>
      </w:r>
      <w:r w:rsidR="000B483D">
        <w:t xml:space="preserve">consumption of models for the automated generation of P&amp;ID visualizations. </w:t>
      </w:r>
      <w:r w:rsidR="00B54CF8">
        <w:t>While the</w:t>
      </w:r>
      <w:r w:rsidR="000B483D">
        <w:t xml:space="preserve"> former requires a robust </w:t>
      </w:r>
      <w:r w:rsidR="00B54CF8">
        <w:t>(</w:t>
      </w:r>
      <w:r w:rsidR="000B483D">
        <w:t>object relational</w:t>
      </w:r>
      <w:r w:rsidR="00B54CF8">
        <w:t>)</w:t>
      </w:r>
      <w:r w:rsidR="000B483D">
        <w:t xml:space="preserve"> mapping logic</w:t>
      </w:r>
      <w:r w:rsidR="00B54CF8">
        <w:t xml:space="preserve"> in order to appropriately bind the information parsed from the P&amp;ID, the generation of P&amp;ID requires complex graphing algorithms, which none of the related works implement.</w:t>
      </w:r>
      <w:r w:rsidR="00715996">
        <w:t xml:space="preserve"> Not surprisingly though, most projects seem to implement the XML format </w:t>
      </w:r>
      <w:r w:rsidR="00A76A53">
        <w:t>for the representation and templating of the visualizations or models.</w:t>
      </w:r>
      <w:r w:rsidR="00B54CF8">
        <w:t xml:space="preserve"> </w:t>
      </w:r>
      <w:r w:rsidR="00A76A53">
        <w:t>It is by the unique intention of</w:t>
      </w:r>
      <w:r w:rsidR="00715996">
        <w:t xml:space="preserve"> this bachelor thesis</w:t>
      </w:r>
      <w:r w:rsidR="00054FD6">
        <w:t xml:space="preserve">, </w:t>
      </w:r>
      <w:r w:rsidR="00A76A53">
        <w:t xml:space="preserve">generating intricate P&amp;ID visualizations departing from a model and not the way around, that </w:t>
      </w:r>
      <w:r w:rsidR="00054FD6">
        <w:t>it brings something new and valuable to the field.</w:t>
      </w:r>
    </w:p>
    <w:p w14:paraId="7841AB51" w14:textId="77777777" w:rsidR="00247EF3" w:rsidRDefault="00C5482A" w:rsidP="00C5482A">
      <w:pPr>
        <w:spacing w:after="160" w:line="259" w:lineRule="auto"/>
        <w:rPr>
          <w:rFonts w:ascii="Segoe UI Symbol" w:eastAsia="Arial" w:hAnsi="Segoe UI Symbol" w:cs="Segoe UI Symbol"/>
          <w:color w:val="222222"/>
          <w:sz w:val="18"/>
          <w:szCs w:val="21"/>
          <w:shd w:val="clear" w:color="auto" w:fill="FFFFFF"/>
        </w:rPr>
        <w:sectPr w:rsidR="00247EF3" w:rsidSect="001719E2">
          <w:pgSz w:w="11906" w:h="16838"/>
          <w:pgMar w:top="1440" w:right="1440" w:bottom="1440" w:left="1440" w:header="708" w:footer="708" w:gutter="0"/>
          <w:cols w:space="708"/>
          <w:titlePg/>
          <w:docGrid w:linePitch="360"/>
        </w:sectPr>
      </w:pPr>
      <w:r>
        <w:rPr>
          <w:rFonts w:ascii="Segoe UI Symbol" w:eastAsia="Arial" w:hAnsi="Segoe UI Symbol" w:cs="Segoe UI Symbol"/>
          <w:color w:val="222222"/>
          <w:sz w:val="18"/>
          <w:szCs w:val="21"/>
          <w:shd w:val="clear" w:color="auto" w:fill="FFFFFF"/>
        </w:rPr>
        <w:br w:type="page"/>
      </w:r>
    </w:p>
    <w:p w14:paraId="72545E25" w14:textId="6EEC3F34" w:rsidR="00E77743" w:rsidRPr="002367E0" w:rsidRDefault="00E77743" w:rsidP="00C5482A">
      <w:pPr>
        <w:spacing w:after="160" w:line="259" w:lineRule="auto"/>
        <w:rPr>
          <w:rFonts w:ascii="Segoe UI Symbol" w:eastAsia="Arial" w:hAnsi="Segoe UI Symbol" w:cs="Segoe UI Symbol"/>
          <w:color w:val="222222"/>
          <w:sz w:val="18"/>
          <w:szCs w:val="21"/>
          <w:shd w:val="clear" w:color="auto" w:fill="FFFFFF"/>
        </w:rPr>
        <w:sectPr w:rsidR="00E77743" w:rsidRPr="002367E0" w:rsidSect="001719E2">
          <w:pgSz w:w="11906" w:h="16838"/>
          <w:pgMar w:top="1440" w:right="1440" w:bottom="1440" w:left="1440" w:header="708" w:footer="708" w:gutter="0"/>
          <w:cols w:space="708"/>
          <w:titlePg/>
          <w:docGrid w:linePitch="360"/>
        </w:sectPr>
      </w:pPr>
    </w:p>
    <w:p w14:paraId="178D3104" w14:textId="27FF6D93" w:rsidR="00B30C9C" w:rsidRDefault="00A1463C" w:rsidP="00B30C9C">
      <w:pPr>
        <w:pStyle w:val="h1"/>
        <w:rPr>
          <w:shd w:val="clear" w:color="auto" w:fill="FFFFFF"/>
        </w:rPr>
      </w:pPr>
      <w:bookmarkStart w:id="75" w:name="_Toc524108095"/>
      <w:r>
        <w:rPr>
          <w:shd w:val="clear" w:color="auto" w:fill="FFFFFF"/>
        </w:rPr>
        <w:lastRenderedPageBreak/>
        <w:t>P&amp;ID Shapes Library</w:t>
      </w:r>
      <w:bookmarkEnd w:id="75"/>
    </w:p>
    <w:p w14:paraId="6834DD67" w14:textId="57BA80A4" w:rsidR="00A1463C" w:rsidRDefault="00B9039D" w:rsidP="0066419F">
      <w:pPr>
        <w:pStyle w:val="h2"/>
        <w:rPr>
          <w:shd w:val="clear" w:color="auto" w:fill="FFFFFF"/>
        </w:rPr>
      </w:pPr>
      <w:bookmarkStart w:id="76" w:name="_Toc524108096"/>
      <w:r>
        <w:rPr>
          <w:shd w:val="clear" w:color="auto" w:fill="FFFFFF"/>
        </w:rPr>
        <w:t>Introduction</w:t>
      </w:r>
      <w:bookmarkEnd w:id="76"/>
    </w:p>
    <w:p w14:paraId="323F9985" w14:textId="6066AE51" w:rsidR="007F00B5" w:rsidRDefault="00B9039D" w:rsidP="00CF2A27">
      <w:pPr>
        <w:pStyle w:val="body"/>
      </w:pPr>
      <w:r w:rsidRPr="00B9039D">
        <w:t xml:space="preserve">The Legato Graphic Designer boardlet where the generated P&amp;ID visualization in form of a single, static XML file </w:t>
      </w:r>
      <w:r w:rsidR="004152EA">
        <w:t>is</w:t>
      </w:r>
      <w:r w:rsidRPr="00B9039D">
        <w:t xml:space="preserve"> to be uploaded for rendering</w:t>
      </w:r>
      <w:r w:rsidR="004152EA">
        <w:t>,</w:t>
      </w:r>
      <w:r w:rsidRPr="00B9039D">
        <w:t xml:space="preserve"> implements the mxGraph</w:t>
      </w:r>
      <w:r w:rsidR="00A13006">
        <w:t xml:space="preserve"> API</w:t>
      </w:r>
      <w:r w:rsidRPr="00B9039D">
        <w:t xml:space="preserve"> already, from which the draw.io diagramming software tool is built upon. This heavily influenced the decision for the implementation </w:t>
      </w:r>
      <w:r>
        <w:t>of the mxGraph API for</w:t>
      </w:r>
      <w:r w:rsidRPr="00B9039D">
        <w:t xml:space="preserve"> the project. </w:t>
      </w:r>
      <w:r w:rsidR="00381BEB">
        <w:t>Still, other alternative libraries and frameworks where considered and compared. Nonetheless,</w:t>
      </w:r>
      <w:r w:rsidRPr="00B9039D">
        <w:t xml:space="preserve"> it was </w:t>
      </w:r>
      <w:r w:rsidR="00381BEB">
        <w:t>concluded</w:t>
      </w:r>
      <w:r w:rsidRPr="00B9039D">
        <w:t xml:space="preserve"> that the intended functionalities could indeed be implemented via the mxGraph library</w:t>
      </w:r>
      <w:r w:rsidR="00381BEB">
        <w:t xml:space="preserve"> and that it was the best option</w:t>
      </w:r>
      <w:r w:rsidRPr="00B9039D">
        <w:t xml:space="preserve">. </w:t>
      </w:r>
      <w:r w:rsidR="00D61604">
        <w:t>Moreover</w:t>
      </w:r>
      <w:r w:rsidRPr="00B9039D">
        <w:t xml:space="preserve">, this mature, open-source API has many implementations from which to choose from. The mxGraph JavaScript library was selected for this project and implemented for the object-oriented abstraction of the </w:t>
      </w:r>
      <w:r w:rsidR="00381BEB">
        <w:t xml:space="preserve">geometries of the </w:t>
      </w:r>
      <w:r w:rsidRPr="00B9039D">
        <w:t xml:space="preserve">graphical elements. These graphical elements or shapes where </w:t>
      </w:r>
      <w:r w:rsidR="001D2D8D">
        <w:t>abstracted</w:t>
      </w:r>
      <w:r w:rsidRPr="00B9039D">
        <w:t xml:space="preserve"> in terms of the parameters specified </w:t>
      </w:r>
      <w:r w:rsidR="001D2D8D">
        <w:t>by</w:t>
      </w:r>
      <w:r w:rsidRPr="00B9039D">
        <w:t xml:space="preserve"> the mxGraph library</w:t>
      </w:r>
      <w:r w:rsidR="001D2D8D">
        <w:t xml:space="preserve"> for later compatibility. </w:t>
      </w:r>
      <w:r w:rsidR="00931FF4">
        <w:t>A</w:t>
      </w:r>
      <w:r w:rsidR="00DD507A">
        <w:t>part</w:t>
      </w:r>
      <w:r w:rsidR="00931FF4">
        <w:t xml:space="preserve"> from the adoption of the </w:t>
      </w:r>
      <w:r w:rsidR="00DD507A">
        <w:t xml:space="preserve">existing mxGraph </w:t>
      </w:r>
      <w:r w:rsidR="00931FF4">
        <w:t xml:space="preserve">parameters </w:t>
      </w:r>
      <w:r w:rsidR="00DD507A">
        <w:t xml:space="preserve">that define the </w:t>
      </w:r>
      <w:r w:rsidR="00931FF4">
        <w:t xml:space="preserve">shape’s geometries, most which are directly derived from the SVG format, no </w:t>
      </w:r>
      <w:r w:rsidRPr="00B9039D">
        <w:t>other mxGraph methods</w:t>
      </w:r>
      <w:r w:rsidR="00931FF4">
        <w:t xml:space="preserve"> or services</w:t>
      </w:r>
      <w:r w:rsidRPr="00B9039D">
        <w:t xml:space="preserve"> where used; The geometrical parameter specification was</w:t>
      </w:r>
      <w:r w:rsidR="00DD507A">
        <w:t xml:space="preserve"> </w:t>
      </w:r>
      <w:r w:rsidRPr="00B9039D">
        <w:t xml:space="preserve">analyzed </w:t>
      </w:r>
      <w:r w:rsidR="00DD507A">
        <w:t xml:space="preserve">and structured </w:t>
      </w:r>
      <w:r w:rsidRPr="00B9039D">
        <w:t>into a</w:t>
      </w:r>
      <w:r w:rsidR="00931FF4">
        <w:t xml:space="preserve"> general</w:t>
      </w:r>
      <w:r w:rsidRPr="00B9039D">
        <w:t xml:space="preserve"> class diagram, from which a static shapes library was </w:t>
      </w:r>
      <w:r w:rsidR="00931FF4">
        <w:t>assembled</w:t>
      </w:r>
      <w:r w:rsidRPr="00B9039D">
        <w:t xml:space="preserve"> to be later manipulated with pure JavaScript.</w:t>
      </w:r>
      <w:r w:rsidR="00931FF4">
        <w:t xml:space="preserve"> </w:t>
      </w:r>
      <w:r w:rsidR="00226FBA">
        <w:t>The abstraction of the mxGraph API</w:t>
      </w:r>
      <w:r w:rsidR="00931FF4">
        <w:t xml:space="preserve"> allow</w:t>
      </w:r>
      <w:r w:rsidR="00226FBA">
        <w:t>s</w:t>
      </w:r>
      <w:r w:rsidR="00931FF4">
        <w:t xml:space="preserve"> for the </w:t>
      </w:r>
      <w:r w:rsidR="005323E6">
        <w:t xml:space="preserve">developed solution to be </w:t>
      </w:r>
      <w:r w:rsidR="00A13006">
        <w:t xml:space="preserve">virtually </w:t>
      </w:r>
      <w:r w:rsidR="005323E6">
        <w:t xml:space="preserve">library-independent. </w:t>
      </w:r>
    </w:p>
    <w:p w14:paraId="1B93C574" w14:textId="5385FFE1" w:rsidR="00D1084F" w:rsidRPr="00D1084F" w:rsidRDefault="00A1463C" w:rsidP="00D1084F">
      <w:pPr>
        <w:pStyle w:val="h2"/>
        <w:rPr>
          <w:shd w:val="clear" w:color="auto" w:fill="FFFFFF"/>
        </w:rPr>
      </w:pPr>
      <w:bookmarkStart w:id="77" w:name="_Toc524108097"/>
      <w:r>
        <w:rPr>
          <w:shd w:val="clear" w:color="auto" w:fill="FFFFFF"/>
        </w:rPr>
        <w:t>mxGraph API</w:t>
      </w:r>
      <w:bookmarkEnd w:id="77"/>
    </w:p>
    <w:p w14:paraId="08A87DD2" w14:textId="118EFC71" w:rsidR="00B46327" w:rsidRDefault="00D1084F" w:rsidP="00B46327">
      <w:pPr>
        <w:pStyle w:val="body"/>
      </w:pPr>
      <w:r w:rsidRPr="00D1084F">
        <w:t>The JavaScript implementation of</w:t>
      </w:r>
      <w:r>
        <w:rPr>
          <w:i/>
        </w:rPr>
        <w:t xml:space="preserve"> </w:t>
      </w:r>
      <w:r w:rsidRPr="00D1084F">
        <w:rPr>
          <w:i/>
        </w:rPr>
        <w:t>mxGraph</w:t>
      </w:r>
      <w:r>
        <w:rPr>
          <w:i/>
        </w:rPr>
        <w:t xml:space="preserve"> </w:t>
      </w:r>
      <w:r>
        <w:t>is a</w:t>
      </w:r>
      <w:r w:rsidR="00BC4029">
        <w:t>n open-source</w:t>
      </w:r>
      <w:r>
        <w:t xml:space="preserve"> </w:t>
      </w:r>
      <w:r w:rsidR="00401243">
        <w:t xml:space="preserve">developer library in form of a </w:t>
      </w:r>
      <w:r w:rsidR="00316E70">
        <w:t xml:space="preserve">single </w:t>
      </w:r>
      <w:r>
        <w:t xml:space="preserve">JavaScript </w:t>
      </w:r>
      <w:r w:rsidR="00316E70">
        <w:t>file</w:t>
      </w:r>
      <w:r>
        <w:t xml:space="preserve"> that</w:t>
      </w:r>
      <w:r w:rsidR="00316E70">
        <w:t xml:space="preserve"> contains all functionalities to</w:t>
      </w:r>
      <w:r>
        <w:t xml:space="preserve"> provide features aimed at applications</w:t>
      </w:r>
      <w:r w:rsidRPr="00D1084F">
        <w:rPr>
          <w:i/>
        </w:rPr>
        <w:t xml:space="preserve"> </w:t>
      </w:r>
      <w:r>
        <w:t xml:space="preserve">with interactive diagrams and graphs. </w:t>
      </w:r>
      <w:r w:rsidR="0036155E">
        <w:t xml:space="preserve">It is licensed under the </w:t>
      </w:r>
      <w:r w:rsidR="0036155E" w:rsidRPr="0036155E">
        <w:rPr>
          <w:i/>
        </w:rPr>
        <w:t>Apache 2.0 license</w:t>
      </w:r>
      <w:r w:rsidR="0036155E">
        <w:t xml:space="preserve"> and thus, free for commercial usage. </w:t>
      </w:r>
      <w:r w:rsidR="00391FE7">
        <w:t>Due to its simple architecture</w:t>
      </w:r>
      <w:r w:rsidR="007F6BFC">
        <w:t>, mxGraph</w:t>
      </w:r>
      <w:r w:rsidR="00391FE7">
        <w:t xml:space="preserve"> requires </w:t>
      </w:r>
      <w:r w:rsidR="007F6BFC">
        <w:t xml:space="preserve">only of </w:t>
      </w:r>
      <w:r w:rsidR="00391FE7">
        <w:t>a web server</w:t>
      </w:r>
      <w:r w:rsidR="007F6BFC">
        <w:t xml:space="preserve"> capable of serving html pages and a JavaScript enabled web browser to function. </w:t>
      </w:r>
      <w:r w:rsidR="00401243">
        <w:t>The library provides all required functionality to draw, interact, and associate a context to visuals and diagrams or graphs</w:t>
      </w:r>
      <w:r w:rsidR="0036155E">
        <w:t xml:space="preserve"> on the client-side</w:t>
      </w:r>
      <w:r w:rsidR="00401243">
        <w:t>.</w:t>
      </w:r>
      <w:r w:rsidR="0036155E">
        <w:t xml:space="preserve"> This means that round-trips to the server </w:t>
      </w:r>
      <w:r w:rsidR="00CD3193">
        <w:t>are not required for interaction events, which provides a quick and responsive native feel and allows offline usage.</w:t>
      </w:r>
      <w:r w:rsidR="00AD77E5">
        <w:t xml:space="preserve"> </w:t>
      </w:r>
      <w:r w:rsidR="001F7A3D">
        <w:t xml:space="preserve">Besides that, the library provides several working examples to guide developers to the </w:t>
      </w:r>
      <w:r w:rsidR="001F7A3D">
        <w:lastRenderedPageBreak/>
        <w:t>libraries functionalities.</w:t>
      </w:r>
      <w:r w:rsidR="00B46327">
        <w:t xml:space="preserve"> According to the</w:t>
      </w:r>
      <w:r w:rsidR="00B46327" w:rsidRPr="00B46327">
        <w:t xml:space="preserve"> </w:t>
      </w:r>
      <w:r w:rsidR="00B46327">
        <w:t xml:space="preserve">official </w:t>
      </w:r>
      <w:r w:rsidR="00B46327" w:rsidRPr="00B46327">
        <w:t>mxGraph User Manua</w:t>
      </w:r>
      <w:r w:rsidR="00B46327">
        <w:t>l, key advantages of the technology are:</w:t>
      </w:r>
    </w:p>
    <w:p w14:paraId="01F933AE" w14:textId="097F91CE" w:rsidR="00B46327" w:rsidRDefault="00B46327" w:rsidP="00B46327">
      <w:pPr>
        <w:pStyle w:val="tightlist"/>
      </w:pPr>
      <w:r>
        <w:t xml:space="preserve">No third-party plug-ins are required </w:t>
      </w:r>
      <w:r w:rsidR="001F0580">
        <w:t xml:space="preserve">which removes </w:t>
      </w:r>
      <w:r>
        <w:t>vendor dependence.</w:t>
      </w:r>
    </w:p>
    <w:p w14:paraId="660464D1" w14:textId="025A2226" w:rsidR="00B46327" w:rsidRDefault="001F0580" w:rsidP="00B46327">
      <w:pPr>
        <w:pStyle w:val="tightlist"/>
      </w:pPr>
      <w:r>
        <w:t>Technology is open source, so no risk of application becoming unfunctional due to vendor changes.</w:t>
      </w:r>
    </w:p>
    <w:p w14:paraId="620200BE" w14:textId="2DB1CC9A" w:rsidR="00DF74F6" w:rsidRDefault="001F0580" w:rsidP="00900579">
      <w:pPr>
        <w:pStyle w:val="tightlist"/>
      </w:pPr>
      <w:r>
        <w:t xml:space="preserve">Standardized technologies </w:t>
      </w:r>
      <w:r w:rsidR="007D463D">
        <w:t xml:space="preserve">for </w:t>
      </w:r>
      <w:r w:rsidR="00994D43">
        <w:t>reach</w:t>
      </w:r>
      <w:r>
        <w:t xml:space="preserve"> </w:t>
      </w:r>
      <w:r w:rsidR="007D463D">
        <w:t xml:space="preserve">to a </w:t>
      </w:r>
      <w:r>
        <w:t xml:space="preserve">maximum number of browsers without </w:t>
      </w:r>
      <w:r w:rsidR="00BC4029">
        <w:t xml:space="preserve">requiring </w:t>
      </w:r>
      <w:r>
        <w:t>additional installation or configuration at the client computer.</w:t>
      </w:r>
    </w:p>
    <w:p w14:paraId="71886078" w14:textId="1540484D" w:rsidR="00B16771" w:rsidRDefault="002524AD" w:rsidP="00B16771">
      <w:pPr>
        <w:pStyle w:val="h3"/>
        <w:rPr>
          <w:shd w:val="clear" w:color="auto" w:fill="FFFFFF"/>
        </w:rPr>
      </w:pPr>
      <w:bookmarkStart w:id="78" w:name="_Toc524108098"/>
      <w:r w:rsidRPr="002524AD">
        <w:rPr>
          <w:shd w:val="clear" w:color="auto" w:fill="FFFFFF"/>
        </w:rPr>
        <w:t>Geometrical Abstraction of Process Engineering Elements</w:t>
      </w:r>
      <w:bookmarkEnd w:id="78"/>
    </w:p>
    <w:p w14:paraId="266BA212" w14:textId="77777777" w:rsidR="00235673" w:rsidRDefault="00235673" w:rsidP="00EC6A54">
      <w:pPr>
        <w:pStyle w:val="body"/>
      </w:pPr>
    </w:p>
    <w:p w14:paraId="21BC5573" w14:textId="506A8063" w:rsidR="00235673" w:rsidRDefault="00E236F5" w:rsidP="00235673">
      <w:pPr>
        <w:pStyle w:val="body"/>
        <w:keepNext/>
        <w:jc w:val="center"/>
      </w:pPr>
      <w:r>
        <w:rPr>
          <w:noProof/>
          <w:lang w:val="de-DE" w:eastAsia="de-DE"/>
        </w:rPr>
        <w:drawing>
          <wp:inline distT="0" distB="0" distL="0" distR="0" wp14:anchorId="20CC2CF5" wp14:editId="7D5EF272">
            <wp:extent cx="5731510" cy="52177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lobal-class-diagram-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217795"/>
                    </a:xfrm>
                    <a:prstGeom prst="rect">
                      <a:avLst/>
                    </a:prstGeom>
                  </pic:spPr>
                </pic:pic>
              </a:graphicData>
            </a:graphic>
          </wp:inline>
        </w:drawing>
      </w:r>
    </w:p>
    <w:p w14:paraId="651D13B1" w14:textId="4F0B2569" w:rsidR="005471D1" w:rsidRDefault="00235673" w:rsidP="00235673">
      <w:pPr>
        <w:pStyle w:val="Caption"/>
        <w:jc w:val="center"/>
      </w:pPr>
      <w:bookmarkStart w:id="79" w:name="_Toc52404839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12</w:t>
      </w:r>
      <w:r w:rsidR="00F011BF">
        <w:rPr>
          <w:noProof/>
        </w:rPr>
        <w:fldChar w:fldCharType="end"/>
      </w:r>
      <w:r>
        <w:t xml:space="preserve"> </w:t>
      </w:r>
      <w:r w:rsidR="00D41024">
        <w:t>Interface of</w:t>
      </w:r>
      <w:r w:rsidRPr="00D51F1B">
        <w:t xml:space="preserve"> plant model instances (green), P&amp;ID shapes (blue) and mxGraph API (purple).</w:t>
      </w:r>
      <w:bookmarkEnd w:id="79"/>
    </w:p>
    <w:p w14:paraId="04CEF152" w14:textId="77777777" w:rsidR="009C327B" w:rsidRPr="009C327B" w:rsidRDefault="009C327B" w:rsidP="009C327B"/>
    <w:p w14:paraId="3E354459" w14:textId="77777777" w:rsidR="00D41024" w:rsidRDefault="00D41024" w:rsidP="00D41024">
      <w:pPr>
        <w:pStyle w:val="body"/>
      </w:pPr>
      <w:r w:rsidRPr="00334F54">
        <w:t xml:space="preserve">For this project, it was decided that the Process Engineering Shapes provided by draw.io diagraming tool should be used for the P&amp;ID shapes library. These shapes already strictly </w:t>
      </w:r>
      <w:r w:rsidRPr="00334F54">
        <w:lastRenderedPageBreak/>
        <w:t>adhere to the P&amp;ID industry standards for symbols and notations regulated by the PIP.</w:t>
      </w:r>
      <w:r>
        <w:t xml:space="preserve"> This decision enabled the quick conception of the static P&amp;ID shapes library to then continue with the code for the diagraming of the visualizations themselves. Still, analysis of the mxGraph API schema at hand was necessary for the object-oriented abstraction of the geometrical definition of the shapes based on their inherent geometrical and functional traits</w:t>
      </w:r>
      <w:r w:rsidRPr="002F1A7A">
        <w:rPr>
          <w:color w:val="auto"/>
        </w:rPr>
        <w:t xml:space="preserve">. Figure 12 describes the overview of the relationships between the physical plant instances, the P&amp;ID shape library </w:t>
      </w:r>
      <w:r>
        <w:t>and the mxGraph API in form of a global class diagram.</w:t>
      </w:r>
    </w:p>
    <w:p w14:paraId="05E1A396" w14:textId="11D0B716" w:rsidR="005471D1" w:rsidRDefault="00F252D2" w:rsidP="000D51C1">
      <w:pPr>
        <w:pStyle w:val="body"/>
      </w:pPr>
      <w:r>
        <w:t>The</w:t>
      </w:r>
      <w:r w:rsidR="00D87AA4">
        <w:t xml:space="preserve"> mxGraph API provides many functionalities and services</w:t>
      </w:r>
      <w:r>
        <w:t xml:space="preserve"> for the creation of graphs with JavaScript, and the previous class diagram is merely an overview. Nevertheless,  for the purpose of this project</w:t>
      </w:r>
      <w:r w:rsidR="00B530F2">
        <w:t>, many</w:t>
      </w:r>
      <w:r w:rsidR="000D516A">
        <w:t xml:space="preserve"> of these</w:t>
      </w:r>
      <w:r w:rsidR="00B530F2">
        <w:t xml:space="preserve"> </w:t>
      </w:r>
      <w:r w:rsidR="000D516A">
        <w:t>functionalities were not required</w:t>
      </w:r>
      <w:r w:rsidR="0076588C">
        <w:t>. T</w:t>
      </w:r>
      <w:r w:rsidR="00B530F2">
        <w:t xml:space="preserve">he Legato Graphic Viewer boardlet already implements </w:t>
      </w:r>
      <w:r w:rsidR="0076588C">
        <w:t>many of these</w:t>
      </w:r>
      <w:r w:rsidR="00B530F2">
        <w:t xml:space="preserve"> functionalities</w:t>
      </w:r>
      <w:r w:rsidR="0076588C">
        <w:t xml:space="preserve"> to render visualizations</w:t>
      </w:r>
      <w:r w:rsidR="00395FFC">
        <w:t xml:space="preserve"> in the form of single XML files</w:t>
      </w:r>
      <w:r w:rsidR="00B530F2">
        <w:t>. The purpose of this project: the</w:t>
      </w:r>
      <w:r w:rsidR="00395FFC">
        <w:t xml:space="preserve"> automated</w:t>
      </w:r>
      <w:r w:rsidR="00B530F2">
        <w:t xml:space="preserve"> generation of P&amp;ID visualizations in form of a single XML file for the </w:t>
      </w:r>
      <w:r w:rsidR="000D516A">
        <w:t>Legato Graphic Viewer to load and render later</w:t>
      </w:r>
      <w:r>
        <w:t xml:space="preserve">, </w:t>
      </w:r>
      <w:r w:rsidR="000D516A">
        <w:t xml:space="preserve">required </w:t>
      </w:r>
      <w:r w:rsidR="0076588C">
        <w:t xml:space="preserve">but </w:t>
      </w:r>
      <w:r w:rsidR="00767D61">
        <w:t>the</w:t>
      </w:r>
      <w:r w:rsidR="00395FFC">
        <w:t xml:space="preserve"> general</w:t>
      </w:r>
      <w:r w:rsidR="000D516A">
        <w:t xml:space="preserve"> schema of how to define graphs and shapes.</w:t>
      </w:r>
      <w:r w:rsidR="0076588C">
        <w:t xml:space="preserve"> </w:t>
      </w:r>
      <w:r w:rsidR="00767D61">
        <w:t>From this general schema, the final static definition of all P&amp;ID shapes in the library was to be derived, with the following section showing how that was done.</w:t>
      </w:r>
    </w:p>
    <w:p w14:paraId="0C0AE9E2" w14:textId="63BE2993" w:rsidR="00C1697F" w:rsidRPr="00767D61" w:rsidRDefault="002524AD" w:rsidP="00767D61">
      <w:pPr>
        <w:pStyle w:val="h3"/>
        <w:rPr>
          <w:shd w:val="clear" w:color="auto" w:fill="FFFFFF"/>
        </w:rPr>
      </w:pPr>
      <w:bookmarkStart w:id="80" w:name="_Toc524108099"/>
      <w:r>
        <w:rPr>
          <w:shd w:val="clear" w:color="auto" w:fill="FFFFFF"/>
        </w:rPr>
        <w:t xml:space="preserve">Creation of </w:t>
      </w:r>
      <w:r w:rsidR="00C1697F">
        <w:rPr>
          <w:shd w:val="clear" w:color="auto" w:fill="FFFFFF"/>
        </w:rPr>
        <w:t xml:space="preserve">the </w:t>
      </w:r>
      <w:r>
        <w:rPr>
          <w:shd w:val="clear" w:color="auto" w:fill="FFFFFF"/>
        </w:rPr>
        <w:t>Object-oriented Shapes Library</w:t>
      </w:r>
      <w:bookmarkEnd w:id="80"/>
    </w:p>
    <w:p w14:paraId="6B67141B" w14:textId="114DCBB7" w:rsidR="007C00F2" w:rsidRDefault="007C00F2" w:rsidP="007C00F2">
      <w:pPr>
        <w:pStyle w:val="bodyheaderbold"/>
      </w:pPr>
      <w:r>
        <w:t>Concept</w:t>
      </w:r>
    </w:p>
    <w:p w14:paraId="708CE0C0" w14:textId="07D022EF" w:rsidR="00767D61" w:rsidRDefault="00767D61" w:rsidP="007C00F2">
      <w:pPr>
        <w:pStyle w:val="bodyheaderbold"/>
        <w:rPr>
          <w:b w:val="0"/>
        </w:rPr>
      </w:pPr>
      <w:r>
        <w:rPr>
          <w:b w:val="0"/>
        </w:rPr>
        <w:t xml:space="preserve">In line with the project requirements outlined in section 1.5, </w:t>
      </w:r>
      <w:r w:rsidR="004F3252">
        <w:rPr>
          <w:b w:val="0"/>
        </w:rPr>
        <w:t xml:space="preserve">the P&amp;ID shapes library was to be modular and composable and define the shapes in SVG format. This was to be achieved by means of an object-oriented design of the library, to enable abstractions, hierarchies and </w:t>
      </w:r>
      <w:r w:rsidR="00386042">
        <w:rPr>
          <w:b w:val="0"/>
        </w:rPr>
        <w:t>inheritance between classes and the object instances. Inheritance was to provide the library with flexibility and customization</w:t>
      </w:r>
      <w:r w:rsidR="000E3E3D">
        <w:rPr>
          <w:b w:val="0"/>
        </w:rPr>
        <w:t xml:space="preserve">; If a user were to modify the geometric aspect of a shape of a certain parent class, the changes were to be propagated throughout children of that same parent class to avoid </w:t>
      </w:r>
      <w:r w:rsidR="000619DA">
        <w:rPr>
          <w:b w:val="0"/>
        </w:rPr>
        <w:t xml:space="preserve">having to modify each shape individually. On the other hand, despite the fact that the visualization was to be generated in XML file format, it was decided to implement the P&amp;ID shapes library in form a single, static JSON file. </w:t>
      </w:r>
      <w:r w:rsidR="00701CB8">
        <w:rPr>
          <w:b w:val="0"/>
        </w:rPr>
        <w:t>The</w:t>
      </w:r>
      <w:r w:rsidR="000619DA">
        <w:rPr>
          <w:b w:val="0"/>
        </w:rPr>
        <w:t xml:space="preserve"> library should be clear and easily human-readable,  </w:t>
      </w:r>
      <w:r w:rsidR="00701CB8">
        <w:rPr>
          <w:b w:val="0"/>
        </w:rPr>
        <w:t>and the JSON format is ideal for this. JSON format allows for easier modification of the shapes in the library, either by directly modifying the JSON object literal, or by using</w:t>
      </w:r>
      <w:r w:rsidR="00C74BD3">
        <w:rPr>
          <w:b w:val="0"/>
        </w:rPr>
        <w:t xml:space="preserve"> free online</w:t>
      </w:r>
      <w:r w:rsidR="00701CB8">
        <w:rPr>
          <w:b w:val="0"/>
        </w:rPr>
        <w:t xml:space="preserve"> tooling to parse and convert the JSON file into </w:t>
      </w:r>
      <w:r w:rsidR="00880079">
        <w:rPr>
          <w:b w:val="0"/>
        </w:rPr>
        <w:t>a tabular Microsoft Excel format</w:t>
      </w:r>
      <w:r w:rsidR="00C74BD3">
        <w:rPr>
          <w:b w:val="0"/>
        </w:rPr>
        <w:t>, for even easier modification</w:t>
      </w:r>
      <w:r w:rsidR="00701CB8">
        <w:rPr>
          <w:b w:val="0"/>
        </w:rPr>
        <w:t>.</w:t>
      </w:r>
    </w:p>
    <w:p w14:paraId="56D8DF20" w14:textId="15F9DE8E" w:rsidR="00375ADD" w:rsidRPr="00767D61" w:rsidRDefault="00375ADD" w:rsidP="002F1A7A">
      <w:pPr>
        <w:pStyle w:val="bodyheaderbold"/>
        <w:ind w:left="0"/>
        <w:rPr>
          <w:b w:val="0"/>
        </w:rPr>
      </w:pPr>
    </w:p>
    <w:p w14:paraId="1EC0669B" w14:textId="37FA05D6" w:rsidR="007C00F2" w:rsidRDefault="007C00F2" w:rsidP="007C00F2">
      <w:pPr>
        <w:pStyle w:val="bodyheaderbold"/>
      </w:pPr>
      <w:r>
        <w:t>Implementation</w:t>
      </w:r>
    </w:p>
    <w:p w14:paraId="5F517208" w14:textId="71888384" w:rsidR="00C1697F" w:rsidRDefault="00C74BD3" w:rsidP="00C1697F">
      <w:pPr>
        <w:pStyle w:val="body"/>
      </w:pPr>
      <w:r>
        <w:t>The</w:t>
      </w:r>
      <w:r w:rsidR="00C1697F">
        <w:t xml:space="preserve"> implementation details </w:t>
      </w:r>
      <w:r>
        <w:t xml:space="preserve">as to how exactly the shapes in </w:t>
      </w:r>
      <w:r w:rsidR="00C1697F">
        <w:t xml:space="preserve">the library were </w:t>
      </w:r>
      <w:r>
        <w:t xml:space="preserve">to be </w:t>
      </w:r>
      <w:r w:rsidR="00C1697F">
        <w:t xml:space="preserve">defined, </w:t>
      </w:r>
      <w:r>
        <w:t xml:space="preserve">came with the analysis of the </w:t>
      </w:r>
      <w:r w:rsidR="00C1697F">
        <w:t xml:space="preserve">mxGraphModel object. The mxGraphModel is implemented as a common </w:t>
      </w:r>
      <w:r w:rsidR="00D269D4">
        <w:t>XML</w:t>
      </w:r>
      <w:r w:rsidR="00C1697F">
        <w:t xml:space="preserve"> object, which holds all what is required for the instantiation, definition, rendering </w:t>
      </w:r>
      <w:r w:rsidR="00C1697F">
        <w:lastRenderedPageBreak/>
        <w:t>and data bindings of visualizations. Departing from the XML file of a manually-built P&amp;ID diagram of the example Aida Brewery,</w:t>
      </w:r>
      <w:r w:rsidR="00BB2C2B">
        <w:t xml:space="preserve"> </w:t>
      </w:r>
      <w:r w:rsidR="00C1697F">
        <w:t>the schema was reverse engineered into a class diagram, from which the general structure of the XML objects for the graph and shape instances was derived</w:t>
      </w:r>
      <w:r w:rsidR="000937B9">
        <w:t xml:space="preserve"> to build the library</w:t>
      </w:r>
      <w:r w:rsidR="00C1697F">
        <w:t xml:space="preserve">. </w:t>
      </w:r>
      <w:r w:rsidR="000937B9">
        <w:t xml:space="preserve">The library itself was progressively enhanced by adding features </w:t>
      </w:r>
      <w:r w:rsidR="000937B9" w:rsidRPr="002F1A7A">
        <w:rPr>
          <w:color w:val="auto"/>
        </w:rPr>
        <w:t>along the way as they were required, and it finally served as the basis for coding the client-side script for the generation of P&amp;ID visualizations</w:t>
      </w:r>
      <w:r w:rsidR="002B40E8" w:rsidRPr="002F1A7A">
        <w:rPr>
          <w:color w:val="auto"/>
        </w:rPr>
        <w:t xml:space="preserve"> in form of a single XML files</w:t>
      </w:r>
      <w:r w:rsidR="00C1697F" w:rsidRPr="002F1A7A">
        <w:rPr>
          <w:color w:val="auto"/>
        </w:rPr>
        <w:t>.</w:t>
      </w:r>
      <w:r w:rsidR="00571F38" w:rsidRPr="002F1A7A">
        <w:rPr>
          <w:color w:val="auto"/>
        </w:rPr>
        <w:t xml:space="preserve"> </w:t>
      </w:r>
      <w:r w:rsidR="00C1697F" w:rsidRPr="002F1A7A">
        <w:rPr>
          <w:color w:val="auto"/>
        </w:rPr>
        <w:t xml:space="preserve">Figure 13 shows </w:t>
      </w:r>
      <w:r w:rsidR="002B40E8" w:rsidRPr="002F1A7A">
        <w:rPr>
          <w:color w:val="auto"/>
        </w:rPr>
        <w:t xml:space="preserve">an </w:t>
      </w:r>
      <w:r w:rsidR="002B40E8">
        <w:t>overview of this abstraction process</w:t>
      </w:r>
      <w:r w:rsidR="00B55458">
        <w:t>.</w:t>
      </w:r>
    </w:p>
    <w:p w14:paraId="2B05EC9F" w14:textId="77777777" w:rsidR="00CB06F6" w:rsidRDefault="002B40E8" w:rsidP="00375ADD">
      <w:pPr>
        <w:pStyle w:val="bodyheaderbold"/>
      </w:pPr>
      <w:r w:rsidRPr="00375ADD">
        <w:rPr>
          <w:b w:val="0"/>
          <w:noProof/>
          <w:lang w:val="de-DE" w:eastAsia="de-DE"/>
        </w:rPr>
        <w:drawing>
          <wp:inline distT="0" distB="0" distL="0" distR="0" wp14:anchorId="008E3807" wp14:editId="3E87FC2C">
            <wp:extent cx="5731510" cy="2577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creation-proces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4E6D8CDD" w14:textId="79C0E9BA" w:rsidR="005E485F" w:rsidRDefault="00CB06F6" w:rsidP="00BB1E92">
      <w:pPr>
        <w:pStyle w:val="Caption"/>
        <w:jc w:val="center"/>
      </w:pPr>
      <w:bookmarkStart w:id="81" w:name="_Toc52404840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13</w:t>
      </w:r>
      <w:r w:rsidR="00F011BF">
        <w:rPr>
          <w:noProof/>
        </w:rPr>
        <w:fldChar w:fldCharType="end"/>
      </w:r>
      <w:r>
        <w:t xml:space="preserve"> </w:t>
      </w:r>
      <w:r w:rsidRPr="00347103">
        <w:t>Abstraction process from an example P&amp;ID visualization into a</w:t>
      </w:r>
      <w:r>
        <w:t xml:space="preserve"> class diagram of the general schema and concretion into an </w:t>
      </w:r>
      <w:r w:rsidRPr="00347103">
        <w:t>object-oriented P&amp;ID shapes library.</w:t>
      </w:r>
      <w:bookmarkEnd w:id="81"/>
    </w:p>
    <w:p w14:paraId="38D157A0" w14:textId="521B79C1" w:rsidR="00DC7FBB" w:rsidRDefault="00DC7FBB" w:rsidP="00DC7FBB"/>
    <w:p w14:paraId="332F9810" w14:textId="679C0BFB" w:rsidR="00DC7FBB" w:rsidRDefault="000800F3" w:rsidP="00DC7FBB">
      <w:pPr>
        <w:pStyle w:val="body"/>
      </w:pPr>
      <w:r>
        <w:rPr>
          <w:color w:val="auto"/>
        </w:rPr>
        <w:t>Similarly</w:t>
      </w:r>
      <w:r w:rsidR="00431DFE">
        <w:rPr>
          <w:color w:val="auto"/>
        </w:rPr>
        <w:t>, f</w:t>
      </w:r>
      <w:r w:rsidR="00DC7FBB" w:rsidRPr="00DC7FBB">
        <w:rPr>
          <w:color w:val="auto"/>
        </w:rPr>
        <w:t xml:space="preserve">igure 14 depicts the </w:t>
      </w:r>
      <w:r w:rsidR="00DC7FBB">
        <w:t xml:space="preserve">schema of the P&amp;ID shapes library JSON file and illustrates its rather flat and not deeply nested structure. The nesting was flattened in favor of greater portability and simplicity, since the library was to be contained in a single, static JSON file. Likewise, in favor of a simpler interface for the </w:t>
      </w:r>
      <w:r w:rsidR="00DC7FBB" w:rsidRPr="009D4FCC">
        <w:rPr>
          <w:i/>
        </w:rPr>
        <w:t>object relational mapping</w:t>
      </w:r>
      <w:r w:rsidR="00DC7FBB">
        <w:rPr>
          <w:i/>
        </w:rPr>
        <w:t xml:space="preserve"> (ORM)</w:t>
      </w:r>
      <w:r w:rsidR="00DC7FBB">
        <w:t xml:space="preserve"> between the physical plant instances fetched from the database and their matching P&amp;ID shapes retrieved from the P&amp;ID shapes library.</w:t>
      </w:r>
      <w:r w:rsidR="00DC7FBB" w:rsidRPr="007A0342">
        <w:t xml:space="preserve"> </w:t>
      </w:r>
      <w:r w:rsidR="00DC7FBB">
        <w:t>Due to the size of the library and the individual classes, no global class diagram was created, only analyzed via online tooling to in order to derive the library.</w:t>
      </w:r>
    </w:p>
    <w:p w14:paraId="031AB8C9" w14:textId="77777777" w:rsidR="00DC7FBB" w:rsidRPr="00DC7FBB" w:rsidRDefault="00DC7FBB" w:rsidP="00DC7FBB"/>
    <w:p w14:paraId="3B5D6E32" w14:textId="77777777" w:rsidR="00AF3633" w:rsidRDefault="00AF3633" w:rsidP="00AF3633">
      <w:pPr>
        <w:pStyle w:val="body"/>
        <w:keepNext/>
        <w:jc w:val="center"/>
      </w:pPr>
      <w:r>
        <w:rPr>
          <w:noProof/>
          <w:lang w:val="de-DE" w:eastAsia="de-DE"/>
        </w:rPr>
        <w:lastRenderedPageBreak/>
        <w:drawing>
          <wp:inline distT="0" distB="0" distL="0" distR="0" wp14:anchorId="23D6C198" wp14:editId="01E1E819">
            <wp:extent cx="5731200" cy="730167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shapes-library-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7301674"/>
                    </a:xfrm>
                    <a:prstGeom prst="rect">
                      <a:avLst/>
                    </a:prstGeom>
                  </pic:spPr>
                </pic:pic>
              </a:graphicData>
            </a:graphic>
          </wp:inline>
        </w:drawing>
      </w:r>
    </w:p>
    <w:p w14:paraId="54DC8B2D" w14:textId="32128784" w:rsidR="005858DA" w:rsidRDefault="00AF3633" w:rsidP="00B547C2">
      <w:pPr>
        <w:pStyle w:val="Caption"/>
        <w:spacing w:before="120"/>
        <w:jc w:val="center"/>
      </w:pPr>
      <w:bookmarkStart w:id="82" w:name="_Toc52404840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14</w:t>
      </w:r>
      <w:r w:rsidR="00F011BF">
        <w:rPr>
          <w:noProof/>
        </w:rPr>
        <w:fldChar w:fldCharType="end"/>
      </w:r>
      <w:r>
        <w:t xml:space="preserve"> </w:t>
      </w:r>
      <w:r w:rsidR="00C05644">
        <w:t xml:space="preserve">Schema of the </w:t>
      </w:r>
      <w:r>
        <w:t>P&amp;ID shapes library JSON</w:t>
      </w:r>
      <w:r w:rsidR="005E485F">
        <w:t xml:space="preserve"> </w:t>
      </w:r>
      <w:r>
        <w:t xml:space="preserve"> file.</w:t>
      </w:r>
      <w:bookmarkEnd w:id="82"/>
    </w:p>
    <w:p w14:paraId="7D9D2F3C" w14:textId="77777777" w:rsidR="00B547C2" w:rsidRPr="00B547C2" w:rsidRDefault="00B547C2" w:rsidP="00B547C2"/>
    <w:p w14:paraId="30B75A52" w14:textId="02671D65" w:rsidR="00D41049" w:rsidRDefault="00234CE9" w:rsidP="008F11BA">
      <w:pPr>
        <w:pStyle w:val="body"/>
      </w:pPr>
      <w:r>
        <w:t>The library consists of a single array of 478 objects, one for each P&amp;ID Shape available from the default draw.io process engineering shapes library.</w:t>
      </w:r>
      <w:r w:rsidR="000600DB">
        <w:t xml:space="preserve"> </w:t>
      </w:r>
      <w:r w:rsidR="00D41049">
        <w:t xml:space="preserve">Each </w:t>
      </w:r>
      <w:r w:rsidR="00F113E4">
        <w:t>object</w:t>
      </w:r>
      <w:r w:rsidR="002306A0">
        <w:t xml:space="preserve"> thus </w:t>
      </w:r>
      <w:r w:rsidR="00F113E4">
        <w:t xml:space="preserve">entirely defines the corresponding shape </w:t>
      </w:r>
      <w:r w:rsidR="002306A0">
        <w:t>by means of</w:t>
      </w:r>
      <w:r w:rsidR="00F113E4">
        <w:t xml:space="preserve"> those properties</w:t>
      </w:r>
      <w:r w:rsidR="002306A0">
        <w:t>. These include</w:t>
      </w:r>
      <w:r w:rsidR="00F113E4">
        <w:t xml:space="preserve"> a</w:t>
      </w:r>
      <w:r w:rsidR="002306A0">
        <w:t xml:space="preserve">n </w:t>
      </w:r>
      <w:r w:rsidR="00F113E4">
        <w:t>id,</w:t>
      </w:r>
      <w:r w:rsidR="002306A0">
        <w:t xml:space="preserve"> </w:t>
      </w:r>
      <w:r w:rsidR="00F113E4">
        <w:t>metadata, geometry, styling</w:t>
      </w:r>
      <w:r w:rsidR="00F7248C">
        <w:t>, size and positioning</w:t>
      </w:r>
      <w:r w:rsidR="002306A0">
        <w:t xml:space="preserve">, by means of which all shapes in the library are distinctly defined. </w:t>
      </w:r>
      <w:r w:rsidR="002306A0">
        <w:lastRenderedPageBreak/>
        <w:t xml:space="preserve">Important to note is that mxGraph automatically provides default values for </w:t>
      </w:r>
      <w:r w:rsidR="00F83E57">
        <w:t xml:space="preserve">non-passed attributes and for </w:t>
      </w:r>
      <w:r w:rsidR="002306A0">
        <w:t>empty strings passed</w:t>
      </w:r>
      <w:r w:rsidR="00F83E57">
        <w:t xml:space="preserve"> to attributes of the final XML object.</w:t>
      </w:r>
      <w:r w:rsidR="002306A0">
        <w:t xml:space="preserve"> </w:t>
      </w:r>
      <w:r w:rsidR="00F83E57">
        <w:t xml:space="preserve">This means, that certain properties remain empty string in the library, as there is no need to override the default value. </w:t>
      </w:r>
      <w:r w:rsidR="00CD6414">
        <w:t>Nonetheless, some</w:t>
      </w:r>
      <w:r w:rsidR="00F83E57">
        <w:t xml:space="preserve"> properties do indeed override a default value in order to </w:t>
      </w:r>
      <w:r w:rsidR="00CD6414">
        <w:t xml:space="preserve">be instantiated </w:t>
      </w:r>
      <w:r w:rsidR="00F83E57">
        <w:t xml:space="preserve">in the </w:t>
      </w:r>
      <w:r w:rsidR="00CD6414">
        <w:t>final XML object of the shape to be rendered, to allow for data bindings to it</w:t>
      </w:r>
      <w:r w:rsidR="007A0342">
        <w:t xml:space="preserve"> for example</w:t>
      </w:r>
      <w:r w:rsidR="00CD6414">
        <w:t>.</w:t>
      </w:r>
    </w:p>
    <w:p w14:paraId="4EF2F7CA" w14:textId="5819F6A9" w:rsidR="004B6B33" w:rsidRDefault="0031430B" w:rsidP="004B6B33">
      <w:pPr>
        <w:pStyle w:val="body"/>
      </w:pPr>
      <w:r>
        <w:t>As an example, t</w:t>
      </w:r>
      <w:r w:rsidR="00990B38">
        <w:t>h</w:t>
      </w:r>
      <w:r w:rsidR="000B4AB0">
        <w:t xml:space="preserve">e </w:t>
      </w:r>
      <w:r w:rsidR="00186B54">
        <w:t xml:space="preserve">following </w:t>
      </w:r>
      <w:r>
        <w:t xml:space="preserve">JSON </w:t>
      </w:r>
      <w:r w:rsidR="00186B54">
        <w:t>code</w:t>
      </w:r>
      <w:r w:rsidR="002D04A5">
        <w:t xml:space="preserve"> </w:t>
      </w:r>
      <w:r w:rsidR="00186B54">
        <w:t>snippet</w:t>
      </w:r>
      <w:r w:rsidR="002D04A5">
        <w:t xml:space="preserve"> </w:t>
      </w:r>
      <w:r w:rsidR="004D415F">
        <w:t>defines</w:t>
      </w:r>
      <w:r w:rsidR="002D04A5">
        <w:t xml:space="preserve"> the</w:t>
      </w:r>
      <w:r w:rsidR="00990B38">
        <w:t xml:space="preserve"> </w:t>
      </w:r>
      <w:r w:rsidR="002D04A5">
        <w:t xml:space="preserve">shape for </w:t>
      </w:r>
      <w:r w:rsidR="000B4AB0">
        <w:t xml:space="preserve">a </w:t>
      </w:r>
      <w:r w:rsidR="002D04A5">
        <w:t xml:space="preserve">process engineering </w:t>
      </w:r>
      <w:r w:rsidR="000B4AB0">
        <w:t>valve of type gate with solenoid actuator and manual reset</w:t>
      </w:r>
      <w:r>
        <w:t>.</w:t>
      </w:r>
      <w:r w:rsidR="000B4AB0">
        <w:t xml:space="preserve"> </w:t>
      </w:r>
      <w:r w:rsidR="004D415F">
        <w:t xml:space="preserve">This shape data is to be mapped to a corresponding physical plant instance, if any, to build a single object with joint geometric and plant instance data, from which the final XML object for the shape is to be generated to be included in the XML file of the corresponding P&amp;ID visualization. </w:t>
      </w:r>
      <w:r w:rsidR="000B4AB0">
        <w:t>All 478 are analogously defined</w:t>
      </w:r>
      <w:r w:rsidR="00990B38">
        <w:t xml:space="preserve"> in the library based on both geometrical and functional aspects</w:t>
      </w:r>
      <w:r w:rsidR="000B4AB0">
        <w:t>.</w:t>
      </w:r>
    </w:p>
    <w:p w14:paraId="51C3D6D6" w14:textId="77777777" w:rsidR="004B6B33" w:rsidRPr="00147A24" w:rsidRDefault="004B6B33" w:rsidP="00147A24">
      <w:pPr>
        <w:pStyle w:val="body"/>
      </w:pPr>
    </w:p>
    <w:p w14:paraId="71712796" w14:textId="6C8B4C21" w:rsidR="007C69F3" w:rsidRPr="00147A24" w:rsidRDefault="007C69F3" w:rsidP="006D51D9">
      <w:pPr>
        <w:pStyle w:val="Code"/>
        <w:shd w:val="clear" w:color="auto" w:fill="BFBFBF" w:themeFill="background1" w:themeFillShade="BF"/>
        <w:spacing w:after="0"/>
        <w:ind w:left="352" w:right="238"/>
        <w:divId w:val="1284724511"/>
        <w:rPr>
          <w:b/>
          <w:sz w:val="20"/>
          <w:szCs w:val="20"/>
        </w:rPr>
      </w:pPr>
      <w:r w:rsidRPr="00147A24">
        <w:rPr>
          <w:b/>
          <w:sz w:val="20"/>
          <w:szCs w:val="20"/>
        </w:rPr>
        <w:t xml:space="preserve"> </w:t>
      </w:r>
      <w:r w:rsidR="00B80868" w:rsidRPr="00147A24">
        <w:rPr>
          <w:b/>
          <w:sz w:val="20"/>
          <w:szCs w:val="20"/>
        </w:rPr>
        <w:t>Example JSON Object: Solenoid Gate Valve with Manual Reset</w:t>
      </w:r>
      <w:r w:rsidR="00BB1E92" w:rsidRPr="00147A24">
        <w:rPr>
          <w:b/>
          <w:sz w:val="20"/>
          <w:szCs w:val="20"/>
        </w:rPr>
        <w:t xml:space="preserve"> (</w:t>
      </w:r>
      <w:r w:rsidR="004913A9" w:rsidRPr="00147A24">
        <w:rPr>
          <w:b/>
          <w:sz w:val="20"/>
          <w:szCs w:val="20"/>
        </w:rPr>
        <w:t>shape</w:t>
      </w:r>
      <w:r w:rsidR="00BB1E92" w:rsidRPr="00147A24">
        <w:rPr>
          <w:b/>
          <w:sz w:val="20"/>
          <w:szCs w:val="20"/>
        </w:rPr>
        <w:t xml:space="preserve"> below)</w:t>
      </w:r>
    </w:p>
    <w:p w14:paraId="55086784" w14:textId="3CEA8F09" w:rsidR="008A5425" w:rsidRPr="005B715B" w:rsidRDefault="008A5425" w:rsidP="006D51D9">
      <w:pPr>
        <w:pStyle w:val="Code"/>
        <w:spacing w:after="0"/>
        <w:ind w:left="709" w:right="238"/>
        <w:divId w:val="1284724511"/>
        <w:rPr>
          <w:sz w:val="19"/>
          <w:szCs w:val="19"/>
        </w:rPr>
      </w:pPr>
      <w:r w:rsidRPr="005B715B">
        <w:rPr>
          <w:sz w:val="19"/>
          <w:szCs w:val="19"/>
        </w:rPr>
        <w:t>{  </w:t>
      </w:r>
    </w:p>
    <w:p w14:paraId="3E782212" w14:textId="699E39E3" w:rsidR="008A5425" w:rsidRPr="005B715B" w:rsidRDefault="007C05B2" w:rsidP="006D51D9">
      <w:pPr>
        <w:pStyle w:val="Code"/>
        <w:spacing w:after="0"/>
        <w:ind w:left="709" w:right="238"/>
        <w:divId w:val="1284724511"/>
        <w:rPr>
          <w:color w:val="5C5C5C"/>
          <w:sz w:val="19"/>
          <w:szCs w:val="19"/>
        </w:rPr>
      </w:pPr>
      <w:r w:rsidRPr="005B715B">
        <w:rPr>
          <w:noProof/>
          <w:sz w:val="19"/>
          <w:szCs w:val="19"/>
          <w:lang w:val="de-DE" w:eastAsia="de-DE"/>
        </w:rPr>
        <w:drawing>
          <wp:anchor distT="0" distB="0" distL="114300" distR="114300" simplePos="0" relativeHeight="251676672" behindDoc="0" locked="0" layoutInCell="1" allowOverlap="1" wp14:anchorId="6CB25D86" wp14:editId="5291BED4">
            <wp:simplePos x="0" y="0"/>
            <wp:positionH relativeFrom="column">
              <wp:posOffset>4398645</wp:posOffset>
            </wp:positionH>
            <wp:positionV relativeFrom="paragraph">
              <wp:posOffset>19050</wp:posOffset>
            </wp:positionV>
            <wp:extent cx="962025" cy="9620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solenoid-valve.png"/>
                    <pic:cNvPicPr/>
                  </pic:nvPicPr>
                  <pic:blipFill>
                    <a:blip r:embed="rId4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r w:rsidR="008A5425" w:rsidRPr="005B715B">
        <w:rPr>
          <w:sz w:val="19"/>
          <w:szCs w:val="19"/>
        </w:rPr>
        <w:t>    </w:t>
      </w:r>
      <w:r w:rsidR="008A5425" w:rsidRPr="005B715B">
        <w:rPr>
          <w:rStyle w:val="string2"/>
          <w:sz w:val="19"/>
          <w:szCs w:val="19"/>
        </w:rPr>
        <w:t>"_id"</w:t>
      </w:r>
      <w:r w:rsidR="008A5425" w:rsidRPr="005B715B">
        <w:rPr>
          <w:sz w:val="19"/>
          <w:szCs w:val="19"/>
        </w:rPr>
        <w:t>: </w:t>
      </w:r>
      <w:r w:rsidR="008A5425" w:rsidRPr="005B715B">
        <w:rPr>
          <w:rStyle w:val="string2"/>
          <w:color w:val="FF0000"/>
          <w:sz w:val="19"/>
          <w:szCs w:val="19"/>
        </w:rPr>
        <w:t>""</w:t>
      </w:r>
      <w:r w:rsidR="008A5425" w:rsidRPr="005B715B">
        <w:rPr>
          <w:sz w:val="19"/>
          <w:szCs w:val="19"/>
        </w:rPr>
        <w:t>,  </w:t>
      </w:r>
    </w:p>
    <w:p w14:paraId="21BFF4B1" w14:textId="661909E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"pidClass"</w:t>
      </w:r>
      <w:r w:rsidRPr="005B715B">
        <w:rPr>
          <w:sz w:val="19"/>
          <w:szCs w:val="19"/>
        </w:rPr>
        <w:t>: </w:t>
      </w:r>
      <w:r w:rsidRPr="005B715B">
        <w:rPr>
          <w:rStyle w:val="string2"/>
          <w:color w:val="FF0000"/>
          <w:sz w:val="19"/>
          <w:szCs w:val="19"/>
        </w:rPr>
        <w:t>"equipment"</w:t>
      </w:r>
      <w:r w:rsidRPr="005B715B">
        <w:rPr>
          <w:sz w:val="19"/>
          <w:szCs w:val="19"/>
        </w:rPr>
        <w:t>,  </w:t>
      </w:r>
    </w:p>
    <w:p w14:paraId="5C1AF035" w14:textId="7A6B60D9"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"shapeName"</w:t>
      </w:r>
      <w:r w:rsidRPr="005B715B">
        <w:rPr>
          <w:sz w:val="19"/>
          <w:szCs w:val="19"/>
        </w:rPr>
        <w:t>: </w:t>
      </w:r>
      <w:r w:rsidRPr="005B715B">
        <w:rPr>
          <w:rStyle w:val="string2"/>
          <w:color w:val="FF0000"/>
          <w:sz w:val="19"/>
          <w:szCs w:val="19"/>
        </w:rPr>
        <w:t>"gate_valve_(solenoid)"</w:t>
      </w:r>
      <w:r w:rsidRPr="005B715B">
        <w:rPr>
          <w:sz w:val="19"/>
          <w:szCs w:val="19"/>
        </w:rPr>
        <w:t>,  </w:t>
      </w:r>
    </w:p>
    <w:p w14:paraId="107E0D27"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"shapeDomain"</w:t>
      </w:r>
      <w:r w:rsidRPr="005B715B">
        <w:rPr>
          <w:sz w:val="19"/>
          <w:szCs w:val="19"/>
        </w:rPr>
        <w:t>: </w:t>
      </w:r>
      <w:r w:rsidRPr="005B715B">
        <w:rPr>
          <w:rStyle w:val="string2"/>
          <w:color w:val="FF0000"/>
          <w:sz w:val="19"/>
          <w:szCs w:val="19"/>
        </w:rPr>
        <w:t>"mxgraph"</w:t>
      </w:r>
      <w:r w:rsidRPr="005B715B">
        <w:rPr>
          <w:sz w:val="19"/>
          <w:szCs w:val="19"/>
        </w:rPr>
        <w:t>,  </w:t>
      </w:r>
    </w:p>
    <w:p w14:paraId="4ECB5A39" w14:textId="6D0BE44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"shapeClass"</w:t>
      </w:r>
      <w:r w:rsidRPr="005B715B">
        <w:rPr>
          <w:sz w:val="19"/>
          <w:szCs w:val="19"/>
        </w:rPr>
        <w:t>: </w:t>
      </w:r>
      <w:r w:rsidRPr="005B715B">
        <w:rPr>
          <w:rStyle w:val="string2"/>
          <w:color w:val="FF0000"/>
          <w:sz w:val="19"/>
          <w:szCs w:val="19"/>
        </w:rPr>
        <w:t>"pid2valves"</w:t>
      </w:r>
      <w:r w:rsidRPr="005B715B">
        <w:rPr>
          <w:sz w:val="19"/>
          <w:szCs w:val="19"/>
        </w:rPr>
        <w:t>,  </w:t>
      </w:r>
    </w:p>
    <w:p w14:paraId="6A511A5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"shapeCategory"</w:t>
      </w:r>
      <w:r w:rsidRPr="005B715B">
        <w:rPr>
          <w:sz w:val="19"/>
          <w:szCs w:val="19"/>
        </w:rPr>
        <w:t>: </w:t>
      </w:r>
      <w:r w:rsidRPr="005B715B">
        <w:rPr>
          <w:rStyle w:val="string2"/>
          <w:color w:val="FF0000"/>
          <w:sz w:val="19"/>
          <w:szCs w:val="19"/>
        </w:rPr>
        <w:t>"valve"</w:t>
      </w:r>
      <w:r w:rsidRPr="005B715B">
        <w:rPr>
          <w:sz w:val="19"/>
          <w:szCs w:val="19"/>
        </w:rPr>
        <w:t>,  </w:t>
      </w:r>
    </w:p>
    <w:p w14:paraId="446D63F0"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"shapeType"</w:t>
      </w:r>
      <w:r w:rsidRPr="005B715B">
        <w:rPr>
          <w:sz w:val="19"/>
          <w:szCs w:val="19"/>
        </w:rPr>
        <w:t>: </w:t>
      </w:r>
      <w:r w:rsidRPr="005B715B">
        <w:rPr>
          <w:rStyle w:val="string2"/>
          <w:color w:val="FF0000"/>
          <w:sz w:val="19"/>
          <w:szCs w:val="19"/>
        </w:rPr>
        <w:t>"gate_valve"</w:t>
      </w:r>
      <w:r w:rsidRPr="005B715B">
        <w:rPr>
          <w:sz w:val="19"/>
          <w:szCs w:val="19"/>
        </w:rPr>
        <w:t>,  </w:t>
      </w:r>
    </w:p>
    <w:p w14:paraId="339FB538" w14:textId="41B20F1F"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"shapeSubtype"</w:t>
      </w:r>
      <w:r w:rsidRPr="005B715B">
        <w:rPr>
          <w:sz w:val="19"/>
          <w:szCs w:val="19"/>
        </w:rPr>
        <w:t>: </w:t>
      </w:r>
      <w:r w:rsidRPr="005B715B">
        <w:rPr>
          <w:rStyle w:val="string2"/>
          <w:color w:val="FF0000"/>
          <w:sz w:val="19"/>
          <w:szCs w:val="19"/>
        </w:rPr>
        <w:t>"(solenoid)"</w:t>
      </w:r>
      <w:r w:rsidRPr="005B715B">
        <w:rPr>
          <w:sz w:val="19"/>
          <w:szCs w:val="19"/>
        </w:rPr>
        <w:t>,  </w:t>
      </w:r>
    </w:p>
    <w:p w14:paraId="10F806AE"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"shapePath"</w:t>
      </w:r>
      <w:r w:rsidRPr="005B715B">
        <w:rPr>
          <w:sz w:val="19"/>
          <w:szCs w:val="19"/>
        </w:rPr>
        <w:t>: </w:t>
      </w:r>
      <w:r w:rsidRPr="005B715B">
        <w:rPr>
          <w:rStyle w:val="string2"/>
          <w:color w:val="FF0000"/>
          <w:sz w:val="19"/>
          <w:szCs w:val="19"/>
        </w:rPr>
        <w:t>"mxgraph.pid2valves.valve"</w:t>
      </w:r>
      <w:r w:rsidRPr="005B715B">
        <w:rPr>
          <w:sz w:val="19"/>
          <w:szCs w:val="19"/>
        </w:rPr>
        <w:t>,  </w:t>
      </w:r>
    </w:p>
    <w:p w14:paraId="1624F2D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"shapeThumbnail"</w:t>
      </w:r>
      <w:r w:rsidRPr="005B715B">
        <w:rPr>
          <w:sz w:val="19"/>
          <w:szCs w:val="19"/>
        </w:rPr>
        <w:t>: </w:t>
      </w:r>
      <w:r w:rsidRPr="005B715B">
        <w:rPr>
          <w:rStyle w:val="string2"/>
          <w:color w:val="FF0000"/>
          <w:sz w:val="19"/>
          <w:szCs w:val="19"/>
        </w:rPr>
        <w:t>"images\\gate_valve_(solenoid).svg"</w:t>
      </w:r>
      <w:r w:rsidRPr="005B715B">
        <w:rPr>
          <w:sz w:val="19"/>
          <w:szCs w:val="19"/>
        </w:rPr>
        <w:t>,  </w:t>
      </w:r>
    </w:p>
    <w:p w14:paraId="2283F8D8"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"_vertex"</w:t>
      </w:r>
      <w:r w:rsidRPr="005B715B">
        <w:rPr>
          <w:sz w:val="19"/>
          <w:szCs w:val="19"/>
        </w:rPr>
        <w:t>: </w:t>
      </w:r>
      <w:r w:rsidRPr="005B715B">
        <w:rPr>
          <w:rStyle w:val="string2"/>
          <w:sz w:val="19"/>
          <w:szCs w:val="19"/>
        </w:rPr>
        <w:t>"1"</w:t>
      </w:r>
      <w:r w:rsidRPr="005B715B">
        <w:rPr>
          <w:sz w:val="19"/>
          <w:szCs w:val="19"/>
        </w:rPr>
        <w:t>,  </w:t>
      </w:r>
    </w:p>
    <w:p w14:paraId="3BEE43CC" w14:textId="5B76113C"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"_style"</w:t>
      </w:r>
      <w:r w:rsidRPr="005B715B">
        <w:rPr>
          <w:sz w:val="19"/>
          <w:szCs w:val="19"/>
        </w:rPr>
        <w:t>: </w:t>
      </w:r>
      <w:r w:rsidRPr="005B715B">
        <w:rPr>
          <w:rStyle w:val="string2"/>
          <w:color w:val="FF0000"/>
          <w:sz w:val="19"/>
          <w:szCs w:val="19"/>
        </w:rPr>
        <w:t>"verticalLabelPosition=bottom;align=center;html=1;verticalAlign=top;dashed=0;shape=mxgraph.pid2valves.valve;valveType=gate;actuator=solenoid;</w:t>
      </w:r>
      <w:r w:rsidR="0098188F" w:rsidRPr="005B715B">
        <w:rPr>
          <w:rStyle w:val="string2"/>
          <w:color w:val="FF0000"/>
          <w:sz w:val="19"/>
          <w:szCs w:val="19"/>
        </w:rPr>
        <w:t xml:space="preserve"> </w:t>
      </w:r>
      <w:r w:rsidRPr="005B715B">
        <w:rPr>
          <w:rStyle w:val="string2"/>
          <w:color w:val="FF0000"/>
          <w:sz w:val="19"/>
          <w:szCs w:val="19"/>
        </w:rPr>
        <w:t>strokeColor=#000000;fontSize=18;fontColor=#000000;"</w:t>
      </w:r>
      <w:r w:rsidRPr="005B715B">
        <w:rPr>
          <w:sz w:val="19"/>
          <w:szCs w:val="19"/>
        </w:rPr>
        <w:t>,  </w:t>
      </w:r>
    </w:p>
    <w:p w14:paraId="3EABADF8" w14:textId="5E198E9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"styleObject"</w:t>
      </w:r>
      <w:r w:rsidRPr="005B715B">
        <w:rPr>
          <w:sz w:val="19"/>
          <w:szCs w:val="19"/>
        </w:rPr>
        <w:t>: {  </w:t>
      </w:r>
    </w:p>
    <w:p w14:paraId="5B3DDA29"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w:t>
      </w:r>
      <w:r w:rsidRPr="005B715B">
        <w:rPr>
          <w:sz w:val="19"/>
          <w:szCs w:val="19"/>
        </w:rPr>
        <w:t>: </w:t>
      </w:r>
      <w:r w:rsidRPr="005B715B">
        <w:rPr>
          <w:rStyle w:val="string2"/>
          <w:color w:val="FF0000"/>
          <w:sz w:val="19"/>
          <w:szCs w:val="19"/>
        </w:rPr>
        <w:t>"shape=mxgraph.pid2valves.valve"</w:t>
      </w:r>
      <w:r w:rsidRPr="005B715B">
        <w:rPr>
          <w:color w:val="FF0000"/>
          <w:sz w:val="19"/>
          <w:szCs w:val="19"/>
        </w:rPr>
        <w:t>,  </w:t>
      </w:r>
    </w:p>
    <w:p w14:paraId="6EE73347" w14:textId="70191EC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"actuator"</w:t>
      </w:r>
      <w:r w:rsidRPr="005B715B">
        <w:rPr>
          <w:sz w:val="19"/>
          <w:szCs w:val="19"/>
        </w:rPr>
        <w:t>: </w:t>
      </w:r>
      <w:r w:rsidRPr="005B715B">
        <w:rPr>
          <w:rStyle w:val="string2"/>
          <w:color w:val="FF0000"/>
          <w:sz w:val="19"/>
          <w:szCs w:val="19"/>
        </w:rPr>
        <w:t>"actuator=solenoid"</w:t>
      </w:r>
      <w:r w:rsidRPr="005B715B">
        <w:rPr>
          <w:color w:val="FF0000"/>
          <w:sz w:val="19"/>
          <w:szCs w:val="19"/>
        </w:rPr>
        <w:t>,  </w:t>
      </w:r>
    </w:p>
    <w:p w14:paraId="36A7299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"valveType"</w:t>
      </w:r>
      <w:r w:rsidRPr="005B715B">
        <w:rPr>
          <w:sz w:val="19"/>
          <w:szCs w:val="19"/>
        </w:rPr>
        <w:t>: </w:t>
      </w:r>
      <w:r w:rsidRPr="005B715B">
        <w:rPr>
          <w:rStyle w:val="string2"/>
          <w:color w:val="FF0000"/>
          <w:sz w:val="19"/>
          <w:szCs w:val="19"/>
        </w:rPr>
        <w:t>"valveType=gate"</w:t>
      </w:r>
      <w:r w:rsidRPr="005B715B">
        <w:rPr>
          <w:sz w:val="19"/>
          <w:szCs w:val="19"/>
        </w:rPr>
        <w:t>,  </w:t>
      </w:r>
    </w:p>
    <w:p w14:paraId="45F2ACC4"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"html"</w:t>
      </w:r>
      <w:r w:rsidRPr="005B715B">
        <w:rPr>
          <w:sz w:val="19"/>
          <w:szCs w:val="19"/>
        </w:rPr>
        <w:t>: </w:t>
      </w:r>
      <w:r w:rsidRPr="005B715B">
        <w:rPr>
          <w:rStyle w:val="string2"/>
          <w:color w:val="FF0000"/>
          <w:sz w:val="19"/>
          <w:szCs w:val="19"/>
        </w:rPr>
        <w:t>"html=1"</w:t>
      </w:r>
      <w:r w:rsidRPr="005B715B">
        <w:rPr>
          <w:sz w:val="19"/>
          <w:szCs w:val="19"/>
        </w:rPr>
        <w:t>,  </w:t>
      </w:r>
    </w:p>
    <w:p w14:paraId="09DAB62B" w14:textId="66E16D1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"align"</w:t>
      </w:r>
      <w:r w:rsidRPr="005B715B">
        <w:rPr>
          <w:sz w:val="19"/>
          <w:szCs w:val="19"/>
        </w:rPr>
        <w:t>: </w:t>
      </w:r>
      <w:r w:rsidRPr="005B715B">
        <w:rPr>
          <w:rStyle w:val="string2"/>
          <w:color w:val="FF0000"/>
          <w:sz w:val="19"/>
          <w:szCs w:val="19"/>
        </w:rPr>
        <w:t>"align=center"</w:t>
      </w:r>
      <w:r w:rsidRPr="005B715B">
        <w:rPr>
          <w:sz w:val="19"/>
          <w:szCs w:val="19"/>
        </w:rPr>
        <w:t>,  </w:t>
      </w:r>
    </w:p>
    <w:p w14:paraId="268B56BB" w14:textId="2427FF9E"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"verticalLabelPosition"</w:t>
      </w:r>
      <w:r w:rsidRPr="005B715B">
        <w:rPr>
          <w:sz w:val="19"/>
          <w:szCs w:val="19"/>
        </w:rPr>
        <w:t>: </w:t>
      </w:r>
      <w:r w:rsidRPr="005B715B">
        <w:rPr>
          <w:rStyle w:val="string2"/>
          <w:color w:val="FF0000"/>
          <w:sz w:val="19"/>
          <w:szCs w:val="19"/>
        </w:rPr>
        <w:t>"verticalLabelPosition=bottom"</w:t>
      </w:r>
      <w:r w:rsidRPr="005B715B">
        <w:rPr>
          <w:sz w:val="19"/>
          <w:szCs w:val="19"/>
        </w:rPr>
        <w:t>,  </w:t>
      </w:r>
    </w:p>
    <w:p w14:paraId="4A8B05D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"verticalAlign"</w:t>
      </w:r>
      <w:r w:rsidRPr="005B715B">
        <w:rPr>
          <w:sz w:val="19"/>
          <w:szCs w:val="19"/>
        </w:rPr>
        <w:t>: </w:t>
      </w:r>
      <w:r w:rsidRPr="005B715B">
        <w:rPr>
          <w:rStyle w:val="string2"/>
          <w:color w:val="FF0000"/>
          <w:sz w:val="19"/>
          <w:szCs w:val="19"/>
        </w:rPr>
        <w:t>"verticalAlign=top"</w:t>
      </w:r>
      <w:r w:rsidRPr="005B715B">
        <w:rPr>
          <w:sz w:val="19"/>
          <w:szCs w:val="19"/>
        </w:rPr>
        <w:t>,  </w:t>
      </w:r>
    </w:p>
    <w:p w14:paraId="526D0FDB"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"dashed"</w:t>
      </w:r>
      <w:r w:rsidRPr="005B715B">
        <w:rPr>
          <w:sz w:val="19"/>
          <w:szCs w:val="19"/>
        </w:rPr>
        <w:t>: </w:t>
      </w:r>
      <w:r w:rsidRPr="005B715B">
        <w:rPr>
          <w:rStyle w:val="string2"/>
          <w:color w:val="FF0000"/>
          <w:sz w:val="19"/>
          <w:szCs w:val="19"/>
        </w:rPr>
        <w:t>"dashed=0"</w:t>
      </w:r>
      <w:r w:rsidRPr="005B715B">
        <w:rPr>
          <w:sz w:val="19"/>
          <w:szCs w:val="19"/>
        </w:rPr>
        <w:t>,  </w:t>
      </w:r>
    </w:p>
    <w:p w14:paraId="3D062837" w14:textId="4AA4B988"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"strokeColor"</w:t>
      </w:r>
      <w:r w:rsidRPr="005B715B">
        <w:rPr>
          <w:sz w:val="19"/>
          <w:szCs w:val="19"/>
        </w:rPr>
        <w:t>: </w:t>
      </w:r>
      <w:r w:rsidRPr="005B715B">
        <w:rPr>
          <w:rStyle w:val="string2"/>
          <w:color w:val="FF0000"/>
          <w:sz w:val="19"/>
          <w:szCs w:val="19"/>
        </w:rPr>
        <w:t>"strokeColor=#000000"</w:t>
      </w:r>
      <w:r w:rsidRPr="005B715B">
        <w:rPr>
          <w:sz w:val="19"/>
          <w:szCs w:val="19"/>
        </w:rPr>
        <w:t>,  </w:t>
      </w:r>
    </w:p>
    <w:p w14:paraId="30418FC9" w14:textId="67180800"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"fontSize"</w:t>
      </w:r>
      <w:r w:rsidRPr="005B715B">
        <w:rPr>
          <w:sz w:val="19"/>
          <w:szCs w:val="19"/>
        </w:rPr>
        <w:t>: </w:t>
      </w:r>
      <w:r w:rsidRPr="005B715B">
        <w:rPr>
          <w:rStyle w:val="string2"/>
          <w:color w:val="FF0000"/>
          <w:sz w:val="19"/>
          <w:szCs w:val="19"/>
        </w:rPr>
        <w:t>"fontSize=18"</w:t>
      </w:r>
      <w:r w:rsidRPr="005B715B">
        <w:rPr>
          <w:sz w:val="19"/>
          <w:szCs w:val="19"/>
        </w:rPr>
        <w:t>,  </w:t>
      </w:r>
    </w:p>
    <w:p w14:paraId="5E35E8A3" w14:textId="403C284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"fontColor"</w:t>
      </w:r>
      <w:r w:rsidRPr="005B715B">
        <w:rPr>
          <w:sz w:val="19"/>
          <w:szCs w:val="19"/>
        </w:rPr>
        <w:t>: </w:t>
      </w:r>
      <w:r w:rsidRPr="005B715B">
        <w:rPr>
          <w:rStyle w:val="string2"/>
          <w:color w:val="FF0000"/>
          <w:sz w:val="19"/>
          <w:szCs w:val="19"/>
        </w:rPr>
        <w:t>"fontColor=#000000"</w:t>
      </w:r>
      <w:r w:rsidRPr="005B715B">
        <w:rPr>
          <w:sz w:val="19"/>
          <w:szCs w:val="19"/>
        </w:rPr>
        <w:t>  </w:t>
      </w:r>
    </w:p>
    <w:p w14:paraId="552A8E27" w14:textId="2A59C3BE"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5C9C5F4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"_parent"</w:t>
      </w:r>
      <w:r w:rsidRPr="005B715B">
        <w:rPr>
          <w:sz w:val="19"/>
          <w:szCs w:val="19"/>
        </w:rPr>
        <w:t>: </w:t>
      </w:r>
      <w:r w:rsidRPr="005B715B">
        <w:rPr>
          <w:rStyle w:val="string2"/>
          <w:color w:val="FF0000"/>
          <w:sz w:val="19"/>
          <w:szCs w:val="19"/>
        </w:rPr>
        <w:t>"1"</w:t>
      </w:r>
      <w:r w:rsidRPr="005B715B">
        <w:rPr>
          <w:sz w:val="19"/>
          <w:szCs w:val="19"/>
        </w:rPr>
        <w:t>,  </w:t>
      </w:r>
    </w:p>
    <w:p w14:paraId="76013E2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"mxGeometry"</w:t>
      </w:r>
      <w:r w:rsidRPr="005B715B">
        <w:rPr>
          <w:sz w:val="19"/>
          <w:szCs w:val="19"/>
        </w:rPr>
        <w:t>: {  </w:t>
      </w:r>
    </w:p>
    <w:p w14:paraId="28BB347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"_relative"</w:t>
      </w:r>
      <w:r w:rsidRPr="005B715B">
        <w:rPr>
          <w:sz w:val="19"/>
          <w:szCs w:val="19"/>
        </w:rPr>
        <w:t>: </w:t>
      </w:r>
      <w:r w:rsidRPr="005B715B">
        <w:rPr>
          <w:rStyle w:val="string2"/>
          <w:color w:val="FF0000"/>
          <w:sz w:val="19"/>
          <w:szCs w:val="19"/>
        </w:rPr>
        <w:t>"0"</w:t>
      </w:r>
      <w:r w:rsidRPr="005B715B">
        <w:rPr>
          <w:sz w:val="19"/>
          <w:szCs w:val="19"/>
        </w:rPr>
        <w:t>,  </w:t>
      </w:r>
    </w:p>
    <w:p w14:paraId="30D7A2B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"_width"</w:t>
      </w:r>
      <w:r w:rsidRPr="005B715B">
        <w:rPr>
          <w:sz w:val="19"/>
          <w:szCs w:val="19"/>
        </w:rPr>
        <w:t>: </w:t>
      </w:r>
      <w:r w:rsidRPr="005B715B">
        <w:rPr>
          <w:rStyle w:val="string2"/>
          <w:color w:val="FF0000"/>
          <w:sz w:val="19"/>
          <w:szCs w:val="19"/>
        </w:rPr>
        <w:t>"100"</w:t>
      </w:r>
      <w:r w:rsidRPr="005B715B">
        <w:rPr>
          <w:sz w:val="19"/>
          <w:szCs w:val="19"/>
        </w:rPr>
        <w:t>,  </w:t>
      </w:r>
    </w:p>
    <w:p w14:paraId="5B898A16"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"_height"</w:t>
      </w:r>
      <w:r w:rsidRPr="005B715B">
        <w:rPr>
          <w:sz w:val="19"/>
          <w:szCs w:val="19"/>
        </w:rPr>
        <w:t>: </w:t>
      </w:r>
      <w:r w:rsidRPr="005B715B">
        <w:rPr>
          <w:rStyle w:val="string2"/>
          <w:color w:val="FF0000"/>
          <w:sz w:val="19"/>
          <w:szCs w:val="19"/>
        </w:rPr>
        <w:t>"100"</w:t>
      </w:r>
      <w:r w:rsidRPr="005B715B">
        <w:rPr>
          <w:sz w:val="19"/>
          <w:szCs w:val="19"/>
        </w:rPr>
        <w:t>,  </w:t>
      </w:r>
    </w:p>
    <w:p w14:paraId="46835EC2"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"_as"</w:t>
      </w:r>
      <w:r w:rsidRPr="005B715B">
        <w:rPr>
          <w:sz w:val="19"/>
          <w:szCs w:val="19"/>
        </w:rPr>
        <w:t>: </w:t>
      </w:r>
      <w:r w:rsidRPr="005B715B">
        <w:rPr>
          <w:rStyle w:val="string2"/>
          <w:color w:val="FF0000"/>
          <w:sz w:val="19"/>
          <w:szCs w:val="19"/>
        </w:rPr>
        <w:t>"geometry"</w:t>
      </w:r>
      <w:r w:rsidRPr="005B715B">
        <w:rPr>
          <w:color w:val="FF0000"/>
          <w:sz w:val="19"/>
          <w:szCs w:val="19"/>
        </w:rPr>
        <w:t>  </w:t>
      </w:r>
    </w:p>
    <w:p w14:paraId="38D7207A"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6466F990" w14:textId="59252D78" w:rsidR="002D079A" w:rsidRPr="005B715B" w:rsidRDefault="008A5425" w:rsidP="005B715B">
      <w:pPr>
        <w:pStyle w:val="Code"/>
        <w:spacing w:after="0"/>
        <w:ind w:left="709" w:right="238"/>
        <w:divId w:val="1284724511"/>
        <w:rPr>
          <w:color w:val="5C5C5C"/>
          <w:sz w:val="19"/>
          <w:szCs w:val="19"/>
        </w:rPr>
      </w:pPr>
      <w:r w:rsidRPr="005B715B">
        <w:rPr>
          <w:sz w:val="19"/>
          <w:szCs w:val="19"/>
        </w:rPr>
        <w:t>}</w:t>
      </w:r>
    </w:p>
    <w:p w14:paraId="49CD2FE2" w14:textId="243D9665" w:rsidR="00990B38" w:rsidRDefault="00990B38" w:rsidP="008F11BA">
      <w:pPr>
        <w:pStyle w:val="body"/>
      </w:pPr>
      <w:r>
        <w:lastRenderedPageBreak/>
        <w:t xml:space="preserve">In this way, each object in the library fully encapsulates all </w:t>
      </w:r>
      <w:r w:rsidR="001353B3">
        <w:t xml:space="preserve">data needed for the correct instantiation of XML objects later by the visualization generating script, namely an id, metadata, geometry, styling, size and positioning. The object relational mapping of physical plant instances to shapes </w:t>
      </w:r>
      <w:r w:rsidR="00500C44">
        <w:t xml:space="preserve">is done with a single attribute: </w:t>
      </w:r>
      <w:r w:rsidR="00500C44" w:rsidRPr="00B23C58">
        <w:rPr>
          <w:rStyle w:val="InlineCodeChar"/>
          <w:sz w:val="20"/>
        </w:rPr>
        <w:t>shapeName</w:t>
      </w:r>
      <w:r w:rsidR="00500C44">
        <w:t>. This means, that the only required modification to the database of the plant was a single field with the corresponding “</w:t>
      </w:r>
      <w:r w:rsidR="003E6C0D">
        <w:t>shapeName</w:t>
      </w:r>
      <w:r w:rsidR="00500C44">
        <w:t>” value for each physical instance</w:t>
      </w:r>
      <w:r w:rsidR="0098188F">
        <w:t xml:space="preserve"> (although more modifications where actually made to the database).</w:t>
      </w:r>
      <w:r w:rsidR="00671ECC">
        <w:t xml:space="preserve"> The </w:t>
      </w:r>
      <w:r w:rsidR="00671ECC" w:rsidRPr="00B23C58">
        <w:rPr>
          <w:rStyle w:val="InlineCodeChar"/>
          <w:sz w:val="20"/>
        </w:rPr>
        <w:t>_style</w:t>
      </w:r>
      <w:r w:rsidR="00671ECC">
        <w:t xml:space="preserve"> property is defined </w:t>
      </w:r>
      <w:r w:rsidR="00064A2C">
        <w:t xml:space="preserve">by the mxGraph API itself and required in the final XML object of the shape. The </w:t>
      </w:r>
      <w:r w:rsidR="00064A2C" w:rsidRPr="00064A2C">
        <w:rPr>
          <w:rStyle w:val="InlineCodeChar"/>
        </w:rPr>
        <w:t>_style</w:t>
      </w:r>
      <w:r w:rsidR="00064A2C">
        <w:rPr>
          <w:rStyle w:val="InlineCodeChar"/>
        </w:rPr>
        <w:t xml:space="preserve"> </w:t>
      </w:r>
      <w:r w:rsidR="00064A2C" w:rsidRPr="00064A2C">
        <w:t>property</w:t>
      </w:r>
      <w:r w:rsidR="00064A2C">
        <w:t xml:space="preserve"> takes in a string of semi-colon separated key-value pairs with all style such as </w:t>
      </w:r>
      <w:r w:rsidR="005B3827">
        <w:t xml:space="preserve">shape type, </w:t>
      </w:r>
      <w:r w:rsidR="00064A2C">
        <w:t xml:space="preserve">fill color, font size and alignment for the corresponding </w:t>
      </w:r>
      <w:r w:rsidR="005B3827">
        <w:t xml:space="preserve">shape. To facilitate the </w:t>
      </w:r>
      <w:r w:rsidR="00CF410A">
        <w:t xml:space="preserve">targeting and </w:t>
      </w:r>
      <w:r w:rsidR="005B3827">
        <w:t>modification of individual</w:t>
      </w:r>
      <w:r w:rsidR="00CF410A">
        <w:t xml:space="preserve"> </w:t>
      </w:r>
      <w:r w:rsidR="005B3827">
        <w:t xml:space="preserve">style properties, the string was split into the </w:t>
      </w:r>
      <w:r w:rsidR="005B3827" w:rsidRPr="005B3827">
        <w:rPr>
          <w:rStyle w:val="InlineCodeChar"/>
        </w:rPr>
        <w:t>styleObject</w:t>
      </w:r>
      <w:r w:rsidR="005B3827">
        <w:t xml:space="preserve">, </w:t>
      </w:r>
      <w:r w:rsidR="00CF410A">
        <w:t>an object containing all key-value pairs.</w:t>
      </w:r>
    </w:p>
    <w:p w14:paraId="44304171" w14:textId="77777777" w:rsidR="00947519" w:rsidRDefault="007C00F2" w:rsidP="00947519">
      <w:pPr>
        <w:pStyle w:val="h3"/>
        <w:rPr>
          <w:shd w:val="clear" w:color="auto" w:fill="FFFFFF"/>
        </w:rPr>
      </w:pPr>
      <w:bookmarkStart w:id="83" w:name="_Toc524108100"/>
      <w:r>
        <w:rPr>
          <w:shd w:val="clear" w:color="auto" w:fill="FFFFFF"/>
        </w:rPr>
        <w:t>Real-time Data Binding to Process Variables</w:t>
      </w:r>
      <w:bookmarkEnd w:id="83"/>
    </w:p>
    <w:p w14:paraId="6463DB76" w14:textId="3CB23DDF" w:rsidR="004D6979" w:rsidRDefault="00947519" w:rsidP="004D6979">
      <w:pPr>
        <w:pStyle w:val="body"/>
        <w:ind w:left="0"/>
      </w:pPr>
      <w:r>
        <w:t xml:space="preserve">As previously mentioned, the </w:t>
      </w:r>
      <w:r w:rsidR="00CF7982">
        <w:t>generated P&amp;ID visualization was to be in form of a single, static XML file and contain likewise static data bindings for the real-time dynamic rendering of process variables and styles.</w:t>
      </w:r>
      <w:r w:rsidR="005B42CF">
        <w:t xml:space="preserve"> Moreover, the </w:t>
      </w:r>
      <w:r w:rsidR="005B42CF" w:rsidRPr="005B42CF">
        <w:rPr>
          <w:i/>
        </w:rPr>
        <w:t>Legato Graphic Designe</w:t>
      </w:r>
      <w:r w:rsidR="005B42CF">
        <w:rPr>
          <w:i/>
        </w:rPr>
        <w:t xml:space="preserve">r </w:t>
      </w:r>
      <w:r w:rsidR="005B42CF">
        <w:t xml:space="preserve">is responsible for loading and rendering the XML file </w:t>
      </w:r>
      <w:r w:rsidR="005B42CF" w:rsidRPr="00735B51">
        <w:rPr>
          <w:color w:val="auto"/>
        </w:rPr>
        <w:t xml:space="preserve">and already implements an API for data binding to </w:t>
      </w:r>
      <w:r w:rsidR="009B7B0F" w:rsidRPr="00735B51">
        <w:rPr>
          <w:color w:val="auto"/>
        </w:rPr>
        <w:t>dynamic</w:t>
      </w:r>
      <w:r w:rsidR="005B42CF" w:rsidRPr="00735B51">
        <w:rPr>
          <w:color w:val="auto"/>
        </w:rPr>
        <w:t xml:space="preserve"> database values and a service for the automatic, real-time re-rendering on </w:t>
      </w:r>
      <w:r w:rsidR="009B7B0F" w:rsidRPr="00735B51">
        <w:rPr>
          <w:color w:val="auto"/>
        </w:rPr>
        <w:t xml:space="preserve">each </w:t>
      </w:r>
      <w:r w:rsidR="005B42CF" w:rsidRPr="00735B51">
        <w:rPr>
          <w:color w:val="auto"/>
        </w:rPr>
        <w:t>change event.</w:t>
      </w:r>
      <w:r w:rsidR="00082A57" w:rsidRPr="00735B51">
        <w:rPr>
          <w:color w:val="auto"/>
        </w:rPr>
        <w:t xml:space="preserve"> For this reason, the P&amp;ID shapes library does not implement the data bindings, but only the static geometric definition of the shapes.</w:t>
      </w:r>
      <w:r w:rsidR="00455B1F" w:rsidRPr="00735B51">
        <w:rPr>
          <w:color w:val="auto"/>
        </w:rPr>
        <w:t xml:space="preserve"> </w:t>
      </w:r>
      <w:r w:rsidR="006041E1" w:rsidRPr="00735B51">
        <w:rPr>
          <w:color w:val="auto"/>
        </w:rPr>
        <w:t>Figure 1</w:t>
      </w:r>
      <w:r w:rsidR="00735B51" w:rsidRPr="00735B51">
        <w:rPr>
          <w:color w:val="auto"/>
        </w:rPr>
        <w:t>5</w:t>
      </w:r>
      <w:r w:rsidR="006041E1" w:rsidRPr="00735B51">
        <w:rPr>
          <w:color w:val="auto"/>
        </w:rPr>
        <w:t xml:space="preserve"> shows</w:t>
      </w:r>
      <w:r w:rsidR="00862B49" w:rsidRPr="00735B51">
        <w:rPr>
          <w:color w:val="auto"/>
        </w:rPr>
        <w:t xml:space="preserve"> two</w:t>
      </w:r>
      <w:r w:rsidR="00B018F2" w:rsidRPr="00735B51">
        <w:rPr>
          <w:color w:val="auto"/>
        </w:rPr>
        <w:t xml:space="preserve"> examples of </w:t>
      </w:r>
      <w:r w:rsidR="00862B49" w:rsidRPr="00735B51">
        <w:rPr>
          <w:color w:val="auto"/>
        </w:rPr>
        <w:t xml:space="preserve">the considered implementation of data bindings (more in section </w:t>
      </w:r>
      <w:r w:rsidR="004D6979" w:rsidRPr="00735B51">
        <w:rPr>
          <w:color w:val="auto"/>
        </w:rPr>
        <w:t xml:space="preserve"> </w:t>
      </w:r>
      <w:r w:rsidR="00735B51">
        <w:rPr>
          <w:color w:val="auto"/>
        </w:rPr>
        <w:t>4.3.5</w:t>
      </w:r>
      <w:r w:rsidR="004D6979" w:rsidRPr="00735B51">
        <w:rPr>
          <w:color w:val="auto"/>
        </w:rPr>
        <w:t>).</w:t>
      </w:r>
    </w:p>
    <w:p w14:paraId="1E276314" w14:textId="77777777" w:rsidR="009D789F" w:rsidRDefault="009D789F" w:rsidP="004D6979">
      <w:pPr>
        <w:pStyle w:val="body"/>
        <w:ind w:left="0"/>
      </w:pPr>
    </w:p>
    <w:p w14:paraId="36368B5C" w14:textId="77777777" w:rsidR="000579CA" w:rsidRDefault="000579CA" w:rsidP="000579CA">
      <w:pPr>
        <w:pStyle w:val="body"/>
        <w:keepNext/>
        <w:ind w:left="0"/>
        <w:jc w:val="center"/>
      </w:pPr>
      <w:r>
        <w:rPr>
          <w:noProof/>
          <w:lang w:val="de-DE" w:eastAsia="de-DE"/>
        </w:rPr>
        <w:drawing>
          <wp:inline distT="0" distB="0" distL="0" distR="0" wp14:anchorId="63DC3CAB" wp14:editId="3C52AA41">
            <wp:extent cx="5731510" cy="1524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111"/>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3B7B5E68" w14:textId="5C5A8B03" w:rsidR="00D11C0C" w:rsidRDefault="000579CA" w:rsidP="000579CA">
      <w:pPr>
        <w:pStyle w:val="Caption"/>
        <w:jc w:val="center"/>
      </w:pPr>
      <w:bookmarkStart w:id="84" w:name="_Toc524048402"/>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15</w:t>
      </w:r>
      <w:r w:rsidR="00796E1C">
        <w:rPr>
          <w:noProof/>
        </w:rPr>
        <w:fldChar w:fldCharType="end"/>
      </w:r>
      <w:r>
        <w:t xml:space="preserve"> </w:t>
      </w:r>
      <w:r w:rsidRPr="00797A1A">
        <w:t>Example of two possibilities of Boolean and Integer data bindings for valves.</w:t>
      </w:r>
      <w:bookmarkEnd w:id="84"/>
    </w:p>
    <w:p w14:paraId="65378963" w14:textId="1E9E98D9" w:rsidR="00D11C0C" w:rsidRDefault="00D11C0C">
      <w:pPr>
        <w:spacing w:after="160" w:line="259" w:lineRule="auto"/>
      </w:pPr>
      <w:r>
        <w:br w:type="page"/>
      </w:r>
    </w:p>
    <w:p w14:paraId="455A764D" w14:textId="77777777" w:rsidR="00D11C0C" w:rsidRPr="00D11C0C" w:rsidRDefault="00D11C0C" w:rsidP="00D11C0C"/>
    <w:p w14:paraId="6B7DF0DC" w14:textId="06E198D9" w:rsidR="00D11C0C" w:rsidRDefault="00D11C0C">
      <w:pPr>
        <w:spacing w:after="160" w:line="259" w:lineRule="auto"/>
      </w:pPr>
      <w:r>
        <w:br w:type="page"/>
      </w:r>
    </w:p>
    <w:p w14:paraId="17B160E0" w14:textId="77777777" w:rsidR="00D11C0C" w:rsidRPr="00D11C0C" w:rsidRDefault="00D11C0C" w:rsidP="00D11C0C">
      <w:pPr>
        <w:sectPr w:rsidR="00D11C0C" w:rsidRPr="00D11C0C" w:rsidSect="001719E2">
          <w:pgSz w:w="11906" w:h="16838"/>
          <w:pgMar w:top="1440" w:right="1440" w:bottom="1440" w:left="1440" w:header="708" w:footer="708" w:gutter="0"/>
          <w:cols w:space="708"/>
          <w:titlePg/>
          <w:docGrid w:linePitch="360"/>
        </w:sectPr>
      </w:pPr>
    </w:p>
    <w:p w14:paraId="1E75FDFF" w14:textId="4580F86E" w:rsidR="00A926A1" w:rsidRDefault="00061CC6" w:rsidP="00C5159E">
      <w:pPr>
        <w:pStyle w:val="h1"/>
      </w:pPr>
      <w:bookmarkStart w:id="85" w:name="_Toc524108101"/>
      <w:r>
        <w:lastRenderedPageBreak/>
        <w:t>Legato</w:t>
      </w:r>
      <w:r w:rsidR="000042F3">
        <w:t xml:space="preserve"> Dashboard – </w:t>
      </w:r>
      <w:r w:rsidR="006C1F2F">
        <w:t>P&amp;ID Viewer</w:t>
      </w:r>
      <w:bookmarkEnd w:id="85"/>
    </w:p>
    <w:p w14:paraId="690F5A8D" w14:textId="48ED9A91" w:rsidR="003869C6" w:rsidRDefault="00D5668D" w:rsidP="00EA3723">
      <w:pPr>
        <w:pStyle w:val="h2"/>
        <w:ind w:left="720" w:hanging="720"/>
      </w:pPr>
      <w:bookmarkStart w:id="86" w:name="_Toc524108102"/>
      <w:r>
        <w:t>Software</w:t>
      </w:r>
      <w:r w:rsidR="00C5159E">
        <w:t xml:space="preserve"> Architecture</w:t>
      </w:r>
      <w:bookmarkEnd w:id="86"/>
    </w:p>
    <w:p w14:paraId="0BE89D7B" w14:textId="102B4BF1" w:rsidR="00D5668D" w:rsidRDefault="00D5668D" w:rsidP="00D5668D">
      <w:pPr>
        <w:pStyle w:val="h3"/>
      </w:pPr>
      <w:bookmarkStart w:id="87" w:name="_Toc524108103"/>
      <w:r>
        <w:t>Requirements</w:t>
      </w:r>
      <w:bookmarkEnd w:id="87"/>
    </w:p>
    <w:p w14:paraId="680D2946" w14:textId="5607ABDF" w:rsidR="00EA3F92" w:rsidRDefault="0043402E" w:rsidP="00EA3F92">
      <w:pPr>
        <w:pStyle w:val="body"/>
      </w:pPr>
      <w:r>
        <w:t xml:space="preserve">Not surprisingly, the development of the dashboard for the </w:t>
      </w:r>
      <w:r w:rsidRPr="0043402E">
        <w:rPr>
          <w:i/>
        </w:rPr>
        <w:t>Legato Web Application</w:t>
      </w:r>
      <w:r>
        <w:t xml:space="preserve"> </w:t>
      </w:r>
      <w:r w:rsidR="00AD61D0">
        <w:t>embodied</w:t>
      </w:r>
      <w:r>
        <w:t xml:space="preserve"> most of the project requirements</w:t>
      </w:r>
      <w:r w:rsidR="00E46F4C">
        <w:t>. The dashboard front-end consists of:</w:t>
      </w:r>
    </w:p>
    <w:p w14:paraId="40DBA608" w14:textId="596198AF" w:rsidR="00475702" w:rsidRPr="00737658" w:rsidRDefault="00475702" w:rsidP="0043402E">
      <w:pPr>
        <w:pStyle w:val="tightlist"/>
      </w:pPr>
      <w:r w:rsidRPr="00EA3F92">
        <w:rPr>
          <w:b/>
        </w:rPr>
        <w:t>R2:</w:t>
      </w:r>
      <w:r w:rsidR="00EA3F92">
        <w:t xml:space="preserve"> </w:t>
      </w:r>
      <w:r w:rsidRPr="00475702">
        <w:t>User Friendly Graphical User Interface (GUI) Boardlet for Creation of P&amp;ID Visualizations</w:t>
      </w:r>
    </w:p>
    <w:p w14:paraId="7D18B77C" w14:textId="0717375B" w:rsidR="00680DF3" w:rsidRDefault="00791702" w:rsidP="00680DF3">
      <w:pPr>
        <w:pStyle w:val="body"/>
      </w:pPr>
      <w:r>
        <w:t xml:space="preserve">and </w:t>
      </w:r>
      <w:r w:rsidR="00680DF3">
        <w:t>the dashboard back-end of</w:t>
      </w:r>
      <w:r w:rsidR="00EE208B">
        <w:t>:</w:t>
      </w:r>
    </w:p>
    <w:p w14:paraId="0C1B7A36" w14:textId="51683B0E" w:rsidR="00680DF3" w:rsidRDefault="00680DF3" w:rsidP="00680DF3">
      <w:pPr>
        <w:pStyle w:val="tightlist"/>
      </w:pPr>
      <w:r w:rsidRPr="00EA3F92">
        <w:rPr>
          <w:b/>
        </w:rPr>
        <w:t>R3:</w:t>
      </w:r>
      <w:r w:rsidRPr="00C35DEC">
        <w:t xml:space="preserve"> </w:t>
      </w:r>
      <w:r w:rsidRPr="00475702">
        <w:t>Client-Side Script for the Autom</w:t>
      </w:r>
      <w:r w:rsidR="00883A34">
        <w:t xml:space="preserve"> </w:t>
      </w:r>
      <w:r w:rsidRPr="00475702">
        <w:t>ated P&amp;ID Visualization Generation as an XML File</w:t>
      </w:r>
    </w:p>
    <w:p w14:paraId="3A4B22FD" w14:textId="34E38F60" w:rsidR="00680DF3" w:rsidRPr="00475702" w:rsidRDefault="00680DF3" w:rsidP="00680DF3">
      <w:pPr>
        <w:pStyle w:val="tightlist"/>
      </w:pPr>
      <w:r w:rsidRPr="00EA3F92">
        <w:rPr>
          <w:b/>
        </w:rPr>
        <w:t>R</w:t>
      </w:r>
      <w:r w:rsidR="00774149">
        <w:rPr>
          <w:b/>
        </w:rPr>
        <w:t>4</w:t>
      </w:r>
      <w:r w:rsidRPr="00EA3F92">
        <w:rPr>
          <w:b/>
        </w:rPr>
        <w:t>:</w:t>
      </w:r>
      <w:r w:rsidRPr="00C35DEC">
        <w:t xml:space="preserve"> </w:t>
      </w:r>
      <w:r w:rsidRPr="00475702">
        <w:t>Mapping of Physical Plant Instances to Corresponding Visualization Component</w:t>
      </w:r>
    </w:p>
    <w:p w14:paraId="1D9363BB" w14:textId="33F49687" w:rsidR="00680DF3" w:rsidRPr="00C35DEC" w:rsidRDefault="00680DF3" w:rsidP="00680DF3">
      <w:pPr>
        <w:pStyle w:val="tightlist"/>
      </w:pPr>
      <w:r w:rsidRPr="00EA3F92">
        <w:rPr>
          <w:b/>
        </w:rPr>
        <w:t>R</w:t>
      </w:r>
      <w:r w:rsidR="00774149">
        <w:rPr>
          <w:b/>
        </w:rPr>
        <w:t>5</w:t>
      </w:r>
      <w:r w:rsidRPr="00EA3F92">
        <w:rPr>
          <w:b/>
        </w:rPr>
        <w:t>:</w:t>
      </w:r>
      <w:r w:rsidRPr="00C35DEC">
        <w:t xml:space="preserve"> </w:t>
      </w:r>
      <w:r w:rsidRPr="00475702">
        <w:t>Automatic Type Detection and Simplification of Connections</w:t>
      </w:r>
    </w:p>
    <w:p w14:paraId="36CF969B" w14:textId="27239794" w:rsidR="00680DF3" w:rsidRPr="00475702" w:rsidRDefault="00680DF3" w:rsidP="00680DF3">
      <w:pPr>
        <w:pStyle w:val="tightlist"/>
      </w:pPr>
      <w:r w:rsidRPr="00EA3F92">
        <w:rPr>
          <w:b/>
        </w:rPr>
        <w:t>R</w:t>
      </w:r>
      <w:r w:rsidR="00774149">
        <w:rPr>
          <w:b/>
        </w:rPr>
        <w:t>6</w:t>
      </w:r>
      <w:r w:rsidRPr="00EA3F92">
        <w:rPr>
          <w:b/>
        </w:rPr>
        <w:t>:</w:t>
      </w:r>
      <w:r w:rsidRPr="00C35DEC">
        <w:t xml:space="preserve"> </w:t>
      </w:r>
      <w:r w:rsidRPr="00475702">
        <w:t>Declarative specification of Graphing Constraints in Form of Tags</w:t>
      </w:r>
    </w:p>
    <w:p w14:paraId="54D17693" w14:textId="4F82FD76" w:rsidR="00680DF3" w:rsidRPr="00C35DEC" w:rsidRDefault="00680DF3" w:rsidP="00680DF3">
      <w:pPr>
        <w:pStyle w:val="tightlist"/>
      </w:pPr>
      <w:r w:rsidRPr="00EA3F92">
        <w:rPr>
          <w:b/>
        </w:rPr>
        <w:t>R</w:t>
      </w:r>
      <w:r w:rsidR="00774149">
        <w:rPr>
          <w:b/>
        </w:rPr>
        <w:t>7</w:t>
      </w:r>
      <w:r w:rsidRPr="00EA3F92">
        <w:rPr>
          <w:b/>
        </w:rPr>
        <w:t>:</w:t>
      </w:r>
      <w:r w:rsidRPr="00C35DEC">
        <w:t xml:space="preserve"> </w:t>
      </w:r>
      <w:r w:rsidRPr="00475702">
        <w:t>P&amp;ID Graphing Algorithm</w:t>
      </w:r>
    </w:p>
    <w:p w14:paraId="6A6822F2" w14:textId="637B59A4" w:rsidR="00680DF3" w:rsidRDefault="00680DF3" w:rsidP="00680DF3">
      <w:pPr>
        <w:pStyle w:val="tightlist"/>
      </w:pPr>
      <w:r w:rsidRPr="00EA3F92">
        <w:rPr>
          <w:b/>
        </w:rPr>
        <w:t>R</w:t>
      </w:r>
      <w:r w:rsidR="00774149">
        <w:rPr>
          <w:b/>
        </w:rPr>
        <w:t>8</w:t>
      </w:r>
      <w:r w:rsidRPr="00EA3F92">
        <w:rPr>
          <w:b/>
        </w:rPr>
        <w:t>:</w:t>
      </w:r>
      <w:r w:rsidRPr="00C35DEC">
        <w:t xml:space="preserve"> </w:t>
      </w:r>
      <w:r w:rsidRPr="00475702">
        <w:t>Dynamic Real-Time Display of Process Variables in the P&amp;ID Visualization</w:t>
      </w:r>
    </w:p>
    <w:p w14:paraId="41497646" w14:textId="2D6933B2" w:rsidR="00680DF3" w:rsidRDefault="00680DF3" w:rsidP="00680DF3">
      <w:pPr>
        <w:pStyle w:val="body"/>
      </w:pPr>
      <w:r>
        <w:t>Likewise</w:t>
      </w:r>
      <w:r w:rsidR="009D2850">
        <w:t>, the project required</w:t>
      </w:r>
      <w:r w:rsidR="00EE208B">
        <w:t>:</w:t>
      </w:r>
    </w:p>
    <w:p w14:paraId="5E0B1F75" w14:textId="0EF68DBC" w:rsidR="00680DF3" w:rsidRDefault="00680DF3" w:rsidP="009D2850">
      <w:pPr>
        <w:pStyle w:val="tightlist"/>
      </w:pPr>
      <w:r w:rsidRPr="00EA3F92">
        <w:rPr>
          <w:b/>
        </w:rPr>
        <w:t>R</w:t>
      </w:r>
      <w:r w:rsidR="00774149">
        <w:rPr>
          <w:b/>
        </w:rPr>
        <w:t>9</w:t>
      </w:r>
      <w:r w:rsidRPr="00EA3F92">
        <w:rPr>
          <w:b/>
        </w:rPr>
        <w:t>:</w:t>
      </w:r>
      <w:r w:rsidRPr="00C35DEC">
        <w:t xml:space="preserve"> </w:t>
      </w:r>
      <w:r w:rsidRPr="00475702">
        <w:t>Prototypal Implementation in the Infrastructure of a MES (Legato Sapient®) and Documentation</w:t>
      </w:r>
    </w:p>
    <w:p w14:paraId="23A8194D" w14:textId="3E6D8F70" w:rsidR="009D2850" w:rsidRPr="00475702" w:rsidRDefault="00A613EC" w:rsidP="009D2850">
      <w:pPr>
        <w:pStyle w:val="body"/>
      </w:pPr>
      <w:r>
        <w:t>The above requirements served to align the</w:t>
      </w:r>
      <w:r w:rsidR="00584281">
        <w:t xml:space="preserve"> software solution to the goals of the project and ensure that all of them where satisfactory achieved by means of the developed solution.</w:t>
      </w:r>
    </w:p>
    <w:p w14:paraId="0D114A91" w14:textId="226AF1A8" w:rsidR="00D5668D" w:rsidRDefault="004C36E6" w:rsidP="00D5668D">
      <w:pPr>
        <w:pStyle w:val="h3"/>
      </w:pPr>
      <w:bookmarkStart w:id="88" w:name="_Toc524108104"/>
      <w:r>
        <w:t>Alignment to the System Architecture</w:t>
      </w:r>
      <w:bookmarkEnd w:id="88"/>
    </w:p>
    <w:p w14:paraId="382441AC" w14:textId="066FFD41" w:rsidR="009D2850" w:rsidRDefault="009D2850" w:rsidP="009D2850">
      <w:pPr>
        <w:pStyle w:val="body"/>
      </w:pPr>
      <w:r>
        <w:t xml:space="preserve">The design of the software architecture was greatly influenced </w:t>
      </w:r>
      <w:r w:rsidR="002F54FF">
        <w:t xml:space="preserve">by the constrains </w:t>
      </w:r>
      <w:r w:rsidR="00584281">
        <w:t>of</w:t>
      </w:r>
      <w:r w:rsidR="002F54FF">
        <w:t xml:space="preserve"> the </w:t>
      </w:r>
      <w:r w:rsidR="002F54FF" w:rsidRPr="002F54FF">
        <w:rPr>
          <w:i/>
        </w:rPr>
        <w:t>Legato Sapient®</w:t>
      </w:r>
      <w:r w:rsidR="002F54FF">
        <w:t xml:space="preserve"> system architecture. Due to the relative freedom in the conception of the software solution for this project, </w:t>
      </w:r>
      <w:r w:rsidR="004D06C9">
        <w:t>aligning</w:t>
      </w:r>
      <w:r w:rsidR="002F54FF">
        <w:t xml:space="preserve"> the software architecture </w:t>
      </w:r>
      <w:r w:rsidR="00B514DD">
        <w:t>to</w:t>
      </w:r>
      <w:r w:rsidR="002F54FF">
        <w:t xml:space="preserve"> the system’s</w:t>
      </w:r>
      <w:r w:rsidR="00B514DD">
        <w:t xml:space="preserve"> architecture and its</w:t>
      </w:r>
      <w:r w:rsidR="002F54FF">
        <w:t xml:space="preserve"> context </w:t>
      </w:r>
      <w:r w:rsidR="004D06C9">
        <w:t xml:space="preserve">was </w:t>
      </w:r>
      <w:r w:rsidR="00B514DD">
        <w:t>required in order to ensure the quality of the solution to be developed</w:t>
      </w:r>
      <w:r w:rsidR="002F54FF">
        <w:t xml:space="preserve">. It is by </w:t>
      </w:r>
      <w:r w:rsidR="005B5BF7">
        <w:t>means of th</w:t>
      </w:r>
      <w:r w:rsidR="004D06C9">
        <w:t>e</w:t>
      </w:r>
      <w:r w:rsidR="005B5BF7">
        <w:t xml:space="preserve"> “big picture” of the system, including hardware and software, that the design of the </w:t>
      </w:r>
      <w:r w:rsidR="005B5BF7">
        <w:lastRenderedPageBreak/>
        <w:t>software architecture</w:t>
      </w:r>
      <w:r w:rsidR="002F54FF">
        <w:t xml:space="preserve"> </w:t>
      </w:r>
      <w:r w:rsidR="005B5BF7">
        <w:t xml:space="preserve">was </w:t>
      </w:r>
      <w:r w:rsidR="005B5BF7" w:rsidRPr="00B36DB1">
        <w:rPr>
          <w:color w:val="auto"/>
        </w:rPr>
        <w:t xml:space="preserve">conceived. </w:t>
      </w:r>
      <w:r w:rsidR="00256D13" w:rsidRPr="00B36DB1">
        <w:rPr>
          <w:color w:val="auto"/>
        </w:rPr>
        <w:t xml:space="preserve">Figure 16 portrays </w:t>
      </w:r>
      <w:r w:rsidR="00B514DD">
        <w:t>this</w:t>
      </w:r>
      <w:r w:rsidR="00256D13">
        <w:t xml:space="preserve"> overview of </w:t>
      </w:r>
      <w:r w:rsidR="004D06C9">
        <w:t>the system architecture</w:t>
      </w:r>
      <w:r w:rsidR="00B514DD">
        <w:t>,</w:t>
      </w:r>
      <w:r w:rsidR="004D06C9">
        <w:t xml:space="preserve"> from the client-side, through the server, and all the way to the plant </w:t>
      </w:r>
      <w:commentRangeStart w:id="89"/>
      <w:r w:rsidR="004D06C9">
        <w:t>level</w:t>
      </w:r>
      <w:commentRangeEnd w:id="89"/>
      <w:r w:rsidR="002C7F88">
        <w:rPr>
          <w:rStyle w:val="CommentReference"/>
          <w:rFonts w:ascii="Times New Roman" w:eastAsiaTheme="minorEastAsia" w:hAnsi="Times New Roman" w:cs="Times New Roman"/>
          <w:color w:val="auto"/>
          <w:shd w:val="clear" w:color="auto" w:fill="auto"/>
        </w:rPr>
        <w:commentReference w:id="89"/>
      </w:r>
      <w:r w:rsidR="004D06C9">
        <w:t xml:space="preserve">. </w:t>
      </w:r>
    </w:p>
    <w:p w14:paraId="252A73E6" w14:textId="77777777" w:rsidR="00385C6D" w:rsidRDefault="00385C6D" w:rsidP="00385C6D">
      <w:pPr>
        <w:pStyle w:val="body"/>
        <w:keepNext/>
        <w:jc w:val="center"/>
      </w:pPr>
      <w:r>
        <w:rPr>
          <w:noProof/>
          <w:lang w:val="de-DE" w:eastAsia="de-DE"/>
        </w:rPr>
        <w:drawing>
          <wp:inline distT="0" distB="0" distL="0" distR="0" wp14:anchorId="09661649" wp14:editId="4A5A44EC">
            <wp:extent cx="4572000" cy="8054522"/>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oftware-architecture.png"/>
                    <pic:cNvPicPr/>
                  </pic:nvPicPr>
                  <pic:blipFill>
                    <a:blip r:embed="rId43">
                      <a:extLst>
                        <a:ext uri="{28A0092B-C50C-407E-A947-70E740481C1C}">
                          <a14:useLocalDpi xmlns:a14="http://schemas.microsoft.com/office/drawing/2010/main" val="0"/>
                        </a:ext>
                      </a:extLst>
                    </a:blip>
                    <a:stretch>
                      <a:fillRect/>
                    </a:stretch>
                  </pic:blipFill>
                  <pic:spPr>
                    <a:xfrm>
                      <a:off x="0" y="0"/>
                      <a:ext cx="4572000" cy="8054522"/>
                    </a:xfrm>
                    <a:prstGeom prst="rect">
                      <a:avLst/>
                    </a:prstGeom>
                  </pic:spPr>
                </pic:pic>
              </a:graphicData>
            </a:graphic>
          </wp:inline>
        </w:drawing>
      </w:r>
    </w:p>
    <w:p w14:paraId="45E84789" w14:textId="702B64F6" w:rsidR="009831DE" w:rsidRPr="009831DE" w:rsidRDefault="00385C6D" w:rsidP="00385C6D">
      <w:pPr>
        <w:pStyle w:val="Caption"/>
        <w:jc w:val="center"/>
      </w:pPr>
      <w:bookmarkStart w:id="90" w:name="_Toc52404840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16</w:t>
      </w:r>
      <w:r w:rsidR="00F011BF">
        <w:rPr>
          <w:noProof/>
        </w:rPr>
        <w:fldChar w:fldCharType="end"/>
      </w:r>
      <w:r>
        <w:t xml:space="preserve"> </w:t>
      </w:r>
      <w:r w:rsidRPr="00B354BA">
        <w:t>Software Architecture</w:t>
      </w:r>
      <w:r w:rsidR="007C5F54">
        <w:t xml:space="preserve"> Diagram</w:t>
      </w:r>
      <w:r w:rsidRPr="00B354BA">
        <w:t>.</w:t>
      </w:r>
      <w:bookmarkEnd w:id="90"/>
    </w:p>
    <w:p w14:paraId="63F218C3" w14:textId="70A81F80" w:rsidR="004C36E6" w:rsidRDefault="004C36E6" w:rsidP="004C36E6">
      <w:pPr>
        <w:pStyle w:val="h3"/>
      </w:pPr>
      <w:bookmarkStart w:id="91" w:name="_Toc524108105"/>
      <w:r>
        <w:lastRenderedPageBreak/>
        <w:t>System Interactions</w:t>
      </w:r>
      <w:bookmarkEnd w:id="91"/>
    </w:p>
    <w:p w14:paraId="5B7F0393" w14:textId="582AB3A6" w:rsidR="003F67CD" w:rsidRPr="00B36DB1" w:rsidRDefault="007168B0" w:rsidP="003F67CD">
      <w:pPr>
        <w:pStyle w:val="body"/>
        <w:rPr>
          <w:color w:val="auto"/>
        </w:rPr>
      </w:pPr>
      <w:r w:rsidRPr="00B36DB1">
        <w:rPr>
          <w:color w:val="auto"/>
        </w:rPr>
        <w:t xml:space="preserve">Figure 17 </w:t>
      </w:r>
      <w:r w:rsidR="007D5DD1" w:rsidRPr="00B36DB1">
        <w:rPr>
          <w:color w:val="auto"/>
        </w:rPr>
        <w:t xml:space="preserve">shows </w:t>
      </w:r>
      <w:r w:rsidR="004C36E6" w:rsidRPr="00B36DB1">
        <w:rPr>
          <w:color w:val="auto"/>
        </w:rPr>
        <w:t>a detailed</w:t>
      </w:r>
      <w:r w:rsidR="007D5DD1" w:rsidRPr="00B36DB1">
        <w:rPr>
          <w:color w:val="auto"/>
        </w:rPr>
        <w:t xml:space="preserve"> activity diagram of </w:t>
      </w:r>
      <w:r w:rsidR="004C36E6" w:rsidRPr="00B36DB1">
        <w:rPr>
          <w:color w:val="auto"/>
        </w:rPr>
        <w:t xml:space="preserve">the system interactions and how they are implemented in the </w:t>
      </w:r>
      <w:r w:rsidR="007D5DD1" w:rsidRPr="00B36DB1">
        <w:rPr>
          <w:color w:val="auto"/>
        </w:rPr>
        <w:t>front- and back-end</w:t>
      </w:r>
      <w:r w:rsidR="004C36E6" w:rsidRPr="00B36DB1">
        <w:rPr>
          <w:color w:val="auto"/>
        </w:rPr>
        <w:t xml:space="preserve"> code</w:t>
      </w:r>
      <w:r w:rsidRPr="00B36DB1">
        <w:rPr>
          <w:color w:val="auto"/>
        </w:rPr>
        <w:t>. The GUI</w:t>
      </w:r>
      <w:r w:rsidR="00B720DA" w:rsidRPr="00B36DB1">
        <w:rPr>
          <w:color w:val="auto"/>
        </w:rPr>
        <w:t xml:space="preserve"> and </w:t>
      </w:r>
      <w:r w:rsidRPr="00B36DB1">
        <w:rPr>
          <w:color w:val="auto"/>
        </w:rPr>
        <w:t xml:space="preserve">the script or business logic </w:t>
      </w:r>
      <w:r w:rsidR="004C36E6" w:rsidRPr="00B36DB1">
        <w:rPr>
          <w:color w:val="auto"/>
        </w:rPr>
        <w:t>run their</w:t>
      </w:r>
      <w:r w:rsidRPr="00B36DB1">
        <w:rPr>
          <w:color w:val="auto"/>
        </w:rPr>
        <w:t xml:space="preserve"> corresponding activities entirely on the client</w:t>
      </w:r>
      <w:r w:rsidR="00B720DA" w:rsidRPr="00B36DB1">
        <w:rPr>
          <w:color w:val="auto"/>
        </w:rPr>
        <w:t>, as does the local file system</w:t>
      </w:r>
      <w:r w:rsidRPr="00B36DB1">
        <w:rPr>
          <w:color w:val="auto"/>
        </w:rPr>
        <w:t>. On the other hand, the database</w:t>
      </w:r>
      <w:r w:rsidR="00944BBA" w:rsidRPr="00B36DB1">
        <w:rPr>
          <w:color w:val="auto"/>
        </w:rPr>
        <w:t xml:space="preserve"> queries</w:t>
      </w:r>
      <w:r w:rsidR="00B720DA" w:rsidRPr="00B36DB1">
        <w:rPr>
          <w:color w:val="auto"/>
        </w:rPr>
        <w:t xml:space="preserve"> for the physical plant instances</w:t>
      </w:r>
      <w:r w:rsidRPr="00B36DB1">
        <w:rPr>
          <w:color w:val="auto"/>
        </w:rPr>
        <w:t xml:space="preserve"> require round trips to </w:t>
      </w:r>
      <w:r w:rsidR="00944BBA" w:rsidRPr="00B36DB1">
        <w:rPr>
          <w:color w:val="auto"/>
        </w:rPr>
        <w:t>fetch t</w:t>
      </w:r>
      <w:bookmarkStart w:id="92" w:name="_GoBack"/>
      <w:bookmarkEnd w:id="92"/>
      <w:r w:rsidR="00944BBA" w:rsidRPr="00B36DB1">
        <w:rPr>
          <w:color w:val="auto"/>
        </w:rPr>
        <w:t>he required data</w:t>
      </w:r>
      <w:r w:rsidRPr="00B36DB1">
        <w:rPr>
          <w:color w:val="auto"/>
        </w:rPr>
        <w:t xml:space="preserve">. </w:t>
      </w:r>
      <w:r w:rsidR="003F67CD" w:rsidRPr="00B36DB1">
        <w:rPr>
          <w:color w:val="auto"/>
        </w:rPr>
        <w:t>Function blocks in blue corresponds to the presentational aspects of the graphical user interface and will be further detailed in section 4.2. Red function blocks on the other hand, correspond to the business logic to run on the client background for the P&amp;ID generation and will be further detailed in section 4.</w:t>
      </w:r>
      <w:commentRangeStart w:id="93"/>
      <w:r w:rsidR="003F67CD" w:rsidRPr="00B36DB1">
        <w:rPr>
          <w:color w:val="auto"/>
        </w:rPr>
        <w:t>3</w:t>
      </w:r>
      <w:commentRangeEnd w:id="93"/>
      <w:r w:rsidR="002C7F88">
        <w:rPr>
          <w:rStyle w:val="CommentReference"/>
          <w:rFonts w:ascii="Times New Roman" w:eastAsiaTheme="minorEastAsia" w:hAnsi="Times New Roman" w:cs="Times New Roman"/>
          <w:color w:val="auto"/>
          <w:shd w:val="clear" w:color="auto" w:fill="auto"/>
        </w:rPr>
        <w:commentReference w:id="93"/>
      </w:r>
      <w:r w:rsidR="003F67CD" w:rsidRPr="00B36DB1">
        <w:rPr>
          <w:color w:val="auto"/>
        </w:rPr>
        <w:t>.</w:t>
      </w:r>
    </w:p>
    <w:p w14:paraId="793AD213" w14:textId="77777777" w:rsidR="007C5F54" w:rsidRPr="001E60A4" w:rsidRDefault="007C5F54" w:rsidP="00222D3C">
      <w:pPr>
        <w:pStyle w:val="body"/>
        <w:ind w:left="0"/>
      </w:pPr>
    </w:p>
    <w:p w14:paraId="43E08F34" w14:textId="27C020EB" w:rsidR="00212F64" w:rsidRDefault="005A5558" w:rsidP="00212F64">
      <w:pPr>
        <w:pStyle w:val="body"/>
        <w:keepNext/>
        <w:jc w:val="center"/>
      </w:pPr>
      <w:r>
        <w:rPr>
          <w:noProof/>
          <w:lang w:val="de-DE" w:eastAsia="de-DE"/>
        </w:rPr>
        <w:drawing>
          <wp:inline distT="0" distB="0" distL="0" distR="0" wp14:anchorId="10BBA0CE" wp14:editId="0412EC40">
            <wp:extent cx="5731510" cy="6019165"/>
            <wp:effectExtent l="0" t="0" r="254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ctivity-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6019165"/>
                    </a:xfrm>
                    <a:prstGeom prst="rect">
                      <a:avLst/>
                    </a:prstGeom>
                  </pic:spPr>
                </pic:pic>
              </a:graphicData>
            </a:graphic>
          </wp:inline>
        </w:drawing>
      </w:r>
    </w:p>
    <w:p w14:paraId="217338B7" w14:textId="29CF4404" w:rsidR="0058396F" w:rsidRPr="001A3D90" w:rsidRDefault="00212F64" w:rsidP="00212F64">
      <w:pPr>
        <w:pStyle w:val="Caption"/>
        <w:jc w:val="center"/>
      </w:pPr>
      <w:bookmarkStart w:id="94" w:name="_Toc524048404"/>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17</w:t>
      </w:r>
      <w:r w:rsidR="00F011BF">
        <w:rPr>
          <w:noProof/>
        </w:rPr>
        <w:fldChar w:fldCharType="end"/>
      </w:r>
      <w:r>
        <w:t xml:space="preserve"> </w:t>
      </w:r>
      <w:r w:rsidRPr="00E63540">
        <w:t>UML 2.0 Software Activity Diagram.</w:t>
      </w:r>
      <w:bookmarkEnd w:id="94"/>
    </w:p>
    <w:p w14:paraId="7FA56A3D" w14:textId="07E9969B" w:rsidR="00822216" w:rsidRPr="00822216" w:rsidRDefault="00822216" w:rsidP="003F67CD">
      <w:pPr>
        <w:pStyle w:val="body"/>
        <w:ind w:left="0"/>
      </w:pPr>
    </w:p>
    <w:p w14:paraId="6BA9AE5F" w14:textId="1FE2492D" w:rsidR="00226874" w:rsidRDefault="008D1485" w:rsidP="00D229F1">
      <w:pPr>
        <w:pStyle w:val="h2"/>
      </w:pPr>
      <w:bookmarkStart w:id="95" w:name="_Toc524108106"/>
      <w:r>
        <w:t>Presentation Logic</w:t>
      </w:r>
      <w:bookmarkEnd w:id="95"/>
    </w:p>
    <w:p w14:paraId="6DE8633D" w14:textId="33B70CF8" w:rsidR="008F3860" w:rsidRDefault="0009483F" w:rsidP="00907D7B">
      <w:pPr>
        <w:pStyle w:val="h3"/>
      </w:pPr>
      <w:bookmarkStart w:id="96" w:name="_Toc524108107"/>
      <w:r>
        <w:t>P&amp;ID Creator Boardlet</w:t>
      </w:r>
      <w:bookmarkEnd w:id="96"/>
    </w:p>
    <w:p w14:paraId="253CC2FD" w14:textId="47013CC3" w:rsidR="00CC5011" w:rsidRDefault="000B138D" w:rsidP="00582713">
      <w:pPr>
        <w:pStyle w:val="body"/>
        <w:keepNext/>
        <w:jc w:val="center"/>
      </w:pPr>
      <w:r w:rsidRPr="00082617">
        <w:rPr>
          <w:noProof/>
          <w:lang w:val="de-DE" w:eastAsia="de-DE"/>
        </w:rPr>
        <w:drawing>
          <wp:inline distT="0" distB="0" distL="0" distR="0" wp14:anchorId="496A70CC" wp14:editId="64FE16E9">
            <wp:extent cx="5566892" cy="169940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boardlet-vers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6892" cy="1699407"/>
                    </a:xfrm>
                    <a:prstGeom prst="rect">
                      <a:avLst/>
                    </a:prstGeom>
                  </pic:spPr>
                </pic:pic>
              </a:graphicData>
            </a:graphic>
          </wp:inline>
        </w:drawing>
      </w:r>
    </w:p>
    <w:p w14:paraId="5D245742" w14:textId="0D54FA14" w:rsidR="00E45010" w:rsidRDefault="00CC5011" w:rsidP="00CC5011">
      <w:pPr>
        <w:pStyle w:val="Caption"/>
        <w:jc w:val="center"/>
      </w:pPr>
      <w:bookmarkStart w:id="97" w:name="_Toc52404840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18</w:t>
      </w:r>
      <w:r w:rsidR="00F011BF">
        <w:rPr>
          <w:noProof/>
        </w:rPr>
        <w:fldChar w:fldCharType="end"/>
      </w:r>
      <w:r>
        <w:t xml:space="preserve"> Responsive design of P&amp;ID boardlet on page load, during and after </w:t>
      </w:r>
      <w:r w:rsidRPr="00984196">
        <w:t>P&amp;ID generation</w:t>
      </w:r>
      <w:r>
        <w:t xml:space="preserve"> (both for desktop and mobile).</w:t>
      </w:r>
      <w:bookmarkEnd w:id="97"/>
    </w:p>
    <w:p w14:paraId="4DB5542A" w14:textId="77777777" w:rsidR="00EE0311" w:rsidRPr="00EE0311" w:rsidRDefault="00EE0311" w:rsidP="00EE0311"/>
    <w:p w14:paraId="0A7CFC6E" w14:textId="66417FC0" w:rsidR="00EA502A" w:rsidRDefault="00907D7B" w:rsidP="00903C79">
      <w:pPr>
        <w:pStyle w:val="body"/>
      </w:pPr>
      <w:r w:rsidRPr="00451841">
        <w:rPr>
          <w:color w:val="auto"/>
        </w:rPr>
        <w:t xml:space="preserve">Figure 18 shows the </w:t>
      </w:r>
      <w:r w:rsidR="00CA1EEA" w:rsidRPr="00451841">
        <w:rPr>
          <w:color w:val="auto"/>
        </w:rPr>
        <w:t xml:space="preserve">responsive </w:t>
      </w:r>
      <w:r w:rsidRPr="00451841">
        <w:rPr>
          <w:color w:val="auto"/>
        </w:rPr>
        <w:t xml:space="preserve">design of the </w:t>
      </w:r>
      <w:r w:rsidRPr="00451841">
        <w:rPr>
          <w:i/>
          <w:color w:val="auto"/>
        </w:rPr>
        <w:t xml:space="preserve">P&amp;ID Creator Boardlet </w:t>
      </w:r>
      <w:r w:rsidRPr="00451841">
        <w:rPr>
          <w:color w:val="auto"/>
        </w:rPr>
        <w:t>and its animations throughout the P&amp;ID generation</w:t>
      </w:r>
      <w:r w:rsidR="005C16EB" w:rsidRPr="00451841">
        <w:rPr>
          <w:color w:val="auto"/>
        </w:rPr>
        <w:t xml:space="preserve"> and</w:t>
      </w:r>
      <w:r w:rsidR="000B16AB" w:rsidRPr="00451841">
        <w:rPr>
          <w:color w:val="auto"/>
        </w:rPr>
        <w:t xml:space="preserve"> </w:t>
      </w:r>
      <w:r w:rsidR="005C16EB" w:rsidRPr="00451841">
        <w:rPr>
          <w:color w:val="auto"/>
        </w:rPr>
        <w:t>carried out</w:t>
      </w:r>
      <w:r w:rsidR="000B16AB" w:rsidRPr="00451841">
        <w:rPr>
          <w:color w:val="auto"/>
        </w:rPr>
        <w:t xml:space="preserve"> by the blue function blocks of figure 17</w:t>
      </w:r>
      <w:r w:rsidRPr="00451841">
        <w:rPr>
          <w:color w:val="auto"/>
        </w:rPr>
        <w:t xml:space="preserve">. </w:t>
      </w:r>
      <w:r w:rsidR="009431C6" w:rsidRPr="00451841">
        <w:rPr>
          <w:color w:val="auto"/>
        </w:rPr>
        <w:t xml:space="preserve">For smaller screens like mobile devices or when resizing browser window, the boardlet behaves </w:t>
      </w:r>
      <w:r w:rsidR="009431C6">
        <w:t>responsively by adapting the download buttons to one on top of the other.</w:t>
      </w:r>
      <w:r w:rsidR="00176116">
        <w:t xml:space="preserve"> The boardlet follows component-driven </w:t>
      </w:r>
      <w:r w:rsidR="00EA502A">
        <w:t xml:space="preserve">UI </w:t>
      </w:r>
      <w:r w:rsidR="00176116">
        <w:t xml:space="preserve">design principles, and is composed of even smaller, modular </w:t>
      </w:r>
      <w:r w:rsidR="00176116">
        <w:rPr>
          <w:i/>
        </w:rPr>
        <w:t xml:space="preserve">Ember </w:t>
      </w:r>
      <w:r w:rsidR="00176116" w:rsidRPr="00176116">
        <w:rPr>
          <w:i/>
        </w:rPr>
        <w:t>Components</w:t>
      </w:r>
      <w:r w:rsidR="00176116">
        <w:rPr>
          <w:i/>
        </w:rPr>
        <w:t xml:space="preserve"> </w:t>
      </w:r>
      <w:r w:rsidR="00176116">
        <w:t xml:space="preserve">which encapsulate both presentation and business logic </w:t>
      </w:r>
      <w:r w:rsidR="00EA502A">
        <w:t xml:space="preserve">in small bundles. These has many benefits for developers like code reusability, accelerated development times, UX consistency, </w:t>
      </w:r>
    </w:p>
    <w:p w14:paraId="33FE5121" w14:textId="2734F07C" w:rsidR="00907D7B" w:rsidRPr="00907D7B" w:rsidRDefault="00907D7B" w:rsidP="00903C79">
      <w:pPr>
        <w:pStyle w:val="body"/>
      </w:pPr>
      <w:r>
        <w:t>Upon page load (</w:t>
      </w:r>
      <w:r w:rsidR="00E64D62">
        <w:t>left</w:t>
      </w:r>
      <w:r>
        <w:t>), the boardlet renders with a file input button</w:t>
      </w:r>
      <w:r w:rsidR="007475D5">
        <w:t xml:space="preserve"> active, a node selector input field, which updates upon node selection of the Node Tree </w:t>
      </w:r>
      <w:r w:rsidR="00247299">
        <w:t>b</w:t>
      </w:r>
      <w:r w:rsidR="007475D5">
        <w:t>oardlet and all other buttons deactivated</w:t>
      </w:r>
      <w:r w:rsidR="005C16EB">
        <w:t xml:space="preserve"> (</w:t>
      </w:r>
      <w:r w:rsidR="005C16EB" w:rsidRPr="005C16EB">
        <w:rPr>
          <w:rStyle w:val="CodeChar"/>
          <w:rFonts w:eastAsia="Arial"/>
        </w:rPr>
        <w:t>checkToEnableButton</w:t>
      </w:r>
      <w:r w:rsidR="005C16EB">
        <w:t>)</w:t>
      </w:r>
      <w:r w:rsidR="007475D5">
        <w:t>. This ensures an intuitive user expierience (UX) and makes it easy for everyone to use the boardlet. After an appropriate JSON file of the P&amp;ID shapes library and a root node is selected, and thus</w:t>
      </w:r>
      <w:r w:rsidR="00E64D62">
        <w:t xml:space="preserve"> its name</w:t>
      </w:r>
      <w:r w:rsidR="007475D5">
        <w:t xml:space="preserve"> rendered in the text field</w:t>
      </w:r>
      <w:r w:rsidR="005C16EB">
        <w:t xml:space="preserve"> (</w:t>
      </w:r>
      <w:r w:rsidR="005C16EB" w:rsidRPr="005C16EB">
        <w:rPr>
          <w:rStyle w:val="CodeChar"/>
          <w:rFonts w:eastAsia="Arial"/>
        </w:rPr>
        <w:t>renderRootName</w:t>
      </w:r>
      <w:r w:rsidR="005C16EB">
        <w:t>)</w:t>
      </w:r>
      <w:r w:rsidR="00E64D62">
        <w:t>, the “Generate P&amp;ID Visualization” button activates, prompting the user to click it. On click (</w:t>
      </w:r>
      <w:r w:rsidR="00C02CBA">
        <w:t>center</w:t>
      </w:r>
      <w:r w:rsidR="00E64D62">
        <w:t>) event, the script for the P&amp;ID generation is called and a progress bar is shown</w:t>
      </w:r>
      <w:r w:rsidR="005C16EB">
        <w:t xml:space="preserve"> (</w:t>
      </w:r>
      <w:r w:rsidR="005C16EB" w:rsidRPr="005C16EB">
        <w:rPr>
          <w:rStyle w:val="CodeChar"/>
          <w:rFonts w:eastAsia="Arial"/>
        </w:rPr>
        <w:t>updateProgressBar</w:t>
      </w:r>
      <w:r w:rsidR="005C16EB">
        <w:t>)</w:t>
      </w:r>
      <w:r w:rsidR="00E64D62">
        <w:t>, with the total number of plant instances to be modelled. The progress bar updates</w:t>
      </w:r>
      <w:r w:rsidR="00C02CBA">
        <w:t xml:space="preserve"> with a slight animation delay</w:t>
      </w:r>
      <w:r w:rsidR="00E64D62">
        <w:t xml:space="preserve"> for each </w:t>
      </w:r>
      <w:r w:rsidR="005C16EB">
        <w:t>instantiated</w:t>
      </w:r>
      <w:r w:rsidR="00C02CBA">
        <w:t xml:space="preserve"> XML object. Finally, when the P&amp;ID generation </w:t>
      </w:r>
      <w:r w:rsidR="004E0F28">
        <w:t>concludes,</w:t>
      </w:r>
      <w:r w:rsidR="00C02CBA">
        <w:t xml:space="preserve"> and all plant instances were instantiated as XML objects</w:t>
      </w:r>
      <w:r w:rsidR="005C16EB">
        <w:t xml:space="preserve"> for shapes</w:t>
      </w:r>
      <w:r w:rsidR="00C02CBA">
        <w:t xml:space="preserve"> (right), the generated XML is rendered for user feedback and control and the download and upload buttons are activated</w:t>
      </w:r>
      <w:r w:rsidR="005C16EB">
        <w:t xml:space="preserve"> (</w:t>
      </w:r>
      <w:r w:rsidR="005C16EB" w:rsidRPr="007D2C2A">
        <w:rPr>
          <w:rStyle w:val="CodeChar"/>
          <w:rFonts w:eastAsia="Arial"/>
        </w:rPr>
        <w:t>renderX</w:t>
      </w:r>
      <w:r w:rsidR="007D2C2A" w:rsidRPr="007D2C2A">
        <w:rPr>
          <w:rStyle w:val="CodeChar"/>
          <w:rFonts w:eastAsia="Arial"/>
        </w:rPr>
        <w:t>ml</w:t>
      </w:r>
      <w:r w:rsidR="005C16EB">
        <w:t>)</w:t>
      </w:r>
      <w:r w:rsidR="00C02CBA">
        <w:t xml:space="preserve">. From this point, the user can </w:t>
      </w:r>
      <w:r w:rsidR="00903C79">
        <w:t>either re-generate the same or a new P&amp;ID without the need of page reload by selecting a different root node and/or shapes library.</w:t>
      </w:r>
    </w:p>
    <w:p w14:paraId="3D4F46FF" w14:textId="41669E5D" w:rsidR="0035131A" w:rsidRDefault="0009483F" w:rsidP="0066419F">
      <w:pPr>
        <w:pStyle w:val="h3"/>
      </w:pPr>
      <w:bookmarkStart w:id="98" w:name="_Toc524108108"/>
      <w:r>
        <w:lastRenderedPageBreak/>
        <w:t>P&amp;ID Viewer Dashboard</w:t>
      </w:r>
      <w:bookmarkEnd w:id="98"/>
    </w:p>
    <w:p w14:paraId="18D63AF1" w14:textId="77777777" w:rsidR="00DA14EF" w:rsidRDefault="00DA14EF" w:rsidP="00DA14EF">
      <w:pPr>
        <w:pStyle w:val="body"/>
      </w:pPr>
    </w:p>
    <w:p w14:paraId="5486A4C8" w14:textId="10A13C9F" w:rsidR="001B4C19" w:rsidRDefault="00525B9E" w:rsidP="001B4C19">
      <w:pPr>
        <w:pStyle w:val="body"/>
        <w:keepNext/>
        <w:jc w:val="center"/>
      </w:pPr>
      <w:r>
        <w:rPr>
          <w:noProof/>
          <w:lang w:val="de-DE" w:eastAsia="de-DE"/>
        </w:rPr>
        <w:drawing>
          <wp:inline distT="0" distB="0" distL="0" distR="0" wp14:anchorId="149F5590" wp14:editId="4AD4EA94">
            <wp:extent cx="5731510" cy="284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ide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2B8DC034" w14:textId="6B231E1D" w:rsidR="00653CFE" w:rsidRDefault="001B4C19" w:rsidP="001B4C19">
      <w:pPr>
        <w:pStyle w:val="Caption"/>
        <w:jc w:val="center"/>
        <w:rPr>
          <w:noProof/>
        </w:rPr>
      </w:pPr>
      <w:bookmarkStart w:id="99" w:name="_Toc52404840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19</w:t>
      </w:r>
      <w:r w:rsidR="00F011BF">
        <w:rPr>
          <w:noProof/>
        </w:rPr>
        <w:fldChar w:fldCharType="end"/>
      </w:r>
      <w:r>
        <w:t xml:space="preserve"> </w:t>
      </w:r>
      <w:r w:rsidRPr="00536C2C">
        <w:t xml:space="preserve"> P&amp;ID Viewer Dashboard</w:t>
      </w:r>
      <w:r w:rsidR="006A1595">
        <w:t xml:space="preserve"> </w:t>
      </w:r>
      <w:r w:rsidR="001057D4">
        <w:t>for</w:t>
      </w:r>
      <w:r w:rsidR="006A1595">
        <w:t xml:space="preserve"> the Aida Brewery</w:t>
      </w:r>
      <w:r w:rsidR="001057D4">
        <w:t xml:space="preserve"> (rendering a manually generated P&amp;ID)</w:t>
      </w:r>
      <w:r>
        <w:rPr>
          <w:noProof/>
        </w:rPr>
        <w:t>.</w:t>
      </w:r>
      <w:bookmarkEnd w:id="99"/>
    </w:p>
    <w:p w14:paraId="26C3E396" w14:textId="43FEB873" w:rsidR="001057D4" w:rsidRDefault="001057D4" w:rsidP="001057D4"/>
    <w:p w14:paraId="1DF6EE25" w14:textId="32A5F093" w:rsidR="001057D4" w:rsidRPr="001057D4" w:rsidRDefault="007D79E5" w:rsidP="001057D4">
      <w:pPr>
        <w:pStyle w:val="body"/>
      </w:pPr>
      <w:r>
        <w:t xml:space="preserve">The Legato Web Application is made up of composable dashboards. These are built by pre-defined boardlet components, which can be drag-and-dropped in place and communicate with each other. </w:t>
      </w:r>
      <w:r w:rsidR="00356132">
        <w:t>Legato s</w:t>
      </w:r>
      <w:r>
        <w:t xml:space="preserve">ervices for the communication between boardlets exist already and where used for the root node selection; Once a root node was selected on the </w:t>
      </w:r>
      <w:r w:rsidR="00247299">
        <w:t xml:space="preserve">Node Tree boardlet, it communicated the id of the selected root node to the </w:t>
      </w:r>
      <w:r w:rsidR="00247299" w:rsidRPr="00884AD7">
        <w:rPr>
          <w:i/>
        </w:rPr>
        <w:t xml:space="preserve">P&amp;ID </w:t>
      </w:r>
      <w:r w:rsidR="00884AD7">
        <w:rPr>
          <w:i/>
        </w:rPr>
        <w:t>C</w:t>
      </w:r>
      <w:r w:rsidR="00247299" w:rsidRPr="00884AD7">
        <w:rPr>
          <w:i/>
        </w:rPr>
        <w:t>reator</w:t>
      </w:r>
      <w:r w:rsidR="00884AD7">
        <w:rPr>
          <w:i/>
        </w:rPr>
        <w:t xml:space="preserve"> B</w:t>
      </w:r>
      <w:r w:rsidR="00247299" w:rsidRPr="00884AD7">
        <w:rPr>
          <w:i/>
        </w:rPr>
        <w:t>oardlet</w:t>
      </w:r>
      <w:r w:rsidR="00247299">
        <w:t xml:space="preserve">, which next fetched the node data from the database via the </w:t>
      </w:r>
      <w:r w:rsidR="00247299" w:rsidRPr="00247299">
        <w:rPr>
          <w:rStyle w:val="CodeChar"/>
          <w:rFonts w:eastAsia="Arial"/>
        </w:rPr>
        <w:t>id</w:t>
      </w:r>
      <w:r w:rsidR="00356132">
        <w:rPr>
          <w:rStyle w:val="CodeChar"/>
          <w:rFonts w:eastAsia="Arial"/>
        </w:rPr>
        <w:t xml:space="preserve"> (</w:t>
      </w:r>
      <w:r w:rsidR="00CA1EEA">
        <w:rPr>
          <w:rStyle w:val="CodeChar"/>
          <w:rFonts w:eastAsia="Arial"/>
        </w:rPr>
        <w:t xml:space="preserve">SQL: </w:t>
      </w:r>
      <w:r w:rsidR="00356132">
        <w:rPr>
          <w:rStyle w:val="CodeChar"/>
          <w:rFonts w:eastAsia="Arial"/>
        </w:rPr>
        <w:t>SELECT * WHERE id=pidRootNodeId)</w:t>
      </w:r>
      <w:r w:rsidR="00247299">
        <w:t xml:space="preserve">, for example for the </w:t>
      </w:r>
      <w:r w:rsidR="00247299" w:rsidRPr="00247299">
        <w:rPr>
          <w:rStyle w:val="CodeChar"/>
          <w:rFonts w:eastAsia="Arial"/>
        </w:rPr>
        <w:t>short_name</w:t>
      </w:r>
      <w:r w:rsidR="00247299">
        <w:t xml:space="preserve"> of the node to be displayed in the field. After uploading or manually downloading and saving the P&amp;ID generation in the corresponding path on the server, the </w:t>
      </w:r>
      <w:r w:rsidR="00247299" w:rsidRPr="00884AD7">
        <w:rPr>
          <w:i/>
        </w:rPr>
        <w:t xml:space="preserve">P&amp;ID </w:t>
      </w:r>
      <w:r w:rsidR="00884AD7" w:rsidRPr="00884AD7">
        <w:rPr>
          <w:i/>
        </w:rPr>
        <w:t>V</w:t>
      </w:r>
      <w:r w:rsidR="00247299" w:rsidRPr="00884AD7">
        <w:rPr>
          <w:i/>
        </w:rPr>
        <w:t>iewer</w:t>
      </w:r>
      <w:r w:rsidR="00884AD7">
        <w:rPr>
          <w:i/>
        </w:rPr>
        <w:t xml:space="preserve"> Boardlet</w:t>
      </w:r>
      <w:r w:rsidR="00247299">
        <w:t xml:space="preserve"> automatically reads and re-renders </w:t>
      </w:r>
      <w:r w:rsidR="00884AD7">
        <w:t>the new or overwritten file.</w:t>
      </w:r>
    </w:p>
    <w:p w14:paraId="4FF99DC7" w14:textId="471DF985" w:rsidR="00AE4412" w:rsidRDefault="00CE5F6B" w:rsidP="0066419F">
      <w:pPr>
        <w:pStyle w:val="h2"/>
      </w:pPr>
      <w:bookmarkStart w:id="100" w:name="_Toc524108109"/>
      <w:r>
        <w:t>Business Logic</w:t>
      </w:r>
      <w:bookmarkEnd w:id="100"/>
    </w:p>
    <w:p w14:paraId="760699BB" w14:textId="6EBA2AF6" w:rsidR="00E50B35" w:rsidRDefault="0088068E" w:rsidP="00E50B35">
      <w:pPr>
        <w:pStyle w:val="body"/>
      </w:pPr>
      <w:r>
        <w:t>T</w:t>
      </w:r>
      <w:r w:rsidR="00E50B35" w:rsidRPr="00906A81">
        <w:t xml:space="preserve">he </w:t>
      </w:r>
      <w:r w:rsidR="00C70399">
        <w:t xml:space="preserve">business logic functionality </w:t>
      </w:r>
      <w:r w:rsidR="00E50B35" w:rsidRPr="00906A81">
        <w:t>can b</w:t>
      </w:r>
      <w:r w:rsidR="00E50B35">
        <w:t>e broken down into a series of sequential activities</w:t>
      </w:r>
      <w:r>
        <w:t xml:space="preserve"> (equally numbered in </w:t>
      </w:r>
      <w:r w:rsidRPr="00587326">
        <w:rPr>
          <w:color w:val="auto"/>
        </w:rPr>
        <w:t>figure 16)</w:t>
      </w:r>
      <w:r w:rsidR="00E50B35" w:rsidRPr="00587326">
        <w:rPr>
          <w:color w:val="auto"/>
        </w:rPr>
        <w:t>:</w:t>
      </w:r>
    </w:p>
    <w:p w14:paraId="764480FC" w14:textId="20545275" w:rsidR="00E50B35" w:rsidRDefault="00E50B35" w:rsidP="00664D7C">
      <w:pPr>
        <w:pStyle w:val="body"/>
        <w:numPr>
          <w:ilvl w:val="0"/>
          <w:numId w:val="12"/>
        </w:numPr>
      </w:pPr>
      <w:r>
        <w:t>User selection of the desired version of the P&amp;ID shapes library JSON file (from either the local or server file system)</w:t>
      </w:r>
      <w:r w:rsidR="001628D7">
        <w:t xml:space="preserve"> and of root node for the visualization (from node tree boardlet)</w:t>
      </w:r>
    </w:p>
    <w:p w14:paraId="3D152CAC" w14:textId="77777777" w:rsidR="00E50B35" w:rsidRDefault="00E50B35" w:rsidP="00664D7C">
      <w:pPr>
        <w:pStyle w:val="body"/>
        <w:numPr>
          <w:ilvl w:val="0"/>
          <w:numId w:val="12"/>
        </w:numPr>
      </w:pPr>
      <w:r>
        <w:t xml:space="preserve">Script is called upon click event of the “Generate P&amp;ID” Button. This initiates the client-side sequence of function calls for the generation of the P&amp;ID visualization while the </w:t>
      </w:r>
      <w:r>
        <w:lastRenderedPageBreak/>
        <w:t>selected JSON file is asynchronously read and loaded into a JS object for its later manipulation.</w:t>
      </w:r>
    </w:p>
    <w:p w14:paraId="705F9654" w14:textId="77777777" w:rsidR="00E50B35" w:rsidRDefault="00E50B35" w:rsidP="00664D7C">
      <w:pPr>
        <w:pStyle w:val="body"/>
        <w:numPr>
          <w:ilvl w:val="0"/>
          <w:numId w:val="12"/>
        </w:numPr>
      </w:pPr>
      <w:r>
        <w:t xml:space="preserve"> After the file is successfully loaded, the corresponding database queries of the physical plant instances (node and connection data) are carried out asynchronously. These responses are next loaded into JS objects, filtered and mapped with an </w:t>
      </w:r>
      <w:r w:rsidRPr="007A1493">
        <w:rPr>
          <w:i/>
        </w:rPr>
        <w:t>ORM</w:t>
      </w:r>
      <w:r>
        <w:t xml:space="preserve">-function via the </w:t>
      </w:r>
      <w:r w:rsidRPr="00D91EC0">
        <w:rPr>
          <w:rStyle w:val="CodeChar"/>
          <w:rFonts w:eastAsia="Arial"/>
        </w:rPr>
        <w:t>shapeName</w:t>
      </w:r>
      <w:r>
        <w:t xml:space="preserve"> property to their corresponding shape in the library object. The function builds 2 new </w:t>
      </w:r>
      <w:commentRangeStart w:id="101"/>
      <w:r>
        <w:t>objects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w:t>
      </w:r>
      <w:r>
        <w:t xml:space="preserve"> </w:t>
      </w:r>
      <w:commentRangeEnd w:id="101"/>
      <w:r w:rsidR="00BD077B">
        <w:rPr>
          <w:rStyle w:val="CommentReference"/>
          <w:rFonts w:ascii="Times New Roman" w:eastAsiaTheme="minorEastAsia" w:hAnsi="Times New Roman" w:cs="Times New Roman"/>
          <w:color w:val="auto"/>
          <w:shd w:val="clear" w:color="auto" w:fill="auto"/>
        </w:rPr>
        <w:commentReference w:id="101"/>
      </w:r>
      <w:r>
        <w:t xml:space="preserve">by merging the physical plant instance data (from the database) and the data of its corresponding shape (from the shapes library). </w:t>
      </w:r>
    </w:p>
    <w:p w14:paraId="1E16F82C" w14:textId="77777777" w:rsidR="00E50B35" w:rsidRDefault="00E50B35" w:rsidP="00664D7C">
      <w:pPr>
        <w:pStyle w:val="body"/>
        <w:numPr>
          <w:ilvl w:val="0"/>
          <w:numId w:val="12"/>
        </w:numPr>
      </w:pPr>
      <w:r>
        <w:t xml:space="preserve">The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 xml:space="preserve"> </w:t>
      </w:r>
      <w:r w:rsidRPr="00AB747D">
        <w:t>object</w:t>
      </w:r>
      <w:r>
        <w:t>s are passed to the graphing algorithm, which consists of three sub steps:</w:t>
      </w:r>
    </w:p>
    <w:p w14:paraId="723B79F0" w14:textId="4010D3FD" w:rsidR="00E50B35" w:rsidRDefault="003648D9" w:rsidP="00664D7C">
      <w:pPr>
        <w:pStyle w:val="body"/>
        <w:numPr>
          <w:ilvl w:val="1"/>
          <w:numId w:val="12"/>
        </w:numPr>
      </w:pPr>
      <w:r w:rsidRPr="00857D68">
        <w:rPr>
          <w:rStyle w:val="CodeChar"/>
          <w:rFonts w:eastAsia="Arial"/>
          <w:b/>
        </w:rPr>
        <w:t>build</w:t>
      </w:r>
      <w:r w:rsidR="00E50B35" w:rsidRPr="00857D68">
        <w:rPr>
          <w:rStyle w:val="CodeChar"/>
          <w:rFonts w:eastAsia="Arial"/>
          <w:b/>
        </w:rPr>
        <w:t>Hierarchy</w:t>
      </w:r>
      <w:r w:rsidR="00E50B35">
        <w:t>: Filter out non-descendants (if any) and builds hierarchical/nested JS object of the instance hierarchy via the parent attribute.</w:t>
      </w:r>
    </w:p>
    <w:p w14:paraId="6EC1D0BD" w14:textId="0E0D0720" w:rsidR="00E50B35" w:rsidRDefault="003648D9" w:rsidP="00664D7C">
      <w:pPr>
        <w:pStyle w:val="body"/>
        <w:numPr>
          <w:ilvl w:val="1"/>
          <w:numId w:val="12"/>
        </w:numPr>
      </w:pPr>
      <w:r w:rsidRPr="00857D68">
        <w:rPr>
          <w:rStyle w:val="CodeChar"/>
          <w:rFonts w:eastAsia="Arial"/>
          <w:b/>
        </w:rPr>
        <w:t>traverseAndSort</w:t>
      </w:r>
      <w:r w:rsidR="00E50B35">
        <w:t>: traverses the instance hierarchy with a post-order  depth-first search (DFS) and returns the traversal path.</w:t>
      </w:r>
    </w:p>
    <w:p w14:paraId="1C71D9E0" w14:textId="6F276F1B" w:rsidR="00E50B35" w:rsidRDefault="003648D9" w:rsidP="00664D7C">
      <w:pPr>
        <w:pStyle w:val="body"/>
        <w:numPr>
          <w:ilvl w:val="1"/>
          <w:numId w:val="12"/>
        </w:numPr>
      </w:pPr>
      <w:r w:rsidRPr="00857D68">
        <w:rPr>
          <w:rStyle w:val="CodeChar"/>
          <w:rFonts w:eastAsia="Arial"/>
          <w:b/>
        </w:rPr>
        <w:t>vertexPlacement</w:t>
      </w:r>
      <w:r w:rsidR="00E50B35">
        <w:t xml:space="preserve">: determines positioning of vertices and sets the </w:t>
      </w:r>
      <w:r w:rsidR="00E50B35" w:rsidRPr="002E4A88">
        <w:rPr>
          <w:rStyle w:val="CodeChar"/>
          <w:rFonts w:eastAsia="Arial"/>
        </w:rPr>
        <w:t>x</w:t>
      </w:r>
      <w:r w:rsidR="00E50B35">
        <w:t xml:space="preserve"> and </w:t>
      </w:r>
      <w:r w:rsidR="00E50B35" w:rsidRPr="002E4A88">
        <w:rPr>
          <w:rStyle w:val="CodeChar"/>
          <w:rFonts w:eastAsia="Arial"/>
        </w:rPr>
        <w:t>y</w:t>
      </w:r>
      <w:r w:rsidR="00E50B35">
        <w:t xml:space="preserve"> properties of each.</w:t>
      </w:r>
    </w:p>
    <w:p w14:paraId="56C0198D" w14:textId="77777777" w:rsidR="00E50B35" w:rsidRDefault="00E50B35" w:rsidP="00664D7C">
      <w:pPr>
        <w:pStyle w:val="body"/>
        <w:numPr>
          <w:ilvl w:val="0"/>
          <w:numId w:val="12"/>
        </w:numPr>
      </w:pPr>
      <w:r>
        <w:t xml:space="preserve">Builds the XML P&amp;ID visualization in form of a string using templating and recursion. This string contains all information for the proper rendering and data binding of the P&amp;ID. </w:t>
      </w:r>
    </w:p>
    <w:p w14:paraId="22A11263" w14:textId="77777777" w:rsidR="00E50B35" w:rsidRDefault="00E50B35" w:rsidP="00664D7C">
      <w:pPr>
        <w:pStyle w:val="body"/>
        <w:numPr>
          <w:ilvl w:val="0"/>
          <w:numId w:val="12"/>
        </w:numPr>
      </w:pPr>
      <w:r>
        <w:t xml:space="preserve">Download buttons (for JSON and XML file formats) and an upload button activate when P&amp;ID generation is done. The </w:t>
      </w:r>
      <w:r w:rsidRPr="00132D31">
        <w:rPr>
          <w:i/>
        </w:rPr>
        <w:t>Legato Graphic Designer</w:t>
      </w:r>
      <w:r>
        <w:t xml:space="preserve"> boardlet automatically renders the  XML file in the path and with the name configured in its settings.</w:t>
      </w:r>
    </w:p>
    <w:p w14:paraId="4FAE2942" w14:textId="7496904B" w:rsidR="00B720DA" w:rsidRDefault="00C70399" w:rsidP="00C70399">
      <w:pPr>
        <w:pStyle w:val="body"/>
      </w:pPr>
      <w:r>
        <w:t xml:space="preserve">For the sake of clarity, each activity will be </w:t>
      </w:r>
      <w:r w:rsidR="009E0FED">
        <w:t>examined</w:t>
      </w:r>
      <w:r>
        <w:t xml:space="preserve"> separately and </w:t>
      </w:r>
      <w:r w:rsidR="009E0FED">
        <w:t>described</w:t>
      </w:r>
      <w:r>
        <w:t xml:space="preserve"> in further detail</w:t>
      </w:r>
      <w:r w:rsidR="009E0FED">
        <w:t xml:space="preserve"> isolated from the other activities</w:t>
      </w:r>
      <w:r w:rsidR="000A0131">
        <w:t xml:space="preserve">, as they are actually </w:t>
      </w:r>
      <w:r w:rsidR="000A0131" w:rsidRPr="0052647F">
        <w:rPr>
          <w:color w:val="auto"/>
        </w:rPr>
        <w:t>implemented (modular</w:t>
      </w:r>
      <w:r w:rsidR="00E62E91" w:rsidRPr="0052647F">
        <w:rPr>
          <w:color w:val="auto"/>
        </w:rPr>
        <w:t>ly</w:t>
      </w:r>
      <w:r w:rsidR="000A0131" w:rsidRPr="0052647F">
        <w:rPr>
          <w:color w:val="auto"/>
        </w:rPr>
        <w:t>)</w:t>
      </w:r>
      <w:r w:rsidR="009E0FED" w:rsidRPr="0052647F">
        <w:rPr>
          <w:color w:val="auto"/>
        </w:rPr>
        <w:t>. The interactions each activity has with others can be interpreted from figures 16 and 17.</w:t>
      </w:r>
    </w:p>
    <w:p w14:paraId="665C9FED" w14:textId="05E5DD5D" w:rsidR="009E0FED" w:rsidRDefault="009E0FED" w:rsidP="0066419F">
      <w:pPr>
        <w:pStyle w:val="h3"/>
      </w:pPr>
      <w:bookmarkStart w:id="102" w:name="_Toc524108110"/>
      <w:r w:rsidRPr="009E0FED">
        <w:t xml:space="preserve">File </w:t>
      </w:r>
      <w:r w:rsidR="00901B49">
        <w:t xml:space="preserve">and Root Node </w:t>
      </w:r>
      <w:r w:rsidRPr="009E0FED">
        <w:t>Selection</w:t>
      </w:r>
      <w:bookmarkEnd w:id="102"/>
    </w:p>
    <w:p w14:paraId="30C16116" w14:textId="5518379F" w:rsidR="00527097" w:rsidRDefault="007C105C" w:rsidP="00527097">
      <w:pPr>
        <w:pStyle w:val="body"/>
      </w:pPr>
      <w:r>
        <w:t xml:space="preserve">The file input is handled by the </w:t>
      </w:r>
      <w:r w:rsidRPr="007C105C">
        <w:rPr>
          <w:rStyle w:val="CodeChar"/>
          <w:rFonts w:eastAsia="Arial"/>
        </w:rPr>
        <w:t>fileUploadComponent</w:t>
      </w:r>
      <w:r>
        <w:t xml:space="preserve"> </w:t>
      </w:r>
      <w:r w:rsidR="00544DEF">
        <w:t xml:space="preserve">which encapsulates both presentation and business logic and exposes a simple API. The actual reading of the JSON file is handled by the </w:t>
      </w:r>
      <w:r w:rsidR="00544DEF" w:rsidRPr="00544DEF">
        <w:rPr>
          <w:rStyle w:val="CodeChar"/>
          <w:rFonts w:eastAsia="Arial"/>
        </w:rPr>
        <w:t>loadSuccess</w:t>
      </w:r>
      <w:r w:rsidR="00544DEF">
        <w:t xml:space="preserve"> and </w:t>
      </w:r>
      <w:r w:rsidR="00544DEF" w:rsidRPr="00544DEF">
        <w:rPr>
          <w:rStyle w:val="CodeChar"/>
          <w:rFonts w:eastAsia="Arial"/>
        </w:rPr>
        <w:t>loadError</w:t>
      </w:r>
      <w:r w:rsidR="00544DEF">
        <w:t xml:space="preserve"> functions, which are called on file input event, and parse the JSON file to a global JS object</w:t>
      </w:r>
      <w:r w:rsidR="00DE4C9C">
        <w:t xml:space="preserve"> (</w:t>
      </w:r>
      <w:r w:rsidR="00DE4C9C" w:rsidRPr="00DE4C9C">
        <w:rPr>
          <w:rStyle w:val="CodeChar"/>
          <w:rFonts w:eastAsia="Arial"/>
        </w:rPr>
        <w:t>pidShapesLibrary</w:t>
      </w:r>
      <w:r w:rsidR="00DE4C9C">
        <w:t>)</w:t>
      </w:r>
      <w:r w:rsidR="00544DEF">
        <w:t>.</w:t>
      </w:r>
    </w:p>
    <w:p w14:paraId="12756126" w14:textId="46EA2122" w:rsidR="00471956" w:rsidRDefault="00AB0EE0" w:rsidP="00471956">
      <w:pPr>
        <w:pStyle w:val="h3"/>
        <w:ind w:right="-613"/>
      </w:pPr>
      <w:bookmarkStart w:id="103" w:name="_Toc524108111"/>
      <w:r>
        <w:t>Querying</w:t>
      </w:r>
      <w:r w:rsidR="00471956">
        <w:t xml:space="preserve"> and </w:t>
      </w:r>
      <w:r>
        <w:t>Mapping</w:t>
      </w:r>
      <w:r w:rsidR="00471956">
        <w:t xml:space="preserve"> Data</w:t>
      </w:r>
      <w:bookmarkEnd w:id="103"/>
    </w:p>
    <w:p w14:paraId="0A2E643C" w14:textId="3FFE1B01" w:rsidR="00FB318F" w:rsidRDefault="00C71C44" w:rsidP="00FB318F">
      <w:pPr>
        <w:pStyle w:val="bodyheaderbold"/>
        <w:keepNext/>
        <w:jc w:val="center"/>
      </w:pPr>
      <w:r>
        <w:rPr>
          <w:noProof/>
          <w:lang w:val="de-DE" w:eastAsia="de-DE"/>
        </w:rPr>
        <w:lastRenderedPageBreak/>
        <w:drawing>
          <wp:inline distT="0" distB="0" distL="0" distR="0" wp14:anchorId="3386DB7B" wp14:editId="4D01253B">
            <wp:extent cx="5731510" cy="2580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0640"/>
                    </a:xfrm>
                    <a:prstGeom prst="rect">
                      <a:avLst/>
                    </a:prstGeom>
                  </pic:spPr>
                </pic:pic>
              </a:graphicData>
            </a:graphic>
          </wp:inline>
        </w:drawing>
      </w:r>
    </w:p>
    <w:p w14:paraId="3999ACE9" w14:textId="3309C518" w:rsidR="00D62A00" w:rsidRDefault="00FB318F" w:rsidP="00FB318F">
      <w:pPr>
        <w:pStyle w:val="Caption"/>
        <w:jc w:val="center"/>
      </w:pPr>
      <w:bookmarkStart w:id="104" w:name="_Toc52404840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20</w:t>
      </w:r>
      <w:r w:rsidR="00F011BF">
        <w:rPr>
          <w:noProof/>
        </w:rPr>
        <w:fldChar w:fldCharType="end"/>
      </w:r>
      <w:r>
        <w:t xml:space="preserve"> Data Map of database tables queried for pidNodes and pidConnections.</w:t>
      </w:r>
      <w:bookmarkEnd w:id="104"/>
    </w:p>
    <w:p w14:paraId="5F1609EE" w14:textId="4F253111" w:rsidR="002E3C72" w:rsidRDefault="002E3C72" w:rsidP="002E3C72"/>
    <w:p w14:paraId="60D838B5" w14:textId="65548829" w:rsidR="00022443" w:rsidRPr="002E3C72" w:rsidRDefault="007A26A1" w:rsidP="00022443">
      <w:pPr>
        <w:pStyle w:val="bodyheaderbold"/>
      </w:pPr>
      <w:r w:rsidRPr="00194863">
        <w:t>Querying Data</w:t>
      </w:r>
      <w:r w:rsidR="00471956" w:rsidRPr="00194863">
        <w:t xml:space="preserve"> from Database</w:t>
      </w:r>
    </w:p>
    <w:p w14:paraId="3DE50EBA" w14:textId="3171284C" w:rsidR="00F847E6" w:rsidRPr="00135A06" w:rsidRDefault="002E3C72" w:rsidP="00F847E6">
      <w:pPr>
        <w:pStyle w:val="body"/>
        <w:rPr>
          <w:color w:val="auto"/>
        </w:rPr>
      </w:pPr>
      <w:r>
        <w:t>The data map for the required queries</w:t>
      </w:r>
      <w:r w:rsidR="00CB19D8">
        <w:t xml:space="preserve"> </w:t>
      </w:r>
      <w:r>
        <w:t>to the PostgreSQL relational database are sh</w:t>
      </w:r>
      <w:r w:rsidRPr="00EF4809">
        <w:rPr>
          <w:color w:val="auto"/>
        </w:rPr>
        <w:t xml:space="preserve">own in figure 20. As advised by the Legato internal documentation, </w:t>
      </w:r>
      <w:r w:rsidR="00987FA4" w:rsidRPr="00EF4809">
        <w:rPr>
          <w:color w:val="auto"/>
        </w:rPr>
        <w:t xml:space="preserve">a generic </w:t>
      </w:r>
      <w:r w:rsidR="00987FA4" w:rsidRPr="00EF4809">
        <w:rPr>
          <w:rStyle w:val="CodeChar"/>
          <w:rFonts w:eastAsia="Arial"/>
          <w:color w:val="auto"/>
        </w:rPr>
        <w:t>getData</w:t>
      </w:r>
      <w:r w:rsidR="00987FA4" w:rsidRPr="00EF4809">
        <w:rPr>
          <w:color w:val="auto"/>
        </w:rPr>
        <w:t xml:space="preserve"> </w:t>
      </w:r>
      <w:r w:rsidR="00987FA4">
        <w:t xml:space="preserve">function was developed which dynamically creates the query filters and asynchronously fetches the data. The </w:t>
      </w:r>
      <w:r w:rsidR="00987FA4" w:rsidRPr="00800936">
        <w:rPr>
          <w:rStyle w:val="CodeChar"/>
          <w:rFonts w:eastAsia="Arial"/>
        </w:rPr>
        <w:t>getData</w:t>
      </w:r>
      <w:r w:rsidR="00987FA4">
        <w:t xml:space="preserve"> function</w:t>
      </w:r>
      <w:r w:rsidR="00063580">
        <w:t xml:space="preserve"> encapsulates </w:t>
      </w:r>
      <w:commentRangeStart w:id="105"/>
      <w:r w:rsidR="00063580">
        <w:t xml:space="preserve">the </w:t>
      </w:r>
      <w:r w:rsidR="00063580" w:rsidRPr="00063580">
        <w:rPr>
          <w:rStyle w:val="CodeChar"/>
          <w:rFonts w:eastAsia="Arial"/>
        </w:rPr>
        <w:t>getRecords</w:t>
      </w:r>
      <w:r w:rsidR="00063580">
        <w:t xml:space="preserve"> function</w:t>
      </w:r>
      <w:commentRangeEnd w:id="105"/>
      <w:r w:rsidR="002C7F88">
        <w:rPr>
          <w:rStyle w:val="CommentReference"/>
          <w:rFonts w:ascii="Times New Roman" w:eastAsiaTheme="minorEastAsia" w:hAnsi="Times New Roman" w:cs="Times New Roman"/>
          <w:color w:val="auto"/>
          <w:shd w:val="clear" w:color="auto" w:fill="auto"/>
        </w:rPr>
        <w:commentReference w:id="105"/>
      </w:r>
      <w:r w:rsidR="00063580">
        <w:t>, providing a simple usage and</w:t>
      </w:r>
      <w:r w:rsidR="00987FA4">
        <w:t xml:space="preserve"> </w:t>
      </w:r>
      <w:r w:rsidR="00F300DD">
        <w:t>can be re</w:t>
      </w:r>
      <w:r w:rsidR="00A80F36">
        <w:t>-</w:t>
      </w:r>
      <w:r w:rsidR="00F300DD">
        <w:t xml:space="preserve">used for all </w:t>
      </w:r>
      <w:r w:rsidR="00F300DD" w:rsidRPr="00135A06">
        <w:rPr>
          <w:color w:val="auto"/>
        </w:rPr>
        <w:t xml:space="preserve">database queries through the specification of distinct query parameters </w:t>
      </w:r>
      <w:r w:rsidR="00A80F36" w:rsidRPr="00135A06">
        <w:rPr>
          <w:color w:val="auto"/>
        </w:rPr>
        <w:t>with</w:t>
      </w:r>
      <w:r w:rsidR="00F300DD" w:rsidRPr="00135A06">
        <w:rPr>
          <w:color w:val="auto"/>
        </w:rPr>
        <w:t xml:space="preserve"> a simple if</w:t>
      </w:r>
      <w:r w:rsidR="00A80F36" w:rsidRPr="00135A06">
        <w:rPr>
          <w:color w:val="auto"/>
        </w:rPr>
        <w:t>-statement (code lines 7-70). The quer</w:t>
      </w:r>
      <w:r w:rsidR="00800936" w:rsidRPr="00135A06">
        <w:rPr>
          <w:color w:val="auto"/>
        </w:rPr>
        <w:t xml:space="preserve">ies are built using the following parameters which are then passed to the </w:t>
      </w:r>
      <w:r w:rsidR="00800936" w:rsidRPr="00135A06">
        <w:rPr>
          <w:rStyle w:val="CodeChar"/>
          <w:rFonts w:eastAsia="Arial"/>
          <w:color w:val="auto"/>
        </w:rPr>
        <w:t>getRecords</w:t>
      </w:r>
      <w:r w:rsidR="00800936" w:rsidRPr="00135A06">
        <w:rPr>
          <w:color w:val="auto"/>
        </w:rPr>
        <w:t xml:space="preserve"> function (code lines 73-78)</w:t>
      </w:r>
      <w:r w:rsidR="00A80F36" w:rsidRPr="00135A06">
        <w:rPr>
          <w:color w:val="auto"/>
        </w:rPr>
        <w:t>:</w:t>
      </w:r>
    </w:p>
    <w:p w14:paraId="311B43F9" w14:textId="4B5214A1" w:rsidR="00A80F36" w:rsidRDefault="00A80F36" w:rsidP="00A80F36">
      <w:pPr>
        <w:pStyle w:val="tightlist"/>
      </w:pPr>
      <w:r w:rsidRPr="00800936">
        <w:rPr>
          <w:rStyle w:val="CodeChar"/>
          <w:rFonts w:eastAsia="Arial"/>
          <w:b/>
        </w:rPr>
        <w:t>resource</w:t>
      </w:r>
      <w:r>
        <w:t xml:space="preserve"> – </w:t>
      </w:r>
      <w:r w:rsidR="00063580">
        <w:t>name of the database table</w:t>
      </w:r>
    </w:p>
    <w:p w14:paraId="6B564CC5" w14:textId="283CB4F4" w:rsidR="00A80F36" w:rsidRDefault="00A80F36" w:rsidP="00A80F36">
      <w:pPr>
        <w:pStyle w:val="tightlist"/>
      </w:pPr>
      <w:r w:rsidRPr="00800936">
        <w:rPr>
          <w:rStyle w:val="CodeChar"/>
          <w:rFonts w:eastAsia="Arial"/>
          <w:b/>
        </w:rPr>
        <w:t>alias</w:t>
      </w:r>
      <w:r>
        <w:t xml:space="preserve"> – </w:t>
      </w:r>
      <w:r w:rsidR="00063580">
        <w:t>an alias or short-name for</w:t>
      </w:r>
      <w:r w:rsidR="009B500F">
        <w:t xml:space="preserve"> tables to be queried</w:t>
      </w:r>
    </w:p>
    <w:p w14:paraId="68CC1242" w14:textId="2FFD2816" w:rsidR="00A80F36" w:rsidRDefault="00A80F36" w:rsidP="00A80F36">
      <w:pPr>
        <w:pStyle w:val="tightlist"/>
      </w:pPr>
      <w:r w:rsidRPr="00800936">
        <w:rPr>
          <w:rStyle w:val="CodeChar"/>
          <w:rFonts w:eastAsia="Arial"/>
          <w:b/>
        </w:rPr>
        <w:t>fields</w:t>
      </w:r>
      <w:r>
        <w:t xml:space="preserve"> – </w:t>
      </w:r>
      <w:r w:rsidR="009B500F">
        <w:t>the fields to be queried</w:t>
      </w:r>
    </w:p>
    <w:p w14:paraId="77E54F01" w14:textId="6BDA8EDA" w:rsidR="00A80F36" w:rsidRDefault="00A80F36" w:rsidP="00A80F36">
      <w:pPr>
        <w:pStyle w:val="tightlist"/>
      </w:pPr>
      <w:r w:rsidRPr="00800936">
        <w:rPr>
          <w:rStyle w:val="CodeChar"/>
          <w:rFonts w:eastAsia="Arial"/>
          <w:b/>
        </w:rPr>
        <w:t>relate</w:t>
      </w:r>
      <w:r>
        <w:t xml:space="preserve"> –</w:t>
      </w:r>
      <w:r w:rsidR="009B500F">
        <w:t xml:space="preserve"> for joining several tables</w:t>
      </w:r>
    </w:p>
    <w:p w14:paraId="3314E22F" w14:textId="6E06CC49" w:rsidR="00A80F36" w:rsidRDefault="00A80F36" w:rsidP="00A80F36">
      <w:pPr>
        <w:pStyle w:val="tightlist"/>
      </w:pPr>
      <w:r w:rsidRPr="00800936">
        <w:rPr>
          <w:rStyle w:val="CodeChar"/>
          <w:rFonts w:eastAsia="Arial"/>
          <w:b/>
        </w:rPr>
        <w:t>filter</w:t>
      </w:r>
      <w:r>
        <w:t xml:space="preserve"> – </w:t>
      </w:r>
      <w:r w:rsidR="009B500F">
        <w:t>to filter out certain values</w:t>
      </w:r>
    </w:p>
    <w:p w14:paraId="4335F2A0" w14:textId="42D5FC22" w:rsidR="00A80F36" w:rsidRDefault="00A80F36" w:rsidP="00A80F36">
      <w:pPr>
        <w:pStyle w:val="tightlist"/>
      </w:pPr>
      <w:r w:rsidRPr="00800936">
        <w:rPr>
          <w:rStyle w:val="CodeChar"/>
          <w:rFonts w:eastAsia="Arial"/>
          <w:b/>
        </w:rPr>
        <w:t>nameMappings</w:t>
      </w:r>
      <w:r>
        <w:t xml:space="preserve"> – </w:t>
      </w:r>
      <w:r w:rsidR="00455BA0">
        <w:t>to map field names to keys for the final return object</w:t>
      </w:r>
    </w:p>
    <w:p w14:paraId="26368B9B" w14:textId="77777777" w:rsidR="00AB0EE0" w:rsidRDefault="00AB0EE0" w:rsidP="00AB0EE0">
      <w:pPr>
        <w:pStyle w:val="body"/>
      </w:pPr>
    </w:p>
    <w:p w14:paraId="407C51F6" w14:textId="0D5F3895" w:rsidR="000156B7" w:rsidRDefault="00AB0EE0" w:rsidP="00AB0EE0">
      <w:pPr>
        <w:pStyle w:val="bodyheaderbold"/>
      </w:pPr>
      <w:r>
        <w:t>Mapping</w:t>
      </w:r>
      <w:r w:rsidR="007A26A1">
        <w:t xml:space="preserve"> Data to Objects</w:t>
      </w:r>
    </w:p>
    <w:p w14:paraId="0D6EE13B" w14:textId="1BC85CB0" w:rsidR="00690F1F" w:rsidRDefault="00690F1F" w:rsidP="00690F1F">
      <w:pPr>
        <w:pStyle w:val="body"/>
      </w:pPr>
      <w:r>
        <w:t xml:space="preserve">The </w:t>
      </w:r>
      <w:r w:rsidRPr="00690F1F">
        <w:rPr>
          <w:rStyle w:val="CodeChar"/>
          <w:rFonts w:eastAsia="Arial"/>
        </w:rPr>
        <w:t>nameMappings</w:t>
      </w:r>
      <w:r>
        <w:t xml:space="preserve"> </w:t>
      </w:r>
      <w:r w:rsidR="00C9789F">
        <w:t xml:space="preserve">JS </w:t>
      </w:r>
      <w:r>
        <w:t xml:space="preserve">object </w:t>
      </w:r>
      <w:r w:rsidR="00B364D4">
        <w:t xml:space="preserve">handles the </w:t>
      </w:r>
      <w:r w:rsidR="00B364D4" w:rsidRPr="007A26A1">
        <w:rPr>
          <w:i/>
        </w:rPr>
        <w:t>object relational mapping</w:t>
      </w:r>
      <w:r w:rsidR="00B364D4">
        <w:t xml:space="preserve"> by cloning</w:t>
      </w:r>
      <w:r>
        <w:t xml:space="preserve"> the response object t</w:t>
      </w:r>
      <w:r w:rsidR="00B364D4">
        <w:t>o itself</w:t>
      </w:r>
      <w:r w:rsidR="00C9789F">
        <w:t xml:space="preserve"> </w:t>
      </w:r>
      <w:r w:rsidR="00C9789F" w:rsidRPr="00135A06">
        <w:rPr>
          <w:color w:val="auto"/>
        </w:rPr>
        <w:t>(code lines 81-89)</w:t>
      </w:r>
      <w:r w:rsidR="00B364D4" w:rsidRPr="00135A06">
        <w:rPr>
          <w:color w:val="auto"/>
        </w:rPr>
        <w:t>, thus translating the field names to more adequate variable names as specified in the code (code lines</w:t>
      </w:r>
      <w:r w:rsidR="00C9789F" w:rsidRPr="00135A06">
        <w:rPr>
          <w:color w:val="auto"/>
        </w:rPr>
        <w:t xml:space="preserve"> </w:t>
      </w:r>
      <w:r w:rsidR="00B364D4" w:rsidRPr="00135A06">
        <w:rPr>
          <w:color w:val="auto"/>
        </w:rPr>
        <w:t>43-69).</w:t>
      </w:r>
      <w:r w:rsidR="00C9789F" w:rsidRPr="00135A06">
        <w:rPr>
          <w:color w:val="auto"/>
        </w:rPr>
        <w:t xml:space="preserve"> Once the </w:t>
      </w:r>
      <w:r w:rsidR="00C9789F" w:rsidRPr="00135A06">
        <w:rPr>
          <w:rStyle w:val="CodeChar"/>
          <w:rFonts w:eastAsia="Arial"/>
          <w:color w:val="auto"/>
        </w:rPr>
        <w:t>getRecords</w:t>
      </w:r>
      <w:r w:rsidR="00C9789F" w:rsidRPr="00135A06">
        <w:rPr>
          <w:color w:val="auto"/>
        </w:rPr>
        <w:t xml:space="preserve"> function asynchronously places the request</w:t>
      </w:r>
      <w:r w:rsidR="00597284" w:rsidRPr="00135A06">
        <w:rPr>
          <w:color w:val="auto"/>
        </w:rPr>
        <w:t xml:space="preserve"> in form of a promise</w:t>
      </w:r>
      <w:r w:rsidR="00C9789F" w:rsidRPr="00135A06">
        <w:rPr>
          <w:color w:val="auto"/>
        </w:rPr>
        <w:t xml:space="preserve">, </w:t>
      </w:r>
      <w:r w:rsidR="00597284" w:rsidRPr="00135A06">
        <w:rPr>
          <w:color w:val="auto"/>
        </w:rPr>
        <w:t xml:space="preserve">the code </w:t>
      </w:r>
      <w:r w:rsidR="00597284">
        <w:t>waits (unblocking) for the response object to be returned</w:t>
      </w:r>
      <w:r w:rsidR="006D73FC">
        <w:t>,</w:t>
      </w:r>
      <w:r w:rsidR="00597284">
        <w:t xml:space="preserve"> to next continue with the </w:t>
      </w:r>
      <w:r w:rsidR="00597284" w:rsidRPr="00597284">
        <w:rPr>
          <w:rStyle w:val="CodeChar"/>
          <w:rFonts w:eastAsia="Arial"/>
        </w:rPr>
        <w:t>.then</w:t>
      </w:r>
      <w:r w:rsidR="00597284" w:rsidRPr="00597284">
        <w:t xml:space="preserve"> statements.</w:t>
      </w:r>
      <w:r w:rsidR="0080616D">
        <w:t xml:space="preserve"> The </w:t>
      </w:r>
      <w:r w:rsidR="0080616D" w:rsidRPr="007E5B55">
        <w:rPr>
          <w:rStyle w:val="CodeChar"/>
          <w:rFonts w:eastAsia="Arial"/>
          <w:color w:val="auto"/>
        </w:rPr>
        <w:t>databaseQueries</w:t>
      </w:r>
      <w:r w:rsidR="0080616D" w:rsidRPr="007E5B55">
        <w:rPr>
          <w:color w:val="auto"/>
        </w:rPr>
        <w:t xml:space="preserve"> function concludes once all queries succeed</w:t>
      </w:r>
      <w:r w:rsidR="00D754C8" w:rsidRPr="007E5B55">
        <w:rPr>
          <w:color w:val="auto"/>
        </w:rPr>
        <w:t xml:space="preserve"> to next call</w:t>
      </w:r>
      <w:r w:rsidR="0080616D" w:rsidRPr="007E5B55">
        <w:rPr>
          <w:color w:val="auto"/>
        </w:rPr>
        <w:t xml:space="preserve"> the </w:t>
      </w:r>
      <w:r w:rsidR="0080616D" w:rsidRPr="007E5B55">
        <w:rPr>
          <w:rStyle w:val="CodeChar"/>
          <w:rFonts w:eastAsia="Arial"/>
          <w:color w:val="auto"/>
        </w:rPr>
        <w:t>filterData</w:t>
      </w:r>
      <w:r w:rsidR="0080616D" w:rsidRPr="007E5B55">
        <w:rPr>
          <w:color w:val="auto"/>
        </w:rPr>
        <w:t xml:space="preserve"> function (next section).</w:t>
      </w:r>
    </w:p>
    <w:p w14:paraId="39197D6B" w14:textId="77777777" w:rsidR="00A80F36" w:rsidRDefault="00A80F36" w:rsidP="00A80F36">
      <w:pPr>
        <w:pStyle w:val="body"/>
        <w:ind w:left="0"/>
      </w:pPr>
    </w:p>
    <w:p w14:paraId="1991D695"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847E6">
        <w:rPr>
          <w:rFonts w:ascii="Consolas" w:eastAsia="Times New Roman" w:hAnsi="Consolas"/>
          <w:b/>
          <w:color w:val="000000"/>
          <w:sz w:val="18"/>
          <w:szCs w:val="18"/>
          <w:bdr w:val="none" w:sz="0" w:space="0" w:color="auto" w:frame="1"/>
        </w:rPr>
        <w:t>getData</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(data) {  </w:t>
      </w:r>
    </w:p>
    <w:p w14:paraId="4A3228B7" w14:textId="77777777" w:rsidR="009E0D21" w:rsidRPr="009E0D21" w:rsidRDefault="009E0D2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49A03A3" w14:textId="28D68E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resource, alias, fields, relate, filter;  </w:t>
      </w:r>
    </w:p>
    <w:p w14:paraId="738A3524" w14:textId="25F0AB0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rootId =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656C8670" w14:textId="59352A16" w:rsidR="001F3189" w:rsidRPr="00022443"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nameMappings = [];</w:t>
      </w:r>
    </w:p>
    <w:p w14:paraId="679C8101" w14:textId="77777777" w:rsidR="00022443" w:rsidRPr="001F3189" w:rsidRDefault="00022443"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825975F" w14:textId="4972F38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query parameters dynamically</w:t>
      </w:r>
      <w:r w:rsidR="008B14D6">
        <w:rPr>
          <w:rStyle w:val="comment2"/>
          <w:rFonts w:ascii="Consolas" w:eastAsia="Times New Roman" w:hAnsi="Consolas"/>
          <w:sz w:val="18"/>
          <w:szCs w:val="18"/>
        </w:rPr>
        <w:t xml:space="preserve"> (shown for pidNodes)</w:t>
      </w:r>
      <w:r>
        <w:rPr>
          <w:rFonts w:ascii="Consolas" w:eastAsia="Times New Roman" w:hAnsi="Consolas"/>
          <w:color w:val="000000"/>
          <w:sz w:val="18"/>
          <w:szCs w:val="18"/>
          <w:bdr w:val="none" w:sz="0" w:space="0" w:color="auto" w:frame="1"/>
        </w:rPr>
        <w:t>  </w:t>
      </w:r>
    </w:p>
    <w:p w14:paraId="5622F329" w14:textId="0EF9A030"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02F65CCB" w14:textId="137442CA"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"pidConnections"</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40529710" w14:textId="393CB15E"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"pidNodes"</w:t>
      </w:r>
      <w:r>
        <w:rPr>
          <w:rFonts w:ascii="Consolas" w:eastAsia="Times New Roman" w:hAnsi="Consolas"/>
          <w:color w:val="000000"/>
          <w:sz w:val="18"/>
          <w:szCs w:val="18"/>
          <w:bdr w:val="none" w:sz="0" w:space="0" w:color="auto" w:frame="1"/>
        </w:rPr>
        <w:t>) {  </w:t>
      </w:r>
    </w:p>
    <w:p w14:paraId="3B7A06F3" w14:textId="686D3D2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resource = </w:t>
      </w:r>
      <w:r>
        <w:rPr>
          <w:rStyle w:val="string2"/>
          <w:rFonts w:ascii="Consolas" w:eastAsia="Times New Roman" w:hAnsi="Consolas"/>
          <w:sz w:val="18"/>
          <w:szCs w:val="18"/>
        </w:rPr>
        <w:t>"l_nodes"</w:t>
      </w:r>
      <w:r>
        <w:rPr>
          <w:rFonts w:ascii="Consolas" w:eastAsia="Times New Roman" w:hAnsi="Consolas"/>
          <w:color w:val="000000"/>
          <w:sz w:val="18"/>
          <w:szCs w:val="18"/>
          <w:bdr w:val="none" w:sz="0" w:space="0" w:color="auto" w:frame="1"/>
        </w:rPr>
        <w:t>;  </w:t>
      </w:r>
    </w:p>
    <w:p w14:paraId="45642E3E" w14:textId="4002597F"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AB0EE0">
        <w:rPr>
          <w:rFonts w:ascii="Consolas" w:eastAsia="Times New Roman" w:hAnsi="Consolas"/>
          <w:color w:val="000000"/>
          <w:sz w:val="18"/>
          <w:szCs w:val="18"/>
          <w:bdr w:val="none" w:sz="0" w:space="0" w:color="auto" w:frame="1"/>
        </w:rPr>
        <w:t>       alias = { </w:t>
      </w:r>
      <w:r w:rsidRPr="00AB0EE0">
        <w:rPr>
          <w:rStyle w:val="string2"/>
          <w:rFonts w:ascii="Consolas" w:eastAsia="Times New Roman" w:hAnsi="Consolas"/>
          <w:sz w:val="18"/>
          <w:szCs w:val="18"/>
        </w:rPr>
        <w:t>"n"</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"l_nodes"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"v"</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"prj_prc_visu_vertices"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"r"</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"p_value_relations"</w:t>
      </w:r>
      <w:r w:rsidRPr="00AB0EE0">
        <w:rPr>
          <w:rFonts w:ascii="Consolas" w:eastAsia="Times New Roman" w:hAnsi="Consolas"/>
          <w:color w:val="000000"/>
          <w:sz w:val="18"/>
          <w:szCs w:val="18"/>
          <w:bdr w:val="none" w:sz="0" w:space="0" w:color="auto" w:frame="1"/>
        </w:rPr>
        <w:t>,  </w:t>
      </w:r>
    </w:p>
    <w:p w14:paraId="7875AEBE" w14:textId="4A3A668E"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"p_values_config"</w:t>
      </w:r>
      <w:r>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"f"</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"sys_value_formats"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"t"</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"p_value_types"</w:t>
      </w:r>
      <w:r w:rsidRPr="00AB0EE0">
        <w:rPr>
          <w:rFonts w:ascii="Consolas" w:eastAsia="Times New Roman" w:hAnsi="Consolas"/>
          <w:color w:val="000000"/>
          <w:sz w:val="18"/>
          <w:szCs w:val="18"/>
          <w:bdr w:val="none" w:sz="0" w:space="0" w:color="auto" w:frame="1"/>
        </w:rPr>
        <w:t>,  </w:t>
      </w:r>
    </w:p>
    <w:p w14:paraId="55BDBA04" w14:textId="4DE2632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"sys_units"</w:t>
      </w:r>
      <w:r>
        <w:rPr>
          <w:rFonts w:ascii="Consolas" w:eastAsia="Times New Roman" w:hAnsi="Consolas"/>
          <w:color w:val="000000"/>
          <w:sz w:val="18"/>
          <w:szCs w:val="18"/>
          <w:bdr w:val="none" w:sz="0" w:space="0" w:color="auto" w:frame="1"/>
        </w:rPr>
        <w:t>  </w:t>
      </w:r>
    </w:p>
    <w:p w14:paraId="6A960331" w14:textId="0101ED2A"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5638B" w14:textId="41F4279E"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fields = {  </w:t>
      </w:r>
    </w:p>
    <w:p w14:paraId="21C87ED3" w14:textId="7F884B7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node_level, parent, short_name, name, attr_jsonb"</w:t>
      </w:r>
      <w:r>
        <w:rPr>
          <w:rFonts w:ascii="Consolas" w:eastAsia="Times New Roman" w:hAnsi="Consolas"/>
          <w:color w:val="000000"/>
          <w:sz w:val="18"/>
          <w:szCs w:val="18"/>
          <w:bdr w:val="none" w:sz="0" w:space="0" w:color="auto" w:frame="1"/>
        </w:rPr>
        <w:t>,  </w:t>
      </w:r>
    </w:p>
    <w:p w14:paraId="23B62864" w14:textId="27601CB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is_instrument, shape_name, pid_label, pid_function, pid_number"</w:t>
      </w:r>
      <w:r>
        <w:rPr>
          <w:rFonts w:ascii="Consolas" w:eastAsia="Times New Roman" w:hAnsi="Consolas"/>
          <w:color w:val="000000"/>
          <w:sz w:val="18"/>
          <w:szCs w:val="18"/>
          <w:bdr w:val="none" w:sz="0" w:space="0" w:color="auto" w:frame="1"/>
        </w:rPr>
        <w:t>,</w:t>
      </w:r>
    </w:p>
    <w:p w14:paraId="1E383F99" w14:textId="1697200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value"</w:t>
      </w:r>
      <w:r>
        <w:rPr>
          <w:rFonts w:ascii="Consolas" w:eastAsia="Times New Roman" w:hAnsi="Consolas"/>
          <w:color w:val="000000"/>
          <w:sz w:val="18"/>
          <w:szCs w:val="18"/>
          <w:bdr w:val="none" w:sz="0" w:space="0" w:color="auto" w:frame="1"/>
        </w:rPr>
        <w:t>,</w:t>
      </w:r>
    </w:p>
    <w:p w14:paraId="6EEC9E0E" w14:textId="0B9C15E0"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as c_id, value_type, value_format, unit, value_symbol, name as c_name"</w:t>
      </w:r>
      <w:r>
        <w:rPr>
          <w:rFonts w:ascii="Consolas" w:eastAsia="Times New Roman" w:hAnsi="Consolas"/>
          <w:color w:val="000000"/>
          <w:sz w:val="18"/>
          <w:szCs w:val="18"/>
          <w:bdr w:val="none" w:sz="0" w:space="0" w:color="auto" w:frame="1"/>
        </w:rPr>
        <w:t>,</w:t>
      </w:r>
    </w:p>
    <w:p w14:paraId="06787840" w14:textId="1825D9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f_name"</w:t>
      </w:r>
      <w:r>
        <w:rPr>
          <w:rFonts w:ascii="Consolas" w:eastAsia="Times New Roman" w:hAnsi="Consolas"/>
          <w:color w:val="000000"/>
          <w:sz w:val="18"/>
          <w:szCs w:val="18"/>
          <w:bdr w:val="none" w:sz="0" w:space="0" w:color="auto" w:frame="1"/>
        </w:rPr>
        <w:t>,  </w:t>
      </w:r>
    </w:p>
    <w:p w14:paraId="56A9D7C9" w14:textId="7F0BB63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t_name"</w:t>
      </w:r>
      <w:r>
        <w:rPr>
          <w:rFonts w:ascii="Consolas" w:eastAsia="Times New Roman" w:hAnsi="Consolas"/>
          <w:color w:val="000000"/>
          <w:sz w:val="18"/>
          <w:szCs w:val="18"/>
          <w:bdr w:val="none" w:sz="0" w:space="0" w:color="auto" w:frame="1"/>
        </w:rPr>
        <w:t>,  </w:t>
      </w:r>
    </w:p>
    <w:p w14:paraId="4CC81E20" w14:textId="7F5AAA54"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u_name, unit_symbol"</w:t>
      </w:r>
      <w:r>
        <w:rPr>
          <w:rFonts w:ascii="Consolas" w:eastAsia="Times New Roman" w:hAnsi="Consolas"/>
          <w:color w:val="000000"/>
          <w:sz w:val="18"/>
          <w:szCs w:val="18"/>
          <w:bdr w:val="none" w:sz="0" w:space="0" w:color="auto" w:frame="1"/>
        </w:rPr>
        <w:t>  </w:t>
      </w:r>
    </w:p>
    <w:p w14:paraId="34387EE1" w14:textId="4EA0BD8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4B95DDE8" w14:textId="77777777"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relate = [</w:t>
      </w:r>
    </w:p>
    <w:p w14:paraId="0B48C004" w14:textId="0E2B8813"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B2FC2E7" w14:textId="77777777"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 },</w:t>
      </w:r>
    </w:p>
    <w:p w14:paraId="37D0D345" w14:textId="26A7CB35"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01230D">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"c"</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"value"</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A35A959" w14:textId="35413F12"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01230D">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"c"</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"f"</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"how"</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"left"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"on"</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"value_format"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"id"</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p>
    <w:p w14:paraId="6BD58360" w14:textId="4BC5BAB9" w:rsidR="00986040" w:rsidRPr="00986040"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xml:space="preserve">    </w:t>
      </w:r>
      <w:r w:rsidR="00986040" w:rsidRP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r w:rsidR="00986040" w:rsidRPr="00986040">
        <w:rPr>
          <w:rFonts w:ascii="Consolas" w:eastAsia="Times New Roman" w:hAnsi="Consolas"/>
          <w:color w:val="000000"/>
          <w:sz w:val="18"/>
          <w:szCs w:val="18"/>
          <w:bdr w:val="none" w:sz="0" w:space="0" w:color="auto" w:frame="1"/>
        </w:rPr>
        <w:t xml:space="preserve">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"c"</w:t>
      </w:r>
      <w:r w:rsidR="00986040"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"how"</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"left"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"on"</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"value_type"</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"id"</w:t>
      </w:r>
      <w:r w:rsidR="001F3189"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p>
    <w:p w14:paraId="7425C072" w14:textId="77777777" w:rsidR="00986040" w:rsidRPr="0098604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"how"</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"left"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"on"</w:t>
      </w:r>
      <w:r w:rsidRPr="00986040">
        <w:rPr>
          <w:rFonts w:ascii="Consolas" w:eastAsia="Times New Roman" w:hAnsi="Consolas"/>
          <w:color w:val="000000"/>
          <w:sz w:val="18"/>
          <w:szCs w:val="18"/>
          <w:bdr w:val="none" w:sz="0" w:space="0" w:color="auto" w:frame="1"/>
        </w:rPr>
        <w:t>: {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"unit"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"id"</w:t>
      </w: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w:t>
      </w:r>
    </w:p>
    <w:p w14:paraId="7D4FB38F" w14:textId="3319C11F" w:rsidR="001F3189" w:rsidRPr="00986040" w:rsidRDefault="00986040"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  </w:t>
      </w:r>
    </w:p>
    <w:p w14:paraId="75A86B09" w14:textId="0CF1E7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filter = {  </w:t>
      </w:r>
    </w:p>
    <w:p w14:paraId="591F1C4C" w14:textId="375770E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"field"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"n.id"</w:t>
      </w:r>
      <w:r>
        <w:rPr>
          <w:rFonts w:ascii="Consolas" w:eastAsia="Times New Roman" w:hAnsi="Consolas"/>
          <w:color w:val="000000"/>
          <w:sz w:val="18"/>
          <w:szCs w:val="18"/>
          <w:bdr w:val="none" w:sz="0" w:space="0" w:color="auto" w:frame="1"/>
        </w:rPr>
        <w:t>,  </w:t>
      </w:r>
    </w:p>
    <w:p w14:paraId="198D7C55" w14:textId="3093334C"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"op"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"ge"</w:t>
      </w:r>
      <w:r>
        <w:rPr>
          <w:rFonts w:ascii="Consolas" w:eastAsia="Times New Roman" w:hAnsi="Consolas"/>
          <w:color w:val="000000"/>
          <w:sz w:val="18"/>
          <w:szCs w:val="18"/>
          <w:bdr w:val="none" w:sz="0" w:space="0" w:color="auto" w:frame="1"/>
        </w:rPr>
        <w:t>,  </w:t>
      </w:r>
    </w:p>
    <w:p w14:paraId="63E791DB" w14:textId="1A23BB3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"val"</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45D37B9D" w14:textId="67D2B15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2D3893EB" w14:textId="77777777"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 = [</w:t>
      </w:r>
    </w:p>
    <w:p w14:paraId="5D3A15F1" w14:textId="0CD6F6AC"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l_nodes:</w:t>
      </w:r>
      <w:r w:rsidR="001F3189">
        <w:rPr>
          <w:rFonts w:ascii="Consolas" w:eastAsia="Times New Roman" w:hAnsi="Consolas"/>
          <w:color w:val="000000"/>
          <w:sz w:val="18"/>
          <w:szCs w:val="18"/>
          <w:bdr w:val="none" w:sz="0" w:space="0" w:color="auto" w:frame="1"/>
        </w:rPr>
        <w:t>  </w:t>
      </w:r>
    </w:p>
    <w:p w14:paraId="257BEB67" w14:textId="4D134BC3"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id: </w:t>
      </w:r>
      <w:r w:rsidRPr="00B80B01">
        <w:rPr>
          <w:rStyle w:val="string2"/>
          <w:rFonts w:ascii="Consolas" w:eastAsia="Times New Roman" w:hAnsi="Consolas"/>
          <w:sz w:val="18"/>
          <w:szCs w:val="18"/>
        </w:rPr>
        <w:t>'id'</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Primary Key</w:t>
      </w:r>
      <w:r w:rsidRPr="00B80B01">
        <w:rPr>
          <w:rFonts w:ascii="Consolas" w:eastAsia="Times New Roman" w:hAnsi="Consolas"/>
          <w:color w:val="000000"/>
          <w:sz w:val="18"/>
          <w:szCs w:val="18"/>
          <w:bdr w:val="none" w:sz="0" w:space="0" w:color="auto" w:frame="1"/>
        </w:rPr>
        <w:t>  </w:t>
      </w:r>
    </w:p>
    <w:p w14:paraId="27C7D9EE" w14:textId="2D92752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nodeLevel: </w:t>
      </w:r>
      <w:r w:rsidRPr="00B80B01">
        <w:rPr>
          <w:rStyle w:val="string2"/>
          <w:rFonts w:ascii="Consolas" w:eastAsia="Times New Roman" w:hAnsi="Consolas"/>
          <w:sz w:val="18"/>
          <w:szCs w:val="18"/>
        </w:rPr>
        <w:t>'node_level'</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{Int}</w:t>
      </w:r>
      <w:r w:rsidR="00B364D4">
        <w:rPr>
          <w:rStyle w:val="comment2"/>
          <w:rFonts w:ascii="Consolas" w:eastAsia="Times New Roman" w:hAnsi="Consolas"/>
          <w:sz w:val="18"/>
          <w:szCs w:val="18"/>
        </w:rPr>
        <w:t xml:space="preserve"> Hierarchy level of node</w:t>
      </w:r>
      <w:r>
        <w:rPr>
          <w:rFonts w:ascii="Consolas" w:eastAsia="Times New Roman" w:hAnsi="Consolas"/>
          <w:color w:val="000000"/>
          <w:sz w:val="18"/>
          <w:szCs w:val="18"/>
          <w:bdr w:val="none" w:sz="0" w:space="0" w:color="auto" w:frame="1"/>
        </w:rPr>
        <w:t> </w:t>
      </w:r>
    </w:p>
    <w:p w14:paraId="6EF30DD7" w14:textId="3B315F56"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B80B01">
        <w:rPr>
          <w:rFonts w:ascii="Consolas" w:eastAsia="Times New Roman" w:hAnsi="Consolas"/>
          <w:color w:val="000000"/>
          <w:sz w:val="18"/>
          <w:szCs w:val="18"/>
          <w:bdr w:val="none" w:sz="0" w:space="0" w:color="auto" w:frame="1"/>
        </w:rPr>
        <w:t>          { parentId: </w:t>
      </w:r>
      <w:r w:rsidRPr="00B80B01">
        <w:rPr>
          <w:rStyle w:val="string2"/>
          <w:rFonts w:ascii="Consolas" w:eastAsia="Times New Roman" w:hAnsi="Consolas"/>
          <w:sz w:val="18"/>
          <w:szCs w:val="18"/>
        </w:rPr>
        <w:t>'parent'</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Id of parent in l_nodes</w:t>
      </w:r>
      <w:r w:rsidRPr="00B80B01">
        <w:rPr>
          <w:rFonts w:ascii="Consolas" w:eastAsia="Times New Roman" w:hAnsi="Consolas"/>
          <w:color w:val="000000"/>
          <w:sz w:val="18"/>
          <w:szCs w:val="18"/>
          <w:bdr w:val="none" w:sz="0" w:space="0" w:color="auto" w:frame="1"/>
        </w:rPr>
        <w:t>  </w:t>
      </w:r>
    </w:p>
    <w:p w14:paraId="6F4A965C" w14:textId="2073055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shortName: </w:t>
      </w:r>
      <w:r>
        <w:rPr>
          <w:rStyle w:val="string2"/>
          <w:rFonts w:ascii="Consolas" w:eastAsia="Times New Roman" w:hAnsi="Consolas"/>
          <w:sz w:val="18"/>
          <w:szCs w:val="18"/>
        </w:rPr>
        <w:t>'short_name'</w:t>
      </w:r>
      <w:r w:rsidR="00B80B01">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Short name</w:t>
      </w:r>
    </w:p>
    <w:p w14:paraId="0ACBCBB7" w14:textId="14AF2F3A"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name: </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Long name</w:t>
      </w:r>
      <w:r w:rsidRPr="00B80B01">
        <w:rPr>
          <w:rFonts w:ascii="Consolas" w:eastAsia="Times New Roman" w:hAnsi="Consolas"/>
          <w:color w:val="000000"/>
          <w:sz w:val="18"/>
          <w:szCs w:val="18"/>
          <w:bdr w:val="none" w:sz="0" w:space="0" w:color="auto" w:frame="1"/>
        </w:rPr>
        <w:t>  </w:t>
      </w:r>
    </w:p>
    <w:p w14:paraId="75FBE622" w14:textId="1CDD2DB5"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details: </w:t>
      </w:r>
      <w:r w:rsidRPr="00B80B01">
        <w:rPr>
          <w:rStyle w:val="string2"/>
          <w:rFonts w:ascii="Consolas" w:eastAsia="Times New Roman" w:hAnsi="Consolas"/>
          <w:sz w:val="18"/>
          <w:szCs w:val="18"/>
        </w:rPr>
        <w:t>'attr_jsonb'</w:t>
      </w:r>
      <w:r w:rsidR="00B80B01">
        <w:rPr>
          <w:rFonts w:ascii="Consolas" w:eastAsia="Times New Roman" w:hAnsi="Consolas"/>
          <w:color w:val="000000"/>
          <w:sz w:val="18"/>
          <w:szCs w:val="18"/>
          <w:bdr w:val="none" w:sz="0" w:space="0" w:color="auto" w:frame="1"/>
        </w:rPr>
        <w:t xml:space="preserve"> </w:t>
      </w:r>
      <w:r w:rsidRPr="001F3189">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1F3189">
        <w:rPr>
          <w:rStyle w:val="comment2"/>
          <w:rFonts w:ascii="Consolas" w:eastAsia="Times New Roman" w:hAnsi="Consolas"/>
          <w:sz w:val="18"/>
          <w:szCs w:val="18"/>
        </w:rPr>
        <w:t>// {Int} Other details </w:t>
      </w:r>
      <w:r w:rsidR="00B364D4">
        <w:rPr>
          <w:rStyle w:val="comment2"/>
          <w:rFonts w:ascii="Consolas" w:eastAsia="Times New Roman" w:hAnsi="Consolas"/>
          <w:sz w:val="18"/>
          <w:szCs w:val="18"/>
        </w:rPr>
        <w:t>(jsonB</w:t>
      </w:r>
      <w:r w:rsidRPr="001F3189">
        <w:rPr>
          <w:rStyle w:val="comment2"/>
          <w:rFonts w:ascii="Consolas" w:eastAsia="Times New Roman" w:hAnsi="Consolas"/>
          <w:sz w:val="18"/>
          <w:szCs w:val="18"/>
        </w:rPr>
        <w:t> format</w:t>
      </w:r>
      <w:r w:rsidR="00B364D4">
        <w:rPr>
          <w:rStyle w:val="comment2"/>
          <w:rFonts w:ascii="Consolas" w:eastAsia="Times New Roman" w:hAnsi="Consolas"/>
          <w:sz w:val="18"/>
          <w:szCs w:val="18"/>
        </w:rPr>
        <w:t>)</w:t>
      </w:r>
    </w:p>
    <w:p w14:paraId="710EE188" w14:textId="4E849A49"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1F3189">
        <w:rPr>
          <w:rStyle w:val="comment2"/>
          <w:rFonts w:ascii="Consolas" w:eastAsia="Times New Roman" w:hAnsi="Consolas"/>
          <w:sz w:val="18"/>
          <w:szCs w:val="18"/>
        </w:rPr>
        <w:t>// From prj_prc_visu_vertices:</w:t>
      </w:r>
    </w:p>
    <w:p w14:paraId="743D71EB" w14:textId="501FBB9C"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vId: </w:t>
      </w:r>
      <w:r w:rsidR="001F3189" w:rsidRPr="00B80B01">
        <w:rPr>
          <w:rStyle w:val="string2"/>
          <w:rFonts w:ascii="Consolas" w:eastAsia="Times New Roman" w:hAnsi="Consolas"/>
          <w:sz w:val="18"/>
          <w:szCs w:val="18"/>
        </w:rPr>
        <w:t>'id'</w:t>
      </w:r>
      <w:r w:rsidRPr="00B80B01">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w:t>
      </w:r>
    </w:p>
    <w:p w14:paraId="65216CB2" w14:textId="6C6D2862" w:rsidR="001F3189"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{Int} Primary Key</w:t>
      </w:r>
      <w:r w:rsidR="001F3189">
        <w:rPr>
          <w:rFonts w:ascii="Consolas" w:eastAsia="Times New Roman" w:hAnsi="Consolas"/>
          <w:color w:val="000000"/>
          <w:sz w:val="18"/>
          <w:szCs w:val="18"/>
          <w:bdr w:val="none" w:sz="0" w:space="0" w:color="auto" w:frame="1"/>
        </w:rPr>
        <w:t>  </w:t>
      </w:r>
    </w:p>
    <w:p w14:paraId="07CF7A16" w14:textId="784E5F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isInstrument: </w:t>
      </w:r>
      <w:r>
        <w:rPr>
          <w:rStyle w:val="string2"/>
          <w:rFonts w:ascii="Consolas" w:eastAsia="Times New Roman" w:hAnsi="Consolas"/>
          <w:sz w:val="18"/>
          <w:szCs w:val="18"/>
        </w:rPr>
        <w:t>'is_instrument'</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{Bool} </w:t>
      </w:r>
      <w:r w:rsidR="00B364D4">
        <w:rPr>
          <w:rStyle w:val="comment2"/>
          <w:rFonts w:ascii="Consolas" w:eastAsia="Times New Roman" w:hAnsi="Consolas"/>
          <w:sz w:val="18"/>
          <w:szCs w:val="18"/>
        </w:rPr>
        <w:t xml:space="preserve"> </w:t>
      </w:r>
      <w:r>
        <w:rPr>
          <w:rStyle w:val="comment2"/>
          <w:rFonts w:ascii="Consolas" w:eastAsia="Times New Roman" w:hAnsi="Consolas"/>
          <w:sz w:val="18"/>
          <w:szCs w:val="18"/>
        </w:rPr>
        <w:t>User defined boolean </w:t>
      </w:r>
      <w:r>
        <w:rPr>
          <w:rFonts w:ascii="Consolas" w:eastAsia="Times New Roman" w:hAnsi="Consolas"/>
          <w:color w:val="000000"/>
          <w:sz w:val="18"/>
          <w:szCs w:val="18"/>
          <w:bdr w:val="none" w:sz="0" w:space="0" w:color="auto" w:frame="1"/>
        </w:rPr>
        <w:t>  </w:t>
      </w:r>
    </w:p>
    <w:p w14:paraId="4940D7DA" w14:textId="3079BE4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shapeName: </w:t>
      </w:r>
      <w:r>
        <w:rPr>
          <w:rStyle w:val="string2"/>
          <w:rFonts w:ascii="Consolas" w:eastAsia="Times New Roman" w:hAnsi="Consolas"/>
          <w:sz w:val="18"/>
          <w:szCs w:val="18"/>
        </w:rPr>
        <w:t>'shape_name'</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Shape Name (required!)</w:t>
      </w:r>
      <w:r>
        <w:rPr>
          <w:rFonts w:ascii="Consolas" w:eastAsia="Times New Roman" w:hAnsi="Consolas"/>
          <w:color w:val="000000"/>
          <w:sz w:val="18"/>
          <w:szCs w:val="18"/>
          <w:bdr w:val="none" w:sz="0" w:space="0" w:color="auto" w:frame="1"/>
        </w:rPr>
        <w:t>  </w:t>
      </w:r>
    </w:p>
    <w:p w14:paraId="3A79292F" w14:textId="1046226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pidLabel: </w:t>
      </w:r>
      <w:r>
        <w:rPr>
          <w:rStyle w:val="string2"/>
          <w:rFonts w:ascii="Consolas" w:eastAsia="Times New Roman" w:hAnsi="Consolas"/>
          <w:sz w:val="18"/>
          <w:szCs w:val="18"/>
        </w:rPr>
        <w:t>'pid_label'</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Optional label for shapes</w:t>
      </w:r>
      <w:r>
        <w:rPr>
          <w:rFonts w:ascii="Consolas" w:eastAsia="Times New Roman" w:hAnsi="Consolas"/>
          <w:color w:val="000000"/>
          <w:sz w:val="18"/>
          <w:szCs w:val="18"/>
          <w:bdr w:val="none" w:sz="0" w:space="0" w:color="auto" w:frame="1"/>
        </w:rPr>
        <w:t>  </w:t>
      </w:r>
    </w:p>
    <w:p w14:paraId="79D3BBB7" w14:textId="5BE247F1"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pidFunction: </w:t>
      </w:r>
      <w:r>
        <w:rPr>
          <w:rStyle w:val="string2"/>
          <w:rFonts w:ascii="Consolas" w:eastAsia="Times New Roman" w:hAnsi="Consolas"/>
          <w:sz w:val="18"/>
          <w:szCs w:val="18"/>
        </w:rPr>
        <w:t>'pid_function'</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function</w:t>
      </w:r>
      <w:r>
        <w:rPr>
          <w:rFonts w:ascii="Consolas" w:eastAsia="Times New Roman" w:hAnsi="Consolas"/>
          <w:color w:val="000000"/>
          <w:sz w:val="18"/>
          <w:szCs w:val="18"/>
          <w:bdr w:val="none" w:sz="0" w:space="0" w:color="auto" w:frame="1"/>
        </w:rPr>
        <w:t>  </w:t>
      </w:r>
    </w:p>
    <w:p w14:paraId="10133983" w14:textId="17FA0562"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pidNumber: </w:t>
      </w:r>
      <w:r>
        <w:rPr>
          <w:rStyle w:val="string2"/>
          <w:rFonts w:ascii="Consolas" w:eastAsia="Times New Roman" w:hAnsi="Consolas"/>
          <w:sz w:val="18"/>
          <w:szCs w:val="18"/>
        </w:rPr>
        <w:t>'pid_number'</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number</w:t>
      </w:r>
    </w:p>
    <w:p w14:paraId="7693A3D9" w14:textId="2B1E6CDF"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p_values_config:</w:t>
      </w:r>
      <w:r w:rsidR="001F3189">
        <w:rPr>
          <w:rFonts w:ascii="Consolas" w:eastAsia="Times New Roman" w:hAnsi="Consolas"/>
          <w:color w:val="000000"/>
          <w:sz w:val="18"/>
          <w:szCs w:val="18"/>
          <w:bdr w:val="none" w:sz="0" w:space="0" w:color="auto" w:frame="1"/>
        </w:rPr>
        <w:t>  </w:t>
      </w:r>
    </w:p>
    <w:p w14:paraId="68D8CAA0" w14:textId="2EE658A5" w:rsidR="00C67339" w:rsidRPr="00C67339"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cValueId: </w:t>
      </w:r>
      <w:r w:rsidRPr="00B80B01">
        <w:rPr>
          <w:rStyle w:val="string2"/>
          <w:rFonts w:ascii="Consolas" w:eastAsia="Times New Roman" w:hAnsi="Consolas"/>
          <w:sz w:val="18"/>
          <w:szCs w:val="18"/>
        </w:rPr>
        <w:t>'c_id'</w:t>
      </w:r>
      <w:r w:rsidR="00B80B01" w:rsidRPr="00B80B01">
        <w:rPr>
          <w:rFonts w:ascii="Consolas" w:eastAsia="Times New Roman" w:hAnsi="Consolas"/>
          <w:color w:val="000000"/>
          <w:sz w:val="18"/>
          <w:szCs w:val="18"/>
          <w:bdr w:val="none" w:sz="0" w:space="0" w:color="auto" w:frame="1"/>
        </w:rPr>
        <w:t xml:space="preserve"> },</w:t>
      </w:r>
      <w:r w:rsidR="00B80B01">
        <w:rPr>
          <w:rFonts w:ascii="Consolas" w:eastAsia="Times New Roman" w:hAnsi="Consolas"/>
          <w:color w:val="000000"/>
          <w:sz w:val="18"/>
          <w:szCs w:val="18"/>
          <w:bdr w:val="none" w:sz="0" w:space="0" w:color="auto" w:frame="1"/>
        </w:rPr>
        <w:t xml:space="preserve">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w:t>
      </w:r>
      <w:r w:rsidR="00B80B01">
        <w:rPr>
          <w:rStyle w:val="comment2"/>
          <w:rFonts w:ascii="Consolas" w:eastAsia="Times New Roman" w:hAnsi="Consolas"/>
          <w:sz w:val="18"/>
          <w:szCs w:val="18"/>
        </w:rPr>
        <w:t>/</w:t>
      </w:r>
      <w:r w:rsidRPr="00B80B01">
        <w:rPr>
          <w:rStyle w:val="comment2"/>
          <w:rFonts w:ascii="Consolas" w:eastAsia="Times New Roman" w:hAnsi="Consolas"/>
          <w:sz w:val="18"/>
          <w:szCs w:val="18"/>
        </w:rPr>
        <w:t> {Int} Primary Key of value</w:t>
      </w:r>
    </w:p>
    <w:p w14:paraId="0458B972" w14:textId="0150701A" w:rsidR="001F3189" w:rsidRPr="00B80B01" w:rsidRDefault="00C6733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sys_value_formats</w:t>
      </w:r>
      <w:r w:rsidR="001F3189" w:rsidRPr="00B80B01">
        <w:rPr>
          <w:rFonts w:ascii="Consolas" w:eastAsia="Times New Roman" w:hAnsi="Consolas"/>
          <w:color w:val="000000"/>
          <w:sz w:val="18"/>
          <w:szCs w:val="18"/>
          <w:bdr w:val="none" w:sz="0" w:space="0" w:color="auto" w:frame="1"/>
        </w:rPr>
        <w:t>  </w:t>
      </w:r>
    </w:p>
    <w:p w14:paraId="6EDE9A0A" w14:textId="2C4B8B8E" w:rsidR="00C67339" w:rsidRPr="00C6733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 fDataType: </w:t>
      </w:r>
      <w:r w:rsidRPr="00B80B01">
        <w:rPr>
          <w:rStyle w:val="string2"/>
          <w:rFonts w:ascii="Consolas" w:eastAsia="Times New Roman" w:hAnsi="Consolas"/>
          <w:sz w:val="18"/>
          <w:szCs w:val="18"/>
        </w:rPr>
        <w:t>'f_name'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Data type of value</w:t>
      </w:r>
    </w:p>
    <w:p w14:paraId="2DE47EC2" w14:textId="18D6FD8D" w:rsidR="001F3189" w:rsidRPr="00B80B01" w:rsidRDefault="00C6733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p_value_types:</w:t>
      </w:r>
      <w:r w:rsidR="001F3189" w:rsidRPr="00B80B01">
        <w:rPr>
          <w:rFonts w:ascii="Consolas" w:eastAsia="Times New Roman" w:hAnsi="Consolas"/>
          <w:color w:val="000000"/>
          <w:sz w:val="18"/>
          <w:szCs w:val="18"/>
          <w:bdr w:val="none" w:sz="0" w:space="0" w:color="auto" w:frame="1"/>
        </w:rPr>
        <w:t>  </w:t>
      </w:r>
    </w:p>
    <w:p w14:paraId="149857BE" w14:textId="693591BD" w:rsidR="00B80B01" w:rsidRPr="00B80B01"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tValueType: </w:t>
      </w:r>
      <w:r w:rsidRPr="00B80B01">
        <w:rPr>
          <w:rStyle w:val="string2"/>
          <w:rFonts w:ascii="Consolas" w:eastAsia="Times New Roman" w:hAnsi="Consolas"/>
          <w:sz w:val="18"/>
          <w:szCs w:val="18"/>
        </w:rPr>
        <w:t>'t_name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(limit,</w:t>
      </w:r>
      <w:r w:rsidR="00C67339">
        <w:rPr>
          <w:rStyle w:val="comment2"/>
          <w:rFonts w:ascii="Consolas" w:eastAsia="Times New Roman" w:hAnsi="Consolas"/>
          <w:sz w:val="18"/>
          <w:szCs w:val="18"/>
        </w:rPr>
        <w:t>energy</w:t>
      </w:r>
      <w:r w:rsidRPr="00B80B01">
        <w:rPr>
          <w:rStyle w:val="comment2"/>
          <w:rFonts w:ascii="Consolas" w:eastAsia="Times New Roman" w:hAnsi="Consolas"/>
          <w:sz w:val="18"/>
          <w:szCs w:val="18"/>
        </w:rPr>
        <w:t>,</w:t>
      </w:r>
      <w:r w:rsidR="00C67339">
        <w:rPr>
          <w:rStyle w:val="comment2"/>
          <w:rFonts w:ascii="Consolas" w:eastAsia="Times New Roman" w:hAnsi="Consolas"/>
          <w:sz w:val="18"/>
          <w:szCs w:val="18"/>
        </w:rPr>
        <w:t>air</w:t>
      </w:r>
      <w:r w:rsidRPr="00B80B01">
        <w:rPr>
          <w:rStyle w:val="comment2"/>
          <w:rFonts w:ascii="Consolas" w:eastAsia="Times New Roman" w:hAnsi="Consolas"/>
          <w:sz w:val="18"/>
          <w:szCs w:val="18"/>
        </w:rPr>
        <w:t>...)</w:t>
      </w:r>
    </w:p>
    <w:p w14:paraId="56842BCB" w14:textId="01DD81A1" w:rsidR="001F3189" w:rsidRPr="00B80B01"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sys_units</w:t>
      </w:r>
      <w:r w:rsidR="001F3189" w:rsidRPr="00B80B01">
        <w:rPr>
          <w:rFonts w:ascii="Consolas" w:eastAsia="Times New Roman" w:hAnsi="Consolas"/>
          <w:color w:val="000000"/>
          <w:sz w:val="18"/>
          <w:szCs w:val="18"/>
          <w:bdr w:val="none" w:sz="0" w:space="0" w:color="auto" w:frame="1"/>
        </w:rPr>
        <w:t>  </w:t>
      </w:r>
    </w:p>
    <w:p w14:paraId="64AE1D07" w14:textId="4724E09E" w:rsidR="001F3189"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uUnitSymbol: </w:t>
      </w:r>
      <w:r w:rsidRPr="00B80B01">
        <w:rPr>
          <w:rStyle w:val="string2"/>
          <w:rFonts w:ascii="Consolas" w:eastAsia="Times New Roman" w:hAnsi="Consolas"/>
          <w:sz w:val="18"/>
          <w:szCs w:val="18"/>
        </w:rPr>
        <w:t>'unit_symbol'</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 (Nm,J,kPa,°C, ...)</w:t>
      </w:r>
      <w:r w:rsidRPr="00B80B01">
        <w:rPr>
          <w:rFonts w:ascii="Consolas" w:eastAsia="Times New Roman" w:hAnsi="Consolas"/>
          <w:color w:val="000000"/>
          <w:sz w:val="18"/>
          <w:szCs w:val="18"/>
          <w:bdr w:val="none" w:sz="0" w:space="0" w:color="auto" w:frame="1"/>
        </w:rPr>
        <w:t>  </w:t>
      </w:r>
    </w:p>
    <w:p w14:paraId="5EE0998D" w14:textId="6CC9E8E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uName: </w:t>
      </w:r>
      <w:r w:rsidRPr="00F05FDA">
        <w:rPr>
          <w:rStyle w:val="string2"/>
          <w:rFonts w:ascii="Consolas" w:eastAsia="Times New Roman" w:hAnsi="Consolas"/>
          <w:sz w:val="18"/>
          <w:szCs w:val="18"/>
        </w:rPr>
        <w:t>'u_name'</w:t>
      </w:r>
      <w:r w:rsidR="00F05FDA">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w:t>
      </w:r>
      <w:r w:rsidR="00C67339">
        <w:rPr>
          <w:rStyle w:val="comment2"/>
          <w:rFonts w:ascii="Consolas" w:eastAsia="Times New Roman" w:hAnsi="Consolas"/>
          <w:sz w:val="18"/>
          <w:szCs w:val="18"/>
        </w:rPr>
        <w:t>Newton</w:t>
      </w:r>
      <w:r>
        <w:rPr>
          <w:rStyle w:val="comment2"/>
          <w:rFonts w:ascii="Consolas" w:eastAsia="Times New Roman" w:hAnsi="Consolas"/>
          <w:sz w:val="18"/>
          <w:szCs w:val="18"/>
        </w:rPr>
        <w:t>,Joule, ...)</w:t>
      </w:r>
      <w:r>
        <w:rPr>
          <w:rFonts w:ascii="Consolas" w:eastAsia="Times New Roman" w:hAnsi="Consolas"/>
          <w:color w:val="000000"/>
          <w:sz w:val="18"/>
          <w:szCs w:val="18"/>
          <w:bdr w:val="none" w:sz="0" w:space="0" w:color="auto" w:frame="1"/>
        </w:rPr>
        <w:t>  </w:t>
      </w:r>
    </w:p>
    <w:p w14:paraId="09F73E00" w14:textId="18F81DF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uFactor: </w:t>
      </w:r>
      <w:r w:rsidRPr="00F05FDA">
        <w:rPr>
          <w:rStyle w:val="string2"/>
          <w:rFonts w:ascii="Consolas" w:eastAsia="Times New Roman" w:hAnsi="Consolas"/>
          <w:sz w:val="18"/>
          <w:szCs w:val="18"/>
        </w:rPr>
        <w:t>'factor'</w:t>
      </w:r>
      <w:r w:rsidR="00F05FDA">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(1000,</w:t>
      </w:r>
      <w:r w:rsidR="00C67339">
        <w:rPr>
          <w:rStyle w:val="comment2"/>
          <w:rFonts w:ascii="Consolas" w:eastAsia="Times New Roman" w:hAnsi="Consolas"/>
          <w:sz w:val="18"/>
          <w:szCs w:val="18"/>
        </w:rPr>
        <w:t xml:space="preserve"> </w:t>
      </w:r>
      <w:r>
        <w:rPr>
          <w:rStyle w:val="comment2"/>
          <w:rFonts w:ascii="Consolas" w:eastAsia="Times New Roman" w:hAnsi="Consolas"/>
          <w:sz w:val="18"/>
          <w:szCs w:val="18"/>
        </w:rPr>
        <w:t>/1000</w:t>
      </w:r>
      <w:r w:rsidR="00F847E6">
        <w:rPr>
          <w:rStyle w:val="comment2"/>
          <w:rFonts w:ascii="Consolas" w:eastAsia="Times New Roman" w:hAnsi="Consolas"/>
          <w:sz w:val="18"/>
          <w:szCs w:val="18"/>
        </w:rPr>
        <w:t xml:space="preserve">, </w:t>
      </w:r>
      <w:r>
        <w:rPr>
          <w:rStyle w:val="comment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1248C2" w14:textId="01F166FA" w:rsidR="001F3189" w:rsidRDefault="00F847E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lastRenderedPageBreak/>
        <w:t xml:space="preserve">       </w:t>
      </w:r>
      <w:r w:rsidR="001F3189">
        <w:rPr>
          <w:rFonts w:ascii="Consolas" w:eastAsia="Times New Roman" w:hAnsi="Consolas"/>
          <w:color w:val="000000"/>
          <w:sz w:val="18"/>
          <w:szCs w:val="18"/>
          <w:bdr w:val="none" w:sz="0" w:space="0" w:color="auto" w:frame="1"/>
        </w:rPr>
        <w:t>];  </w:t>
      </w:r>
    </w:p>
    <w:p w14:paraId="717E349B" w14:textId="03A311E1" w:rsidR="001F3189" w:rsidRP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  </w:t>
      </w:r>
    </w:p>
    <w:p w14:paraId="21F18688" w14:textId="77777777" w:rsid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p>
    <w:p w14:paraId="11B52183" w14:textId="53B91A9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F847E6">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let jsObject = [];  </w:t>
      </w:r>
    </w:p>
    <w:p w14:paraId="6CD35429" w14:textId="173B66A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'server'</w:t>
      </w:r>
      <w:r>
        <w:rPr>
          <w:rFonts w:ascii="Consolas" w:eastAsia="Times New Roman" w:hAnsi="Consolas"/>
          <w:color w:val="000000"/>
          <w:sz w:val="18"/>
          <w:szCs w:val="18"/>
          <w:bdr w:val="none" w:sz="0" w:space="0" w:color="auto" w:frame="1"/>
        </w:rPr>
        <w:t>).getRecords(resource, {  </w:t>
      </w:r>
    </w:p>
    <w:p w14:paraId="0250A43B" w14:textId="5CDE03C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alias: alias,  </w:t>
      </w:r>
    </w:p>
    <w:p w14:paraId="6AB91E4F" w14:textId="4C441E2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fields: fields,  </w:t>
      </w:r>
    </w:p>
    <w:p w14:paraId="5ACCA35A" w14:textId="6C4643E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relate: relate,  </w:t>
      </w:r>
    </w:p>
    <w:p w14:paraId="77A39EB1" w14:textId="5EA76DB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filter: filter  </w:t>
      </w:r>
    </w:p>
    <w:p w14:paraId="5B0BD4D3" w14:textId="4A34441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undefined).then((result) =&gt; { </w:t>
      </w:r>
    </w:p>
    <w:p w14:paraId="6FF08B79" w14:textId="1BD81EC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(result.content.length &gt; 0) {  </w:t>
      </w:r>
    </w:p>
    <w:p w14:paraId="07F7186C" w14:textId="77777777" w:rsidR="001F3189" w:rsidRP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jsonClassArray = result.content;</w:t>
      </w:r>
    </w:p>
    <w:p w14:paraId="7A23A594" w14:textId="03D2978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jsObject with only fields in </w:t>
      </w:r>
      <w:r w:rsidR="008B14D6">
        <w:rPr>
          <w:rStyle w:val="comment2"/>
          <w:rFonts w:ascii="Consolas" w:eastAsia="Times New Roman" w:hAnsi="Consolas"/>
          <w:sz w:val="18"/>
          <w:szCs w:val="18"/>
        </w:rPr>
        <w:t>corresponding m</w:t>
      </w:r>
      <w:r>
        <w:rPr>
          <w:rStyle w:val="comment2"/>
          <w:rFonts w:ascii="Consolas" w:eastAsia="Times New Roman" w:hAnsi="Consolas"/>
          <w:sz w:val="18"/>
          <w:szCs w:val="18"/>
        </w:rPr>
        <w:t>odel</w:t>
      </w:r>
      <w:r>
        <w:rPr>
          <w:rFonts w:ascii="Consolas" w:eastAsia="Times New Roman" w:hAnsi="Consolas"/>
          <w:color w:val="000000"/>
          <w:sz w:val="18"/>
          <w:szCs w:val="18"/>
          <w:bdr w:val="none" w:sz="0" w:space="0" w:color="auto" w:frame="1"/>
        </w:rPr>
        <w:t>  </w:t>
      </w:r>
    </w:p>
    <w:p w14:paraId="44940C16" w14:textId="253641E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jsonClassArray.forEach((row) =&gt; {  </w:t>
      </w:r>
    </w:p>
    <w:p w14:paraId="7EA0826D" w14:textId="2D8B083F"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object = {};  </w:t>
      </w:r>
    </w:p>
    <w:p w14:paraId="6EB89903" w14:textId="49C81DB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nameMappings.forEach((entry) =&gt; {  </w:t>
      </w:r>
    </w:p>
    <w:p w14:paraId="3AD30D63" w14:textId="1D29FF7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attribute = Object.keys(entry);  </w:t>
      </w:r>
    </w:p>
    <w:p w14:paraId="4DB56E33" w14:textId="6F39E18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field = Object.values(entry);  </w:t>
      </w:r>
    </w:p>
    <w:p w14:paraId="44516F32" w14:textId="1A8DD07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object[attribute] = row[field];  </w:t>
      </w:r>
    </w:p>
    <w:p w14:paraId="0323B4BF" w14:textId="4D82FF3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jsObject.push(object);  </w:t>
      </w:r>
    </w:p>
    <w:p w14:paraId="0BD9C63A" w14:textId="3586556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3C965373" w14:textId="7D86F12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72055"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E0C2BF8" w14:textId="191EBB61"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Set parsed jsObject to corresonding global varible (data)</w:t>
      </w:r>
      <w:r w:rsidR="001F3189">
        <w:rPr>
          <w:rFonts w:ascii="Consolas" w:eastAsia="Times New Roman" w:hAnsi="Consolas"/>
          <w:color w:val="000000"/>
          <w:sz w:val="18"/>
          <w:szCs w:val="18"/>
          <w:bdr w:val="none" w:sz="0" w:space="0" w:color="auto" w:frame="1"/>
        </w:rPr>
        <w:t>  </w:t>
      </w:r>
    </w:p>
    <w:p w14:paraId="63FFCBC4" w14:textId="42CE4402"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.set(data, jsObject);  </w:t>
      </w:r>
    </w:p>
    <w:p w14:paraId="7185EAB6"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7391603" w14:textId="0E3C7238"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comment2"/>
          <w:rFonts w:ascii="Consolas" w:eastAsia="Times New Roman" w:hAnsi="Consolas"/>
          <w:sz w:val="18"/>
          <w:szCs w:val="18"/>
        </w:rPr>
        <w:t>// Render root name when pidRootNode is queried data</w:t>
      </w:r>
    </w:p>
    <w:p w14:paraId="140E5BF1" w14:textId="5C2D4D6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 data)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.renderRootName(</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p>
    <w:p w14:paraId="05E9E0C8" w14:textId="50FF657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.filterData(data);  </w:t>
      </w:r>
    </w:p>
    <w:p w14:paraId="7860FCEB" w14:textId="70E4B2D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D3C047"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4009BFB6" w14:textId="403EADE4" w:rsidR="00987FA4" w:rsidRDefault="00987FA4" w:rsidP="002E3C72">
      <w:pPr>
        <w:pStyle w:val="body"/>
      </w:pPr>
    </w:p>
    <w:p w14:paraId="3FA1C863" w14:textId="44F7D49B" w:rsidR="00F64ED6" w:rsidRDefault="00F64ED6" w:rsidP="00471956">
      <w:pPr>
        <w:pStyle w:val="h3"/>
      </w:pPr>
      <w:bookmarkStart w:id="106" w:name="_Toc524108112"/>
      <w:r>
        <w:t xml:space="preserve">Filtering </w:t>
      </w:r>
      <w:r w:rsidR="007A26A1">
        <w:t>Queried Data</w:t>
      </w:r>
      <w:bookmarkEnd w:id="106"/>
    </w:p>
    <w:p w14:paraId="770DA43F" w14:textId="447709FA" w:rsidR="00160061" w:rsidRDefault="00F64ED6" w:rsidP="00A27120">
      <w:pPr>
        <w:pStyle w:val="body"/>
      </w:pPr>
      <w:r>
        <w:t xml:space="preserve">Due to </w:t>
      </w:r>
      <w:r w:rsidR="00F5248A">
        <w:t>the</w:t>
      </w:r>
      <w:r w:rsidR="0008654C">
        <w:t xml:space="preserve"> </w:t>
      </w:r>
      <w:r>
        <w:t xml:space="preserve">complexity of the SQL query required to reclusively extract the complete hierarchy of a selected root node via its parent attribute, a workaround had to be developed. Instead of </w:t>
      </w:r>
      <w:r w:rsidR="007A26A1">
        <w:t>reclusively</w:t>
      </w:r>
      <w:r>
        <w:t xml:space="preserve"> traversing through the selected root node’s relatives </w:t>
      </w:r>
      <w:r w:rsidR="007A26A1">
        <w:t>(all ascendants and descendants), a simpler filtered query is made to later filter the results definitively recursively with JavaScript</w:t>
      </w:r>
      <w:r w:rsidR="00A27120">
        <w:t xml:space="preserve"> with the</w:t>
      </w:r>
      <w:r w:rsidR="007A26A1">
        <w:t xml:space="preserve"> </w:t>
      </w:r>
      <w:r w:rsidR="00D754C8">
        <w:rPr>
          <w:rStyle w:val="CodeChar"/>
          <w:rFonts w:eastAsia="Arial"/>
        </w:rPr>
        <w:t>filterData</w:t>
      </w:r>
      <w:r w:rsidR="00A27120">
        <w:rPr>
          <w:rStyle w:val="CodeChar"/>
          <w:rFonts w:eastAsia="Arial"/>
        </w:rPr>
        <w:t xml:space="preserve"> </w:t>
      </w:r>
      <w:r w:rsidR="00A27120" w:rsidRPr="00A27120">
        <w:t xml:space="preserve">function (refer </w:t>
      </w:r>
      <w:r w:rsidR="00A27120" w:rsidRPr="0008654C">
        <w:rPr>
          <w:color w:val="auto"/>
        </w:rPr>
        <w:t>to figure 17</w:t>
      </w:r>
      <w:r w:rsidR="007A26A1" w:rsidRPr="0008654C">
        <w:rPr>
          <w:color w:val="auto"/>
        </w:rPr>
        <w:t>).</w:t>
      </w:r>
      <w:r w:rsidR="00E636AA" w:rsidRPr="0008654C">
        <w:rPr>
          <w:color w:val="auto"/>
        </w:rPr>
        <w:t xml:space="preserve"> An overview of the</w:t>
      </w:r>
      <w:r w:rsidR="0008654C">
        <w:rPr>
          <w:color w:val="auto"/>
        </w:rPr>
        <w:t xml:space="preserve"> data</w:t>
      </w:r>
      <w:r w:rsidR="00E636AA" w:rsidRPr="0008654C">
        <w:rPr>
          <w:color w:val="auto"/>
        </w:rPr>
        <w:t xml:space="preserve"> filtering process</w:t>
      </w:r>
      <w:r w:rsidR="006A0D47" w:rsidRPr="0008654C">
        <w:rPr>
          <w:color w:val="auto"/>
        </w:rPr>
        <w:t xml:space="preserve"> from root node selection to </w:t>
      </w:r>
      <w:r w:rsidR="00E636AA" w:rsidRPr="0008654C">
        <w:rPr>
          <w:color w:val="auto"/>
        </w:rPr>
        <w:t xml:space="preserve"> is illustrated by figure 21.</w:t>
      </w:r>
      <w:r w:rsidR="00D754C8" w:rsidRPr="0008654C">
        <w:rPr>
          <w:color w:val="auto"/>
        </w:rPr>
        <w:t xml:space="preserve"> </w:t>
      </w:r>
    </w:p>
    <w:p w14:paraId="36C86410" w14:textId="77777777" w:rsidR="00BD6F4D" w:rsidRDefault="00BD6F4D" w:rsidP="00A27120">
      <w:pPr>
        <w:pStyle w:val="body"/>
      </w:pPr>
    </w:p>
    <w:p w14:paraId="32107C47" w14:textId="4F3564A2" w:rsidR="006A0D47" w:rsidRDefault="001C1447" w:rsidP="006A0D47">
      <w:pPr>
        <w:pStyle w:val="body"/>
        <w:keepNext/>
        <w:jc w:val="center"/>
      </w:pPr>
      <w:r>
        <w:rPr>
          <w:noProof/>
          <w:lang w:val="de-DE" w:eastAsia="de-DE"/>
        </w:rPr>
        <w:drawing>
          <wp:inline distT="0" distB="0" distL="0" distR="0" wp14:anchorId="4E6282A0" wp14:editId="04627142">
            <wp:extent cx="5731510" cy="16789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940"/>
                    </a:xfrm>
                    <a:prstGeom prst="rect">
                      <a:avLst/>
                    </a:prstGeom>
                  </pic:spPr>
                </pic:pic>
              </a:graphicData>
            </a:graphic>
          </wp:inline>
        </w:drawing>
      </w:r>
    </w:p>
    <w:p w14:paraId="17C485EA" w14:textId="34B6E8F4" w:rsidR="00BD6F4D" w:rsidRDefault="006A0D47" w:rsidP="006A0D47">
      <w:pPr>
        <w:pStyle w:val="Caption"/>
        <w:jc w:val="center"/>
      </w:pPr>
      <w:bookmarkStart w:id="107" w:name="_Toc52404840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21</w:t>
      </w:r>
      <w:r w:rsidR="00F011BF">
        <w:rPr>
          <w:noProof/>
        </w:rPr>
        <w:fldChar w:fldCharType="end"/>
      </w:r>
      <w:r>
        <w:t xml:space="preserve"> </w:t>
      </w:r>
      <w:r w:rsidRPr="000C797B">
        <w:t>Overview of the filtering process.</w:t>
      </w:r>
      <w:bookmarkEnd w:id="107"/>
    </w:p>
    <w:p w14:paraId="66C82523" w14:textId="77777777" w:rsidR="00BD6F4D" w:rsidRPr="00BD6F4D" w:rsidRDefault="00BD6F4D" w:rsidP="00BD6F4D"/>
    <w:p w14:paraId="28D04622" w14:textId="777485CA" w:rsidR="00C57031" w:rsidRDefault="00A95002" w:rsidP="00322B02">
      <w:pPr>
        <w:pStyle w:val="body"/>
      </w:pPr>
      <w:r>
        <w:t xml:space="preserve">The filtering of </w:t>
      </w:r>
      <w:r w:rsidRPr="00A95002">
        <w:rPr>
          <w:rStyle w:val="CodeChar"/>
          <w:rFonts w:eastAsia="Arial"/>
        </w:rPr>
        <w:t>pidNodes</w:t>
      </w:r>
      <w:r>
        <w:t xml:space="preserve"> and </w:t>
      </w:r>
      <w:r w:rsidRPr="00A95002">
        <w:rPr>
          <w:rStyle w:val="CodeChar"/>
          <w:rFonts w:eastAsia="Arial"/>
        </w:rPr>
        <w:t>pidConnections</w:t>
      </w:r>
      <w:r>
        <w:t xml:space="preserve"> is managed separately d</w:t>
      </w:r>
      <w:r w:rsidR="00D754C8">
        <w:t xml:space="preserve">ue to the distinct structure of the data object for </w:t>
      </w:r>
      <w:r w:rsidR="00D754C8" w:rsidRPr="00D06CE6">
        <w:rPr>
          <w:rStyle w:val="CodeChar"/>
          <w:rFonts w:eastAsia="Arial"/>
        </w:rPr>
        <w:t>pidNodes</w:t>
      </w:r>
      <w:r w:rsidR="00D754C8">
        <w:t xml:space="preserve"> and </w:t>
      </w:r>
      <w:r w:rsidR="00D754C8" w:rsidRPr="009A5C7E">
        <w:rPr>
          <w:rStyle w:val="CodeChar"/>
          <w:rFonts w:eastAsia="Arial"/>
          <w:color w:val="auto"/>
        </w:rPr>
        <w:t>pidConnections</w:t>
      </w:r>
      <w:r w:rsidR="00D754C8" w:rsidRPr="009A5C7E">
        <w:rPr>
          <w:color w:val="auto"/>
        </w:rPr>
        <w:t xml:space="preserve"> (refer to figure 20).</w:t>
      </w:r>
      <w:r w:rsidRPr="009A5C7E">
        <w:rPr>
          <w:color w:val="auto"/>
        </w:rPr>
        <w:t xml:space="preserve"> On one </w:t>
      </w:r>
      <w:r>
        <w:t xml:space="preserve">hand, the </w:t>
      </w:r>
      <w:r w:rsidRPr="00A95002">
        <w:rPr>
          <w:rStyle w:val="CodeChar"/>
          <w:rFonts w:eastAsia="Arial"/>
        </w:rPr>
        <w:t>getHierarchy</w:t>
      </w:r>
      <w:r>
        <w:t xml:space="preserve"> function is passed the </w:t>
      </w:r>
      <w:r w:rsidRPr="00A95002">
        <w:rPr>
          <w:rStyle w:val="CodeChar"/>
          <w:rFonts w:eastAsia="Arial"/>
        </w:rPr>
        <w:t>pidNodes</w:t>
      </w:r>
      <w:r>
        <w:t xml:space="preserve"> object along with the selected root node to filter out all non-descendants of the </w:t>
      </w:r>
      <w:r w:rsidRPr="00A95002">
        <w:rPr>
          <w:rStyle w:val="CodeChar"/>
          <w:rFonts w:eastAsia="Arial"/>
        </w:rPr>
        <w:t>pidRootNode</w:t>
      </w:r>
      <w:r>
        <w:t xml:space="preserve">. Additionally, during the level traversal, the function sets the </w:t>
      </w:r>
      <w:r w:rsidRPr="009F30F0">
        <w:rPr>
          <w:rStyle w:val="CodeChar"/>
          <w:rFonts w:eastAsia="Arial"/>
        </w:rPr>
        <w:t>pidLevel</w:t>
      </w:r>
      <w:r>
        <w:t xml:space="preserve"> attribute</w:t>
      </w:r>
      <w:r w:rsidR="009F30F0">
        <w:t xml:space="preserve"> to the objects metadata</w:t>
      </w:r>
      <w:r>
        <w:t xml:space="preserve"> starting at </w:t>
      </w:r>
      <w:r w:rsidRPr="009F30F0">
        <w:rPr>
          <w:rStyle w:val="CodeChar"/>
          <w:rFonts w:eastAsia="Arial"/>
        </w:rPr>
        <w:t>pidLevel=0</w:t>
      </w:r>
      <w:r>
        <w:t xml:space="preserve"> for </w:t>
      </w:r>
      <w:r w:rsidR="00BB2DD9">
        <w:t xml:space="preserve">the </w:t>
      </w:r>
      <w:r w:rsidR="00BB2DD9" w:rsidRPr="00BB2DD9">
        <w:rPr>
          <w:rStyle w:val="CodeChar"/>
          <w:rFonts w:eastAsia="Arial"/>
        </w:rPr>
        <w:t>pidRootN</w:t>
      </w:r>
      <w:r w:rsidRPr="00BB2DD9">
        <w:rPr>
          <w:rStyle w:val="CodeChar"/>
          <w:rFonts w:eastAsia="Arial"/>
        </w:rPr>
        <w:t>ode</w:t>
      </w:r>
      <w:r>
        <w:t>.</w:t>
      </w:r>
      <w:r w:rsidR="00BB2DD9">
        <w:t xml:space="preserve"> Afterwards, the returned pidNodes array is sorted in ascending </w:t>
      </w:r>
      <w:r w:rsidR="00BB2DD9" w:rsidRPr="00BB2DD9">
        <w:rPr>
          <w:rStyle w:val="CodeChar"/>
          <w:rFonts w:eastAsia="Arial"/>
        </w:rPr>
        <w:t>pidLevel</w:t>
      </w:r>
      <w:r w:rsidR="00BB2DD9">
        <w:t xml:space="preserve"> order</w:t>
      </w:r>
      <w:r w:rsidR="00A76594">
        <w:t xml:space="preserve"> by </w:t>
      </w:r>
      <w:r w:rsidR="00160061">
        <w:t xml:space="preserve">means of </w:t>
      </w:r>
      <w:r w:rsidR="00A76594">
        <w:t>a</w:t>
      </w:r>
      <w:r w:rsidR="00160061">
        <w:t xml:space="preserve">n </w:t>
      </w:r>
      <w:r w:rsidR="00A76594">
        <w:t xml:space="preserve">anonymous </w:t>
      </w:r>
      <w:r w:rsidR="00A76594" w:rsidRPr="00A76594">
        <w:rPr>
          <w:i/>
        </w:rPr>
        <w:t>ES6 arrow function</w:t>
      </w:r>
      <w:r w:rsidR="00A76594">
        <w:t>.</w:t>
      </w:r>
      <w:r w:rsidR="00160061">
        <w:t xml:space="preserve"> </w:t>
      </w:r>
    </w:p>
    <w:p w14:paraId="307F55C5" w14:textId="77777777" w:rsidR="00D06CE6" w:rsidRDefault="00E426F4" w:rsidP="00D06CE6">
      <w:pPr>
        <w:pStyle w:val="body"/>
      </w:pPr>
      <w:r>
        <w:t xml:space="preserve">On the other hand, the </w:t>
      </w:r>
      <w:r w:rsidRPr="00160061">
        <w:rPr>
          <w:rStyle w:val="CodeChar"/>
          <w:rFonts w:eastAsia="Arial"/>
        </w:rPr>
        <w:t>pidConnections</w:t>
      </w:r>
      <w:r>
        <w:t xml:space="preserve"> must be filtered out in case that either the </w:t>
      </w:r>
      <w:r w:rsidRPr="00160061">
        <w:rPr>
          <w:rStyle w:val="CodeChar"/>
          <w:rFonts w:eastAsia="Arial"/>
        </w:rPr>
        <w:t>source</w:t>
      </w:r>
      <w:r>
        <w:t xml:space="preserve"> or </w:t>
      </w:r>
      <w:r w:rsidRPr="00160061">
        <w:rPr>
          <w:rStyle w:val="CodeChar"/>
          <w:rFonts w:eastAsia="Arial"/>
        </w:rPr>
        <w:t>target</w:t>
      </w:r>
      <w:r>
        <w:t xml:space="preserve"> is not found in the now filtered </w:t>
      </w:r>
      <w:r w:rsidRPr="00160061">
        <w:rPr>
          <w:rStyle w:val="CodeChar"/>
          <w:rFonts w:eastAsia="Arial"/>
        </w:rPr>
        <w:t>pidNodes</w:t>
      </w:r>
      <w:r>
        <w:t xml:space="preserve"> object. The </w:t>
      </w:r>
      <w:r w:rsidRPr="003167B5">
        <w:rPr>
          <w:rStyle w:val="CodeChar"/>
          <w:rFonts w:eastAsia="Arial"/>
        </w:rPr>
        <w:t>filterConnection</w:t>
      </w:r>
      <w:r>
        <w:t xml:space="preserve"> function takes in the </w:t>
      </w:r>
      <w:r w:rsidRPr="003167B5">
        <w:rPr>
          <w:rStyle w:val="CodeChar"/>
          <w:rFonts w:eastAsia="Arial"/>
        </w:rPr>
        <w:t>pidNodes</w:t>
      </w:r>
      <w:r>
        <w:t xml:space="preserve"> and </w:t>
      </w:r>
      <w:r w:rsidRPr="003167B5">
        <w:rPr>
          <w:rStyle w:val="CodeChar"/>
          <w:rFonts w:eastAsia="Arial"/>
        </w:rPr>
        <w:t>pidConnections</w:t>
      </w:r>
      <w:r>
        <w:t xml:space="preserve"> objects and returns the filtered </w:t>
      </w:r>
      <w:r w:rsidRPr="003167B5">
        <w:rPr>
          <w:rStyle w:val="CodeChar"/>
          <w:rFonts w:eastAsia="Arial"/>
        </w:rPr>
        <w:t>pidConnections</w:t>
      </w:r>
      <w:r>
        <w:t xml:space="preserve"> object, which the </w:t>
      </w:r>
      <w:r w:rsidRPr="003167B5">
        <w:rPr>
          <w:rStyle w:val="CodeChar"/>
          <w:rFonts w:eastAsia="Arial"/>
        </w:rPr>
        <w:t>simplifyConnections</w:t>
      </w:r>
      <w:r>
        <w:t xml:space="preserve"> function next takes in.</w:t>
      </w:r>
    </w:p>
    <w:p w14:paraId="4C3D8953" w14:textId="3E4B053E" w:rsidR="00322B02" w:rsidRDefault="00D06CE6" w:rsidP="00BD6F4D">
      <w:pPr>
        <w:pStyle w:val="body"/>
      </w:pPr>
      <w:r>
        <w:t xml:space="preserve">The SysML model of the plant, and thus the database represents connections from port-to-port, instead of globally from source to parent, therefore intermediate ports must be collapsed. The </w:t>
      </w:r>
      <w:r w:rsidRPr="00FD3002">
        <w:rPr>
          <w:rStyle w:val="CodeChar"/>
          <w:rFonts w:eastAsia="Arial"/>
        </w:rPr>
        <w:t>simplifyConnections</w:t>
      </w:r>
      <w:r>
        <w:t xml:space="preserve"> function achieves this for edges from and to groups (</w:t>
      </w:r>
      <w:r w:rsidRPr="00FD3002">
        <w:rPr>
          <w:rStyle w:val="CodeChar"/>
          <w:rFonts w:eastAsia="Arial"/>
        </w:rPr>
        <w:t>vertex.pidClass</w:t>
      </w:r>
      <w:r>
        <w:rPr>
          <w:rStyle w:val="CodeChar"/>
          <w:rFonts w:eastAsia="Arial"/>
        </w:rPr>
        <w:t xml:space="preserve"> </w:t>
      </w:r>
      <w:r w:rsidRPr="00FD3002">
        <w:rPr>
          <w:rStyle w:val="CodeChar"/>
          <w:rFonts w:eastAsia="Arial"/>
        </w:rPr>
        <w:t>=== 'group'</w:t>
      </w:r>
      <w:r>
        <w:t xml:space="preserve">) by replacing both the </w:t>
      </w:r>
      <w:r w:rsidRPr="000E548F">
        <w:rPr>
          <w:rStyle w:val="CodeChar"/>
          <w:rFonts w:eastAsia="Arial"/>
        </w:rPr>
        <w:t>preEdge</w:t>
      </w:r>
      <w:r>
        <w:t xml:space="preserve"> and </w:t>
      </w:r>
      <w:r w:rsidRPr="000E548F">
        <w:rPr>
          <w:rStyle w:val="CodeChar"/>
          <w:rFonts w:eastAsia="Arial"/>
        </w:rPr>
        <w:t>postEdge</w:t>
      </w:r>
      <w:r>
        <w:t xml:space="preserve"> of that connection with a single, direct connection. Additionally, the function sets the </w:t>
      </w:r>
      <w:r w:rsidRPr="000E548F">
        <w:rPr>
          <w:rStyle w:val="CodeChar"/>
          <w:rFonts w:eastAsia="Arial"/>
        </w:rPr>
        <w:t>parentId</w:t>
      </w:r>
      <w:r>
        <w:t xml:space="preserve"> property of each simplified </w:t>
      </w:r>
      <w:r w:rsidRPr="000E548F">
        <w:rPr>
          <w:rStyle w:val="CodeChar"/>
          <w:rFonts w:eastAsia="Arial"/>
        </w:rPr>
        <w:t>edge</w:t>
      </w:r>
      <w:r>
        <w:t xml:space="preserve"> to the </w:t>
      </w:r>
      <w:r w:rsidRPr="000E548F">
        <w:rPr>
          <w:rStyle w:val="CodeChar"/>
          <w:rFonts w:eastAsia="Arial"/>
        </w:rPr>
        <w:t>id</w:t>
      </w:r>
      <w:r>
        <w:t xml:space="preserve"> of its </w:t>
      </w:r>
      <w:r w:rsidRPr="000E548F">
        <w:rPr>
          <w:rStyle w:val="CodeChar"/>
          <w:rFonts w:eastAsia="Arial"/>
        </w:rPr>
        <w:t>source</w:t>
      </w:r>
      <w:r>
        <w:rPr>
          <w:rStyle w:val="CodeChar"/>
          <w:rFonts w:eastAsia="Arial"/>
        </w:rPr>
        <w:t xml:space="preserve"> </w:t>
      </w:r>
      <w:r w:rsidRPr="000E548F">
        <w:t>(required by mxGraph for the proper rendering of an edge).</w:t>
      </w:r>
      <w:r>
        <w:t xml:space="preserve"> This means that the </w:t>
      </w:r>
      <w:r w:rsidRPr="000E548F">
        <w:rPr>
          <w:rStyle w:val="CodeChar"/>
          <w:rFonts w:eastAsia="Arial"/>
        </w:rPr>
        <w:t>simplifiedId</w:t>
      </w:r>
      <w:r>
        <w:t xml:space="preserve"> inherits all properties from the </w:t>
      </w:r>
      <w:r w:rsidRPr="00FB5DD0">
        <w:rPr>
          <w:rStyle w:val="CodeChar"/>
          <w:rFonts w:eastAsia="Arial"/>
          <w:color w:val="auto"/>
        </w:rPr>
        <w:t xml:space="preserve">startEdge </w:t>
      </w:r>
      <w:r w:rsidRPr="00FB5DD0">
        <w:rPr>
          <w:color w:val="auto"/>
        </w:rPr>
        <w:t xml:space="preserve">as well, which should nevertheless equal those of the </w:t>
      </w:r>
      <w:r w:rsidRPr="00FB5DD0">
        <w:rPr>
          <w:rStyle w:val="CodeChar"/>
          <w:rFonts w:eastAsia="Arial"/>
          <w:color w:val="auto"/>
        </w:rPr>
        <w:t>endEdge</w:t>
      </w:r>
      <w:r w:rsidRPr="00FB5DD0">
        <w:rPr>
          <w:color w:val="auto"/>
        </w:rPr>
        <w:t xml:space="preserve">. The functionality of the </w:t>
      </w:r>
      <w:r w:rsidRPr="00FB5DD0">
        <w:rPr>
          <w:rStyle w:val="CodeChar"/>
          <w:rFonts w:eastAsia="Arial"/>
          <w:color w:val="auto"/>
        </w:rPr>
        <w:t>simplifyConnections</w:t>
      </w:r>
      <w:r w:rsidRPr="00FB5DD0">
        <w:rPr>
          <w:color w:val="auto"/>
        </w:rPr>
        <w:t xml:space="preserve"> function is analogous to clearing edge waypoints and is illustrated in figure</w:t>
      </w:r>
      <w:r w:rsidR="00FB5DD0">
        <w:rPr>
          <w:color w:val="auto"/>
        </w:rPr>
        <w:t xml:space="preserve"> 22</w:t>
      </w:r>
      <w:r w:rsidRPr="00FB5DD0">
        <w:rPr>
          <w:color w:val="auto"/>
        </w:rPr>
        <w:t xml:space="preserve">.  </w:t>
      </w:r>
    </w:p>
    <w:p w14:paraId="1E663697" w14:textId="77777777" w:rsidR="00A51C06" w:rsidRDefault="00322B02" w:rsidP="00A51C06">
      <w:pPr>
        <w:pStyle w:val="body"/>
        <w:keepNext/>
        <w:jc w:val="center"/>
      </w:pPr>
      <w:r>
        <w:rPr>
          <w:noProof/>
          <w:lang w:val="de-DE" w:eastAsia="de-DE"/>
        </w:rPr>
        <w:lastRenderedPageBreak/>
        <w:drawing>
          <wp:inline distT="0" distB="0" distL="0" distR="0" wp14:anchorId="68D32614" wp14:editId="4F9FB34A">
            <wp:extent cx="3536830" cy="36809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implify-connections.png"/>
                    <pic:cNvPicPr/>
                  </pic:nvPicPr>
                  <pic:blipFill rotWithShape="1">
                    <a:blip r:embed="rId49">
                      <a:extLst>
                        <a:ext uri="{28A0092B-C50C-407E-A947-70E740481C1C}">
                          <a14:useLocalDpi xmlns:a14="http://schemas.microsoft.com/office/drawing/2010/main" val="0"/>
                        </a:ext>
                      </a:extLst>
                    </a:blip>
                    <a:srcRect b="1840"/>
                    <a:stretch/>
                  </pic:blipFill>
                  <pic:spPr bwMode="auto">
                    <a:xfrm>
                      <a:off x="0" y="0"/>
                      <a:ext cx="3680085" cy="3830091"/>
                    </a:xfrm>
                    <a:prstGeom prst="rect">
                      <a:avLst/>
                    </a:prstGeom>
                    <a:ln>
                      <a:noFill/>
                    </a:ln>
                    <a:extLst>
                      <a:ext uri="{53640926-AAD7-44D8-BBD7-CCE9431645EC}">
                        <a14:shadowObscured xmlns:a14="http://schemas.microsoft.com/office/drawing/2010/main"/>
                      </a:ext>
                    </a:extLst>
                  </pic:spPr>
                </pic:pic>
              </a:graphicData>
            </a:graphic>
          </wp:inline>
        </w:drawing>
      </w:r>
    </w:p>
    <w:p w14:paraId="78E517F6" w14:textId="1E6AF121" w:rsidR="00A51C06" w:rsidRDefault="00A51C06" w:rsidP="00A51C06">
      <w:pPr>
        <w:pStyle w:val="Caption"/>
        <w:jc w:val="center"/>
      </w:pPr>
      <w:bookmarkStart w:id="108" w:name="_Toc52404840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22</w:t>
      </w:r>
      <w:r w:rsidR="00F011BF">
        <w:rPr>
          <w:noProof/>
        </w:rPr>
        <w:fldChar w:fldCharType="end"/>
      </w:r>
      <w:r>
        <w:t xml:space="preserve"> </w:t>
      </w:r>
      <w:r w:rsidRPr="002C1430">
        <w:t>Working principle of the simplifyConnections function</w:t>
      </w:r>
      <w:r>
        <w:t>.</w:t>
      </w:r>
      <w:bookmarkEnd w:id="108"/>
    </w:p>
    <w:p w14:paraId="6D1BBDCD" w14:textId="77777777" w:rsidR="00935330" w:rsidRPr="00935330" w:rsidRDefault="00935330" w:rsidP="00935330"/>
    <w:p w14:paraId="0BC1990B" w14:textId="1A0A663F" w:rsidR="004F09C9" w:rsidRDefault="006A17B2" w:rsidP="004F09C9">
      <w:pPr>
        <w:pStyle w:val="body"/>
      </w:pPr>
      <w:r>
        <w:t>Moreover, for the example Aida Brewery plant, only process flow where modelled. This means that contrary to nodes (equipment, instruments, arrows and groups)</w:t>
      </w:r>
      <w:r w:rsidR="003D1E6C">
        <w:t xml:space="preserve">, which are given a </w:t>
      </w:r>
      <w:r w:rsidR="003D1E6C" w:rsidRPr="003D1E6C">
        <w:rPr>
          <w:rStyle w:val="CodeChar"/>
          <w:rFonts w:eastAsia="Arial"/>
        </w:rPr>
        <w:t>shapeName</w:t>
      </w:r>
      <w:r w:rsidR="003D1E6C">
        <w:t xml:space="preserve"> attribute in the database, the corresponding line shape for each connection must be determined by the s</w:t>
      </w:r>
      <w:r w:rsidR="00CE0EDA">
        <w:t>c</w:t>
      </w:r>
      <w:r w:rsidR="003D1E6C">
        <w:t>ript</w:t>
      </w:r>
      <w:r w:rsidR="00585B86">
        <w:t>.</w:t>
      </w:r>
      <w:r w:rsidR="003D1E6C">
        <w:t xml:space="preserve"> </w:t>
      </w:r>
      <w:r w:rsidR="004F09C9">
        <w:t xml:space="preserve">Five process engineering classes exist, with the following </w:t>
      </w:r>
      <w:r w:rsidR="004F09C9" w:rsidRPr="00E11CA3">
        <w:rPr>
          <w:rStyle w:val="CodeChar"/>
          <w:rFonts w:eastAsia="Arial"/>
        </w:rPr>
        <w:t>pidClass</w:t>
      </w:r>
      <w:r w:rsidR="004F09C9">
        <w:t xml:space="preserve"> values and an example shape:</w:t>
      </w:r>
    </w:p>
    <w:p w14:paraId="204E4087" w14:textId="77777777" w:rsidR="00A51C06" w:rsidRDefault="00A51C06" w:rsidP="00A51C06">
      <w:pPr>
        <w:pStyle w:val="body"/>
        <w:keepNext/>
        <w:jc w:val="center"/>
      </w:pPr>
      <w:r>
        <w:rPr>
          <w:noProof/>
          <w:lang w:val="de-DE" w:eastAsia="de-DE"/>
        </w:rPr>
        <w:drawing>
          <wp:inline distT="0" distB="0" distL="0" distR="0" wp14:anchorId="4C873ACE" wp14:editId="3CADEE35">
            <wp:extent cx="512445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449"/>
                    <a:stretch/>
                  </pic:blipFill>
                  <pic:spPr bwMode="auto">
                    <a:xfrm>
                      <a:off x="0" y="0"/>
                      <a:ext cx="5124450" cy="1095375"/>
                    </a:xfrm>
                    <a:prstGeom prst="rect">
                      <a:avLst/>
                    </a:prstGeom>
                    <a:ln>
                      <a:noFill/>
                    </a:ln>
                    <a:extLst>
                      <a:ext uri="{53640926-AAD7-44D8-BBD7-CCE9431645EC}">
                        <a14:shadowObscured xmlns:a14="http://schemas.microsoft.com/office/drawing/2010/main"/>
                      </a:ext>
                    </a:extLst>
                  </pic:spPr>
                </pic:pic>
              </a:graphicData>
            </a:graphic>
          </wp:inline>
        </w:drawing>
      </w:r>
    </w:p>
    <w:p w14:paraId="7AEDBE31" w14:textId="59500368" w:rsidR="00A861AE" w:rsidRDefault="00A51C06" w:rsidP="00A51C06">
      <w:pPr>
        <w:pStyle w:val="Caption"/>
        <w:jc w:val="center"/>
      </w:pPr>
      <w:bookmarkStart w:id="109" w:name="_Toc52404841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23</w:t>
      </w:r>
      <w:r w:rsidR="00F011BF">
        <w:rPr>
          <w:noProof/>
        </w:rPr>
        <w:fldChar w:fldCharType="end"/>
      </w:r>
      <w:r>
        <w:t xml:space="preserve"> </w:t>
      </w:r>
      <w:r w:rsidRPr="00CE04DF">
        <w:t>P&amp;ID Shape Classes (pidClass)</w:t>
      </w:r>
      <w:r>
        <w:t>.</w:t>
      </w:r>
      <w:bookmarkEnd w:id="109"/>
    </w:p>
    <w:p w14:paraId="29E043AF" w14:textId="77777777" w:rsidR="00A51C06" w:rsidRPr="00A51C06" w:rsidRDefault="00A51C06" w:rsidP="00A51C06"/>
    <w:p w14:paraId="33D77FC0" w14:textId="6D4CC030" w:rsidR="00A51C06" w:rsidRDefault="00291720" w:rsidP="00A51C06">
      <w:pPr>
        <w:pStyle w:val="body"/>
      </w:pPr>
      <w:r>
        <w:t>Similarly, four</w:t>
      </w:r>
      <w:r w:rsidR="00CE0EDA">
        <w:t xml:space="preserve"> </w:t>
      </w:r>
      <w:r>
        <w:t>distinct</w:t>
      </w:r>
      <w:r w:rsidR="00CE0EDA">
        <w:t xml:space="preserve"> P&amp;I</w:t>
      </w:r>
      <w:r>
        <w:t>D</w:t>
      </w:r>
      <w:r w:rsidR="00CE0EDA">
        <w:t xml:space="preserve"> line shapes exist with the following </w:t>
      </w:r>
      <w:r w:rsidR="00CE0EDA" w:rsidRPr="00CE0EDA">
        <w:rPr>
          <w:rStyle w:val="CodeChar"/>
          <w:rFonts w:eastAsia="Arial"/>
        </w:rPr>
        <w:t>shapeName</w:t>
      </w:r>
      <w:r w:rsidR="00CE0EDA">
        <w:t xml:space="preserve"> values</w:t>
      </w:r>
      <w:r w:rsidR="00943E0B">
        <w:t xml:space="preserve"> and </w:t>
      </w:r>
      <w:r>
        <w:t>visual appearances</w:t>
      </w:r>
      <w:r w:rsidR="00CE0EDA">
        <w:t>:</w:t>
      </w:r>
    </w:p>
    <w:p w14:paraId="57602714" w14:textId="77777777" w:rsidR="00D06CE6" w:rsidRDefault="00D06CE6" w:rsidP="00D06CE6">
      <w:pPr>
        <w:pStyle w:val="body"/>
        <w:keepNext/>
        <w:jc w:val="center"/>
      </w:pPr>
      <w:r>
        <w:rPr>
          <w:noProof/>
          <w:lang w:val="de-DE" w:eastAsia="de-DE"/>
        </w:rPr>
        <w:drawing>
          <wp:inline distT="0" distB="0" distL="0" distR="0" wp14:anchorId="46B24E8F" wp14:editId="7798364D">
            <wp:extent cx="5353050" cy="561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561975"/>
                    </a:xfrm>
                    <a:prstGeom prst="rect">
                      <a:avLst/>
                    </a:prstGeom>
                  </pic:spPr>
                </pic:pic>
              </a:graphicData>
            </a:graphic>
          </wp:inline>
        </w:drawing>
      </w:r>
    </w:p>
    <w:p w14:paraId="52D4C870" w14:textId="44461F95" w:rsidR="00D06CE6" w:rsidRDefault="00D06CE6" w:rsidP="00D06CE6">
      <w:pPr>
        <w:pStyle w:val="Caption"/>
        <w:jc w:val="center"/>
      </w:pPr>
      <w:bookmarkStart w:id="110" w:name="_Toc52404841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24</w:t>
      </w:r>
      <w:r w:rsidR="00F011BF">
        <w:rPr>
          <w:noProof/>
        </w:rPr>
        <w:fldChar w:fldCharType="end"/>
      </w:r>
      <w:r>
        <w:t xml:space="preserve"> </w:t>
      </w:r>
      <w:r w:rsidRPr="00EB35FF">
        <w:t>P&amp;ID Line Shapes (shapeName).</w:t>
      </w:r>
      <w:bookmarkEnd w:id="110"/>
    </w:p>
    <w:p w14:paraId="144BDEE5" w14:textId="71080A77" w:rsidR="00A861AE" w:rsidRDefault="00A861AE" w:rsidP="00D06CE6">
      <w:pPr>
        <w:pStyle w:val="body"/>
        <w:ind w:left="0"/>
        <w:sectPr w:rsidR="00A861AE" w:rsidSect="001719E2">
          <w:pgSz w:w="11906" w:h="16838"/>
          <w:pgMar w:top="1440" w:right="1440" w:bottom="1440" w:left="1440" w:header="708" w:footer="708" w:gutter="0"/>
          <w:cols w:space="708"/>
          <w:titlePg/>
          <w:docGrid w:linePitch="360"/>
        </w:sectPr>
      </w:pPr>
    </w:p>
    <w:p w14:paraId="66B48A3C" w14:textId="414C42E0" w:rsidR="00291720" w:rsidRDefault="0022276D" w:rsidP="00D06CE6">
      <w:pPr>
        <w:pStyle w:val="body"/>
        <w:ind w:left="0"/>
      </w:pPr>
      <w:r>
        <w:lastRenderedPageBreak/>
        <w:t>For this project, only</w:t>
      </w:r>
      <w:r w:rsidR="00CE0EDA">
        <w:t xml:space="preserve"> </w:t>
      </w:r>
      <w:r w:rsidR="00071289" w:rsidRPr="0022276D">
        <w:rPr>
          <w:rStyle w:val="CodeChar"/>
          <w:rFonts w:eastAsia="Arial"/>
        </w:rPr>
        <w:t>pipe_line</w:t>
      </w:r>
      <w:r w:rsidR="00071289">
        <w:t>–</w:t>
      </w:r>
      <w:r w:rsidR="00CE0EDA">
        <w:t>connections</w:t>
      </w:r>
      <w:r>
        <w:t xml:space="preserve"> </w:t>
      </w:r>
      <w:r w:rsidR="00CE0EDA">
        <w:t>were</w:t>
      </w:r>
      <w:r>
        <w:t xml:space="preserve"> required since only process flows were originally modelled. Nevertheless, a concept for the automatic identification of </w:t>
      </w:r>
      <w:r w:rsidR="008C1102">
        <w:t>flow type</w:t>
      </w:r>
      <w:r>
        <w:t xml:space="preserve"> was developed, to correspondingly set the </w:t>
      </w:r>
      <w:r w:rsidRPr="0022276D">
        <w:rPr>
          <w:rStyle w:val="CodeChar"/>
          <w:rFonts w:eastAsia="Arial"/>
        </w:rPr>
        <w:t>shapeName</w:t>
      </w:r>
      <w:r>
        <w:t xml:space="preserve"> attribute of each connection. </w:t>
      </w:r>
      <w:r w:rsidR="00D24495">
        <w:t xml:space="preserve">The logic considers the </w:t>
      </w:r>
      <w:r w:rsidR="00D24495" w:rsidRPr="008C1102">
        <w:rPr>
          <w:rStyle w:val="CodeChar"/>
          <w:rFonts w:eastAsia="Arial"/>
        </w:rPr>
        <w:t>pidClass</w:t>
      </w:r>
      <w:r w:rsidR="00D24495">
        <w:t xml:space="preserve"> of </w:t>
      </w:r>
      <w:r w:rsidR="00D24495" w:rsidRPr="008C1102">
        <w:rPr>
          <w:rStyle w:val="CodeChar"/>
          <w:rFonts w:eastAsia="Arial"/>
        </w:rPr>
        <w:t>source</w:t>
      </w:r>
      <w:r w:rsidR="00D24495">
        <w:t xml:space="preserve"> and </w:t>
      </w:r>
      <w:r w:rsidR="00D24495" w:rsidRPr="008C1102">
        <w:rPr>
          <w:rStyle w:val="CodeChar"/>
          <w:rFonts w:eastAsia="Arial"/>
        </w:rPr>
        <w:t>target</w:t>
      </w:r>
      <w:r w:rsidR="00D24495">
        <w:t xml:space="preserve"> nodes for each </w:t>
      </w:r>
      <w:r w:rsidR="008C1102">
        <w:t>connection (after simplification)</w:t>
      </w:r>
      <w:r w:rsidR="00D24495">
        <w:t xml:space="preserve"> to determine </w:t>
      </w:r>
      <w:r w:rsidR="00D24495" w:rsidRPr="00124F93">
        <w:rPr>
          <w:color w:val="auto"/>
        </w:rPr>
        <w:t xml:space="preserve">the corresponding line type by means of </w:t>
      </w:r>
      <w:r w:rsidR="00183238" w:rsidRPr="00124F93">
        <w:rPr>
          <w:color w:val="auto"/>
        </w:rPr>
        <w:t>an</w:t>
      </w:r>
      <w:r w:rsidR="00D24495" w:rsidRPr="00124F93">
        <w:rPr>
          <w:color w:val="auto"/>
        </w:rPr>
        <w:t xml:space="preserve"> </w:t>
      </w:r>
      <w:r w:rsidR="00D24495" w:rsidRPr="00124F93">
        <w:rPr>
          <w:i/>
          <w:color w:val="auto"/>
        </w:rPr>
        <w:t>adjacency matrix</w:t>
      </w:r>
      <w:r w:rsidR="00D24495" w:rsidRPr="00124F93">
        <w:rPr>
          <w:color w:val="auto"/>
        </w:rPr>
        <w:t xml:space="preserve"> of all possible relationships (table 2).</w:t>
      </w:r>
      <w:r w:rsidR="002E5FB3" w:rsidRPr="00124F93">
        <w:rPr>
          <w:color w:val="auto"/>
        </w:rPr>
        <w:t xml:space="preserve"> Non</w:t>
      </w:r>
      <w:r w:rsidR="002E5FB3">
        <w:t>-existent cases are greyed out but could be over-simplifications.</w:t>
      </w:r>
    </w:p>
    <w:p w14:paraId="790E4822" w14:textId="77777777" w:rsidR="005A2227" w:rsidRDefault="005A2227" w:rsidP="00291720">
      <w:pPr>
        <w:pStyle w:val="body"/>
      </w:pPr>
    </w:p>
    <w:tbl>
      <w:tblPr>
        <w:tblW w:w="3551" w:type="pct"/>
        <w:jc w:val="center"/>
        <w:tblCellMar>
          <w:left w:w="0" w:type="dxa"/>
          <w:right w:w="0" w:type="dxa"/>
        </w:tblCellMar>
        <w:tblLook w:val="04A0" w:firstRow="1" w:lastRow="0" w:firstColumn="1" w:lastColumn="0" w:noHBand="0" w:noVBand="1"/>
      </w:tblPr>
      <w:tblGrid>
        <w:gridCol w:w="1566"/>
        <w:gridCol w:w="1218"/>
        <w:gridCol w:w="1241"/>
        <w:gridCol w:w="1189"/>
        <w:gridCol w:w="1189"/>
      </w:tblGrid>
      <w:tr w:rsidR="007C1D80" w:rsidRPr="00AF6229" w14:paraId="66504597" w14:textId="48CFB394" w:rsidTr="007C1D80">
        <w:trPr>
          <w:trHeight w:val="44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4595FAB" w14:textId="79B2422A" w:rsidR="00AF6229" w:rsidRPr="007C1D80" w:rsidRDefault="00AF6229" w:rsidP="00AF6229">
            <w:pPr>
              <w:pStyle w:val="bodyheaderbold"/>
              <w:jc w:val="center"/>
              <w:rPr>
                <w:sz w:val="20"/>
                <w:highlight w:val="lightGray"/>
              </w:rPr>
            </w:pPr>
            <w:r w:rsidRPr="007C1D80">
              <w:rPr>
                <w:sz w:val="20"/>
                <w:highlight w:val="lightGray"/>
              </w:rPr>
              <w:t>Source\Target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3B8097A" w14:textId="365D8FA7" w:rsidR="00AF6229" w:rsidRPr="007C1D80" w:rsidRDefault="00AF6229" w:rsidP="00AF6229">
            <w:pPr>
              <w:pStyle w:val="bodyheaderbold"/>
              <w:jc w:val="center"/>
              <w:rPr>
                <w:sz w:val="20"/>
                <w:highlight w:val="lightGray"/>
              </w:rPr>
            </w:pPr>
            <w:r w:rsidRPr="007C1D80">
              <w:rPr>
                <w:sz w:val="20"/>
                <w:highlight w:val="lightGray"/>
              </w:rPr>
              <w:t>Equipment</w:t>
            </w:r>
          </w:p>
        </w:tc>
        <w:tc>
          <w:tcPr>
            <w:tcW w:w="960"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E44821" w14:textId="3E5CD2B0" w:rsidR="00AF6229" w:rsidRPr="007C1D80" w:rsidRDefault="00AF6229" w:rsidP="00AF6229">
            <w:pPr>
              <w:pStyle w:val="bodyheaderbold"/>
              <w:jc w:val="center"/>
              <w:rPr>
                <w:sz w:val="20"/>
                <w:highlight w:val="lightGray"/>
              </w:rPr>
            </w:pPr>
            <w:r w:rsidRPr="007C1D80">
              <w:rPr>
                <w:sz w:val="20"/>
                <w:highlight w:val="lightGray"/>
              </w:rPr>
              <w:t>Instrument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3F2EE53" w14:textId="0A0B6C54" w:rsidR="00AF6229" w:rsidRPr="007C1D80" w:rsidRDefault="00AF6229" w:rsidP="00AF6229">
            <w:pPr>
              <w:pStyle w:val="bodyheaderbold"/>
              <w:jc w:val="center"/>
              <w:rPr>
                <w:sz w:val="20"/>
                <w:highlight w:val="lightGray"/>
              </w:rPr>
            </w:pPr>
            <w:r w:rsidRPr="007C1D80">
              <w:rPr>
                <w:sz w:val="20"/>
                <w:highlight w:val="lightGray"/>
              </w:rPr>
              <w:t>Group</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3291A11" w14:textId="73478371" w:rsidR="00AF6229" w:rsidRPr="007C1D80" w:rsidRDefault="00AF6229" w:rsidP="00AF6229">
            <w:pPr>
              <w:pStyle w:val="bodyheaderbold"/>
              <w:jc w:val="center"/>
              <w:rPr>
                <w:sz w:val="20"/>
                <w:highlight w:val="lightGray"/>
              </w:rPr>
            </w:pPr>
            <w:r w:rsidRPr="007C1D80">
              <w:rPr>
                <w:sz w:val="20"/>
                <w:highlight w:val="lightGray"/>
              </w:rPr>
              <w:t>Arrow</w:t>
            </w:r>
          </w:p>
        </w:tc>
      </w:tr>
      <w:tr w:rsidR="007C1D80" w:rsidRPr="00AF6229" w14:paraId="5395EC90" w14:textId="3AD9EE32"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08A9B81" w14:textId="75860EDF" w:rsidR="00AF6229" w:rsidRPr="00AF6229" w:rsidRDefault="00AF6229" w:rsidP="00AF6229">
            <w:pPr>
              <w:jc w:val="center"/>
              <w:rPr>
                <w:rFonts w:ascii="Roboto" w:eastAsia="Arial" w:hAnsi="Roboto" w:cs="Arial"/>
                <w:sz w:val="20"/>
              </w:rPr>
            </w:pPr>
            <w:r w:rsidRPr="00AF6229">
              <w:rPr>
                <w:rFonts w:ascii="Roboto" w:hAnsi="Roboto"/>
                <w:b/>
                <w:sz w:val="20"/>
              </w:rPr>
              <w:t>Equipment</w:t>
            </w:r>
          </w:p>
        </w:tc>
        <w:tc>
          <w:tcPr>
            <w:tcW w:w="942" w:type="pct"/>
            <w:tcBorders>
              <w:top w:val="single" w:sz="4" w:space="0" w:color="auto"/>
              <w:left w:val="single" w:sz="4" w:space="0" w:color="auto"/>
              <w:bottom w:val="single" w:sz="4" w:space="0" w:color="auto"/>
              <w:right w:val="single" w:sz="4" w:space="0" w:color="auto"/>
            </w:tcBorders>
            <w:vAlign w:val="center"/>
          </w:tcPr>
          <w:p w14:paraId="507C820C" w14:textId="32F57EAB"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57C86499" w14:textId="53E25304" w:rsidR="00AF6229" w:rsidRPr="00AF6229" w:rsidRDefault="00AF6229" w:rsidP="00AF6229">
            <w:pPr>
              <w:jc w:val="center"/>
              <w:rPr>
                <w:rFonts w:ascii="Roboto" w:eastAsia="Arial" w:hAnsi="Roboto" w:cs="Arial"/>
                <w:sz w:val="20"/>
              </w:rPr>
            </w:pPr>
            <w:r w:rsidRPr="00AF6229">
              <w:rPr>
                <w:rFonts w:ascii="Roboto" w:hAnsi="Roboto"/>
                <w:sz w:val="20"/>
              </w:rPr>
              <w:t>P</w:t>
            </w:r>
            <w:r w:rsidR="005A2227">
              <w:rPr>
                <w:rFonts w:ascii="Roboto" w:hAnsi="Roboto"/>
                <w:sz w:val="20"/>
              </w:rPr>
              <w:t>,S</w:t>
            </w:r>
          </w:p>
        </w:tc>
        <w:tc>
          <w:tcPr>
            <w:tcW w:w="942" w:type="pct"/>
            <w:tcBorders>
              <w:top w:val="single" w:sz="4" w:space="0" w:color="auto"/>
              <w:left w:val="single" w:sz="4" w:space="0" w:color="auto"/>
              <w:bottom w:val="single" w:sz="4" w:space="0" w:color="auto"/>
              <w:right w:val="single" w:sz="4" w:space="0" w:color="auto"/>
            </w:tcBorders>
            <w:vAlign w:val="center"/>
          </w:tcPr>
          <w:p w14:paraId="66AEA758" w14:textId="6EAE6BA5"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593BCD8" w14:textId="34647CAC"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5D7B260D" w14:textId="1FC08BA7"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9A120DC" w14:textId="0E0FA356" w:rsidR="00AF6229" w:rsidRPr="00AF6229" w:rsidRDefault="00AF6229" w:rsidP="00AF6229">
            <w:pPr>
              <w:jc w:val="center"/>
              <w:rPr>
                <w:rFonts w:ascii="Roboto" w:eastAsia="Arial" w:hAnsi="Roboto" w:cs="Arial"/>
                <w:sz w:val="20"/>
              </w:rPr>
            </w:pPr>
            <w:r w:rsidRPr="00AF6229">
              <w:rPr>
                <w:rFonts w:ascii="Roboto" w:hAnsi="Roboto"/>
                <w:b/>
                <w:sz w:val="20"/>
              </w:rPr>
              <w:t>Instrument</w:t>
            </w:r>
          </w:p>
        </w:tc>
        <w:tc>
          <w:tcPr>
            <w:tcW w:w="942" w:type="pct"/>
            <w:tcBorders>
              <w:top w:val="single" w:sz="4" w:space="0" w:color="auto"/>
              <w:left w:val="single" w:sz="4" w:space="0" w:color="auto"/>
              <w:bottom w:val="single" w:sz="4" w:space="0" w:color="auto"/>
              <w:right w:val="single" w:sz="4" w:space="0" w:color="auto"/>
            </w:tcBorders>
            <w:vAlign w:val="center"/>
          </w:tcPr>
          <w:p w14:paraId="75767BE0" w14:textId="08F9CD5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09D123C" w14:textId="72477E29"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7D9F159F" w14:textId="3BBFD8E4"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38BA4FB3" w14:textId="49F06F2E"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7CC4A099" w14:textId="5E904B2F" w:rsidTr="007C1D80">
        <w:trPr>
          <w:trHeight w:val="400"/>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86FAD4B" w14:textId="27E61513" w:rsidR="00AF6229" w:rsidRPr="00AF6229" w:rsidRDefault="00AF6229" w:rsidP="00AF6229">
            <w:pPr>
              <w:jc w:val="center"/>
              <w:rPr>
                <w:rFonts w:ascii="Roboto" w:eastAsia="Arial" w:hAnsi="Roboto" w:cs="Arial"/>
                <w:sz w:val="20"/>
              </w:rPr>
            </w:pPr>
            <w:r w:rsidRPr="00AF6229">
              <w:rPr>
                <w:rFonts w:ascii="Roboto" w:hAnsi="Roboto"/>
                <w:b/>
                <w:sz w:val="20"/>
              </w:rPr>
              <w:t>Group</w:t>
            </w:r>
          </w:p>
        </w:tc>
        <w:tc>
          <w:tcPr>
            <w:tcW w:w="942" w:type="pct"/>
            <w:tcBorders>
              <w:top w:val="single" w:sz="4" w:space="0" w:color="auto"/>
              <w:left w:val="single" w:sz="4" w:space="0" w:color="auto"/>
              <w:bottom w:val="single" w:sz="4" w:space="0" w:color="auto"/>
              <w:right w:val="single" w:sz="4" w:space="0" w:color="auto"/>
            </w:tcBorders>
            <w:vAlign w:val="center"/>
          </w:tcPr>
          <w:p w14:paraId="4F57F7A7" w14:textId="40C339D1"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F28810F" w14:textId="1C8DDE72"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2E97B61E" w14:textId="099B74E3"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A13D03" w14:textId="2BDFE828"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03F2E2AC" w14:textId="24AE8E5C" w:rsidTr="007C1D80">
        <w:trPr>
          <w:trHeight w:val="381"/>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E52131B" w14:textId="47DA0924" w:rsidR="00AF6229" w:rsidRPr="00AF6229" w:rsidRDefault="00AF6229" w:rsidP="00AF6229">
            <w:pPr>
              <w:jc w:val="center"/>
              <w:rPr>
                <w:rFonts w:ascii="Roboto" w:eastAsia="Arial" w:hAnsi="Roboto" w:cs="Arial"/>
                <w:sz w:val="20"/>
              </w:rPr>
            </w:pPr>
            <w:r w:rsidRPr="00AF6229">
              <w:rPr>
                <w:rFonts w:ascii="Roboto" w:hAnsi="Roboto"/>
                <w:b/>
                <w:sz w:val="20"/>
              </w:rPr>
              <w:t>Arrow</w:t>
            </w:r>
          </w:p>
        </w:tc>
        <w:tc>
          <w:tcPr>
            <w:tcW w:w="942" w:type="pct"/>
            <w:tcBorders>
              <w:top w:val="single" w:sz="4" w:space="0" w:color="auto"/>
              <w:left w:val="single" w:sz="4" w:space="0" w:color="auto"/>
              <w:bottom w:val="single" w:sz="4" w:space="0" w:color="auto"/>
              <w:right w:val="single" w:sz="4" w:space="0" w:color="auto"/>
            </w:tcBorders>
            <w:vAlign w:val="center"/>
          </w:tcPr>
          <w:p w14:paraId="4DB3C0A9" w14:textId="129D9647"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7BF7F3AB" w14:textId="429AE05C"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6D0B96" w14:textId="4A9DF69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79812F9" w14:textId="290A28DF" w:rsidR="00AF6229" w:rsidRPr="00AF6229" w:rsidRDefault="00AF6229" w:rsidP="007C1D80">
            <w:pPr>
              <w:keepNext/>
              <w:jc w:val="center"/>
              <w:rPr>
                <w:rFonts w:ascii="Roboto" w:eastAsia="Arial" w:hAnsi="Roboto" w:cs="Arial"/>
                <w:sz w:val="20"/>
              </w:rPr>
            </w:pPr>
            <w:r w:rsidRPr="00AF6229">
              <w:rPr>
                <w:rFonts w:ascii="Roboto" w:hAnsi="Roboto"/>
                <w:sz w:val="20"/>
              </w:rPr>
              <w:t>P</w:t>
            </w:r>
          </w:p>
        </w:tc>
      </w:tr>
    </w:tbl>
    <w:p w14:paraId="74C93CF5" w14:textId="365E65E9" w:rsidR="007C1D80" w:rsidRDefault="007C1D80" w:rsidP="005A2227">
      <w:pPr>
        <w:pStyle w:val="Caption"/>
        <w:spacing w:before="120"/>
        <w:jc w:val="center"/>
      </w:pPr>
      <w:bookmarkStart w:id="111" w:name="_Toc524048384"/>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0931FC">
        <w:rPr>
          <w:noProof/>
        </w:rPr>
        <w:t>2</w:t>
      </w:r>
      <w:r w:rsidR="00F011BF">
        <w:rPr>
          <w:noProof/>
        </w:rPr>
        <w:fldChar w:fldCharType="end"/>
      </w:r>
      <w:r>
        <w:t xml:space="preserve"> </w:t>
      </w:r>
      <w:r w:rsidRPr="00F26718">
        <w:t>The adjacency matrix of all possible flows between pidClasses.</w:t>
      </w:r>
      <w:bookmarkEnd w:id="111"/>
    </w:p>
    <w:p w14:paraId="6CAF5B45" w14:textId="77777777" w:rsidR="005A2227" w:rsidRPr="005A2227" w:rsidRDefault="005A2227" w:rsidP="005A2227"/>
    <w:p w14:paraId="2ABC5665" w14:textId="0A7AF935" w:rsidR="001F4A8E" w:rsidRPr="000931FC" w:rsidRDefault="00183238" w:rsidP="008E3920">
      <w:pPr>
        <w:pStyle w:val="body"/>
        <w:rPr>
          <w:color w:val="auto"/>
        </w:rPr>
      </w:pPr>
      <w:r>
        <w:t xml:space="preserve">The logic is indeed capable of identifying </w:t>
      </w:r>
      <w:r w:rsidR="001F4A8E">
        <w:t xml:space="preserve">the shapeName based on the pidClass criteria </w:t>
      </w:r>
      <w:r>
        <w:t xml:space="preserve">but is limited to the accuracy of the </w:t>
      </w:r>
      <w:r w:rsidRPr="00183238">
        <w:rPr>
          <w:i/>
        </w:rPr>
        <w:t>adjacency matrix</w:t>
      </w:r>
      <w:r w:rsidR="001F4A8E">
        <w:rPr>
          <w:i/>
        </w:rPr>
        <w:t xml:space="preserve">, </w:t>
      </w:r>
      <w:r w:rsidR="001F4A8E" w:rsidRPr="001F4A8E">
        <w:t>which</w:t>
      </w:r>
      <w:r w:rsidR="001F4A8E">
        <w:t xml:space="preserve"> over-simplifies all possible relationships and misses out on many special cases. </w:t>
      </w:r>
      <w:r w:rsidR="005A2227">
        <w:t>Still, the</w:t>
      </w:r>
      <w:r w:rsidR="001F4A8E">
        <w:t xml:space="preserve"> conceptual matrix which could eventually be further refined</w:t>
      </w:r>
      <w:r w:rsidR="005A2227">
        <w:t xml:space="preserve"> was implemented as </w:t>
      </w:r>
      <w:r w:rsidR="005A2227" w:rsidRPr="000931FC">
        <w:rPr>
          <w:color w:val="auto"/>
        </w:rPr>
        <w:t>seen in table 2</w:t>
      </w:r>
      <w:r w:rsidR="001F4A8E" w:rsidRPr="000931FC">
        <w:rPr>
          <w:color w:val="auto"/>
        </w:rPr>
        <w:t>.</w:t>
      </w:r>
    </w:p>
    <w:p w14:paraId="6F4D3CB3" w14:textId="0FE70654" w:rsidR="0027002C" w:rsidRPr="000931FC" w:rsidRDefault="00C0457B" w:rsidP="005A2227">
      <w:pPr>
        <w:pStyle w:val="h3"/>
      </w:pPr>
      <w:bookmarkStart w:id="112" w:name="_Toc524108113"/>
      <w:r w:rsidRPr="000931FC">
        <w:t>P&amp;ID Generation</w:t>
      </w:r>
      <w:bookmarkEnd w:id="112"/>
    </w:p>
    <w:p w14:paraId="2B92D873" w14:textId="78719CAF" w:rsidR="005A2227" w:rsidRDefault="00BB6C55" w:rsidP="005A2227">
      <w:pPr>
        <w:pStyle w:val="body"/>
      </w:pPr>
      <w:r w:rsidRPr="000931FC">
        <w:rPr>
          <w:color w:val="auto"/>
        </w:rPr>
        <w:t>After the data is queried, mapped to JS objects and filtered</w:t>
      </w:r>
      <w:r w:rsidR="001B49AC" w:rsidRPr="000931FC">
        <w:rPr>
          <w:color w:val="auto"/>
        </w:rPr>
        <w:t xml:space="preserve">, the </w:t>
      </w:r>
      <w:r w:rsidR="001B49AC" w:rsidRPr="000931FC">
        <w:rPr>
          <w:rStyle w:val="CodeChar"/>
          <w:rFonts w:eastAsia="Arial"/>
          <w:color w:val="auto"/>
        </w:rPr>
        <w:t>generatePid</w:t>
      </w:r>
      <w:r w:rsidR="001B49AC" w:rsidRPr="000931FC">
        <w:rPr>
          <w:color w:val="auto"/>
        </w:rPr>
        <w:t xml:space="preserve"> function is called </w:t>
      </w:r>
      <w:r w:rsidRPr="000931FC">
        <w:rPr>
          <w:color w:val="auto"/>
        </w:rPr>
        <w:t xml:space="preserve">at the end of the </w:t>
      </w:r>
      <w:r w:rsidRPr="000931FC">
        <w:rPr>
          <w:rStyle w:val="CodeChar"/>
          <w:rFonts w:eastAsia="Arial"/>
          <w:color w:val="auto"/>
        </w:rPr>
        <w:t>simplifyConnections</w:t>
      </w:r>
      <w:r w:rsidRPr="000931FC">
        <w:rPr>
          <w:color w:val="auto"/>
        </w:rPr>
        <w:t xml:space="preserve"> function</w:t>
      </w:r>
      <w:r w:rsidR="006E30D2" w:rsidRPr="000931FC">
        <w:rPr>
          <w:color w:val="auto"/>
        </w:rPr>
        <w:t>. The generatePid function handles the calling of several functions for the creation of the P&amp;ID. The</w:t>
      </w:r>
      <w:r w:rsidR="0094263B" w:rsidRPr="000931FC">
        <w:rPr>
          <w:color w:val="auto"/>
        </w:rPr>
        <w:t>se</w:t>
      </w:r>
      <w:r w:rsidR="006E30D2" w:rsidRPr="000931FC">
        <w:rPr>
          <w:color w:val="auto"/>
        </w:rPr>
        <w:t xml:space="preserve"> function</w:t>
      </w:r>
      <w:r w:rsidR="00CA15BC" w:rsidRPr="000931FC">
        <w:rPr>
          <w:color w:val="auto"/>
        </w:rPr>
        <w:t>s</w:t>
      </w:r>
      <w:r w:rsidR="0094263B" w:rsidRPr="000931FC">
        <w:rPr>
          <w:color w:val="auto"/>
        </w:rPr>
        <w:t>,</w:t>
      </w:r>
      <w:r w:rsidR="00CA15BC" w:rsidRPr="000931FC">
        <w:rPr>
          <w:color w:val="auto"/>
        </w:rPr>
        <w:t xml:space="preserve"> called </w:t>
      </w:r>
      <w:r w:rsidR="001B49AC" w:rsidRPr="000931FC">
        <w:rPr>
          <w:color w:val="auto"/>
        </w:rPr>
        <w:t>in sequence</w:t>
      </w:r>
      <w:r w:rsidR="00CA15BC" w:rsidRPr="000931FC">
        <w:rPr>
          <w:color w:val="auto"/>
        </w:rPr>
        <w:t xml:space="preserve"> within the generatePid function as shown by figure 17</w:t>
      </w:r>
      <w:r w:rsidR="0094263B" w:rsidRPr="000931FC">
        <w:rPr>
          <w:color w:val="auto"/>
        </w:rPr>
        <w:t>,</w:t>
      </w:r>
      <w:r w:rsidR="00CA15BC" w:rsidRPr="000931FC">
        <w:rPr>
          <w:color w:val="auto"/>
        </w:rPr>
        <w:t xml:space="preserve"> are the </w:t>
      </w:r>
      <w:r w:rsidR="00CA15BC">
        <w:t>following:</w:t>
      </w:r>
    </w:p>
    <w:p w14:paraId="38F8B77D" w14:textId="096BD2FD" w:rsidR="00BA665E" w:rsidRDefault="00CA15BC" w:rsidP="00664D7C">
      <w:pPr>
        <w:pStyle w:val="body"/>
        <w:numPr>
          <w:ilvl w:val="0"/>
          <w:numId w:val="15"/>
        </w:numPr>
      </w:pPr>
      <w:r w:rsidRPr="001843DE">
        <w:rPr>
          <w:rStyle w:val="CodeChar"/>
          <w:rFonts w:eastAsia="Arial"/>
          <w:b/>
        </w:rPr>
        <w:t>buildHierarchy</w:t>
      </w:r>
      <w:r>
        <w:t xml:space="preserve"> – </w:t>
      </w:r>
      <w:r w:rsidR="00BA665E">
        <w:t>takes in a flat array (</w:t>
      </w:r>
      <w:r w:rsidR="00BA665E" w:rsidRPr="00BA665E">
        <w:rPr>
          <w:rStyle w:val="CodeChar"/>
          <w:rFonts w:eastAsia="Arial"/>
        </w:rPr>
        <w:t>pidNodes</w:t>
      </w:r>
      <w:r w:rsidR="00BA665E">
        <w:t xml:space="preserve">) and </w:t>
      </w:r>
      <w:r w:rsidR="001843DE">
        <w:t xml:space="preserve">builds </w:t>
      </w:r>
      <w:r w:rsidR="00BA665E">
        <w:t xml:space="preserve">a </w:t>
      </w:r>
      <w:r w:rsidR="001843DE">
        <w:t xml:space="preserve">nested </w:t>
      </w:r>
      <w:r w:rsidR="00BA665E">
        <w:t>object</w:t>
      </w:r>
      <w:r w:rsidR="001843DE">
        <w:t xml:space="preserve"> via the </w:t>
      </w:r>
      <w:r w:rsidR="001843DE" w:rsidRPr="00E4113E">
        <w:rPr>
          <w:rStyle w:val="CodeChar"/>
          <w:rFonts w:eastAsia="Arial"/>
        </w:rPr>
        <w:t>parent</w:t>
      </w:r>
      <w:r w:rsidR="001843DE">
        <w:t xml:space="preserve"> attribute</w:t>
      </w:r>
      <w:r w:rsidR="00BA665E">
        <w:t xml:space="preserve"> (</w:t>
      </w:r>
      <w:r w:rsidR="00BA665E" w:rsidRPr="00BA665E">
        <w:rPr>
          <w:rStyle w:val="CodeChar"/>
          <w:rFonts w:eastAsia="Arial"/>
        </w:rPr>
        <w:t>pidNodesTree</w:t>
      </w:r>
      <w:r w:rsidR="00BA665E">
        <w:t>). Works even for more than one root node selections</w:t>
      </w:r>
    </w:p>
    <w:p w14:paraId="5E34DFAA" w14:textId="77777777" w:rsidR="00010012" w:rsidRDefault="00F8627A" w:rsidP="00010012">
      <w:pPr>
        <w:pStyle w:val="body"/>
        <w:keepNext/>
        <w:jc w:val="center"/>
      </w:pPr>
      <w:r>
        <w:rPr>
          <w:noProof/>
          <w:lang w:val="de-DE" w:eastAsia="de-DE"/>
        </w:rPr>
        <w:lastRenderedPageBreak/>
        <w:drawing>
          <wp:inline distT="0" distB="0" distL="0" distR="0" wp14:anchorId="005B8A0A" wp14:editId="25681A04">
            <wp:extent cx="5148000" cy="22865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8000" cy="2286542"/>
                    </a:xfrm>
                    <a:prstGeom prst="rect">
                      <a:avLst/>
                    </a:prstGeom>
                  </pic:spPr>
                </pic:pic>
              </a:graphicData>
            </a:graphic>
          </wp:inline>
        </w:drawing>
      </w:r>
    </w:p>
    <w:p w14:paraId="0889E31E" w14:textId="74491CFA" w:rsidR="00153B02" w:rsidRDefault="00010012" w:rsidP="00010012">
      <w:pPr>
        <w:pStyle w:val="Caption"/>
        <w:jc w:val="center"/>
      </w:pPr>
      <w:bookmarkStart w:id="113" w:name="_Toc52404841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25</w:t>
      </w:r>
      <w:r w:rsidR="00F011BF">
        <w:rPr>
          <w:noProof/>
        </w:rPr>
        <w:fldChar w:fldCharType="end"/>
      </w:r>
      <w:r>
        <w:t xml:space="preserve"> Input and output of buildHierarchy function.</w:t>
      </w:r>
      <w:bookmarkEnd w:id="113"/>
    </w:p>
    <w:p w14:paraId="3CAC30D9" w14:textId="77777777" w:rsidR="00F8627A" w:rsidRPr="00F8627A" w:rsidRDefault="00F8627A" w:rsidP="00F8627A">
      <w:pPr>
        <w:pStyle w:val="body"/>
      </w:pPr>
    </w:p>
    <w:p w14:paraId="1EDEEA13" w14:textId="4F3A5C5D" w:rsidR="007F3576" w:rsidRDefault="00CA15BC" w:rsidP="00664D7C">
      <w:pPr>
        <w:pStyle w:val="body"/>
        <w:numPr>
          <w:ilvl w:val="0"/>
          <w:numId w:val="15"/>
        </w:numPr>
      </w:pPr>
      <w:r w:rsidRPr="001843DE">
        <w:rPr>
          <w:rStyle w:val="CodeChar"/>
          <w:rFonts w:eastAsia="Arial"/>
          <w:b/>
        </w:rPr>
        <w:t>traverseAndSort</w:t>
      </w:r>
      <w:r>
        <w:t xml:space="preserve"> – </w:t>
      </w:r>
      <w:r w:rsidR="00E4113E">
        <w:t xml:space="preserve">takes in the </w:t>
      </w:r>
      <w:r w:rsidR="00E4113E" w:rsidRPr="00E4113E">
        <w:rPr>
          <w:rStyle w:val="CodeChar"/>
          <w:rFonts w:eastAsia="Arial"/>
        </w:rPr>
        <w:t>pidNodesTree</w:t>
      </w:r>
      <w:r w:rsidR="00E4113E">
        <w:t xml:space="preserve"> and traverses it (</w:t>
      </w:r>
      <w:r w:rsidR="00E4113E" w:rsidRPr="00E4113E">
        <w:rPr>
          <w:i/>
        </w:rPr>
        <w:t>post-order depth-first search</w:t>
      </w:r>
      <w:r w:rsidR="00E4113E">
        <w:t xml:space="preserve">) via the </w:t>
      </w:r>
      <w:r w:rsidR="00E4113E" w:rsidRPr="00E4113E">
        <w:rPr>
          <w:rStyle w:val="CodeChar"/>
          <w:rFonts w:eastAsia="Arial"/>
        </w:rPr>
        <w:t>children</w:t>
      </w:r>
      <w:r w:rsidR="00E4113E">
        <w:t xml:space="preserve"> property (array) </w:t>
      </w:r>
      <w:r w:rsidR="00DC0312">
        <w:t xml:space="preserve">and overwrites it with </w:t>
      </w:r>
      <w:r w:rsidR="00E4113E">
        <w:t>the sorted path of traversed vertices</w:t>
      </w:r>
      <w:r w:rsidR="00DC0312">
        <w:t xml:space="preserve"> (array of objects)</w:t>
      </w:r>
    </w:p>
    <w:p w14:paraId="3DC9F774" w14:textId="77777777" w:rsidR="00010012" w:rsidRDefault="00010012" w:rsidP="00010012">
      <w:pPr>
        <w:pStyle w:val="body"/>
        <w:keepNext/>
        <w:jc w:val="center"/>
      </w:pPr>
      <w:r>
        <w:rPr>
          <w:noProof/>
          <w:lang w:val="de-DE" w:eastAsia="de-DE"/>
        </w:rPr>
        <w:drawing>
          <wp:inline distT="0" distB="0" distL="0" distR="0" wp14:anchorId="7E1B41E9" wp14:editId="25BAD09D">
            <wp:extent cx="5147080" cy="223424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7241" cy="2238652"/>
                    </a:xfrm>
                    <a:prstGeom prst="rect">
                      <a:avLst/>
                    </a:prstGeom>
                  </pic:spPr>
                </pic:pic>
              </a:graphicData>
            </a:graphic>
          </wp:inline>
        </w:drawing>
      </w:r>
    </w:p>
    <w:p w14:paraId="27CD35BE" w14:textId="4CA98B06" w:rsidR="00010012" w:rsidRDefault="00010012" w:rsidP="00010012">
      <w:pPr>
        <w:pStyle w:val="Caption"/>
        <w:jc w:val="center"/>
      </w:pPr>
      <w:bookmarkStart w:id="114" w:name="_Toc52404841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26</w:t>
      </w:r>
      <w:r w:rsidR="00F011BF">
        <w:rPr>
          <w:noProof/>
        </w:rPr>
        <w:fldChar w:fldCharType="end"/>
      </w:r>
      <w:r>
        <w:t xml:space="preserve"> Input and output of traverseAndSort function.</w:t>
      </w:r>
      <w:bookmarkEnd w:id="114"/>
    </w:p>
    <w:p w14:paraId="528D0B6A" w14:textId="77777777" w:rsidR="00F8627A" w:rsidRPr="007F3576" w:rsidRDefault="00F8627A" w:rsidP="00F8627A">
      <w:pPr>
        <w:pStyle w:val="body"/>
      </w:pPr>
    </w:p>
    <w:p w14:paraId="010FF55E" w14:textId="7E05B17B" w:rsidR="00CA15BC" w:rsidRDefault="00CA15BC" w:rsidP="00664D7C">
      <w:pPr>
        <w:pStyle w:val="body"/>
        <w:numPr>
          <w:ilvl w:val="0"/>
          <w:numId w:val="15"/>
        </w:numPr>
      </w:pPr>
      <w:r w:rsidRPr="001843DE">
        <w:rPr>
          <w:rStyle w:val="CodeChar"/>
          <w:rFonts w:eastAsia="Arial"/>
          <w:b/>
        </w:rPr>
        <w:t>mapNodesToShapes</w:t>
      </w:r>
      <w:r>
        <w:t xml:space="preserve"> – </w:t>
      </w:r>
      <w:r w:rsidR="00DC0312">
        <w:t>maps each</w:t>
      </w:r>
      <w:r w:rsidR="00C778D6">
        <w:t xml:space="preserve"> node from</w:t>
      </w:r>
      <w:r w:rsidR="00DC0312">
        <w:t xml:space="preserve"> </w:t>
      </w:r>
      <w:r w:rsidR="00DC0312" w:rsidRPr="00C778D6">
        <w:rPr>
          <w:rStyle w:val="CodeChar"/>
          <w:rFonts w:eastAsia="Arial"/>
        </w:rPr>
        <w:t>pidNode</w:t>
      </w:r>
      <w:r w:rsidR="00C778D6">
        <w:rPr>
          <w:rStyle w:val="CodeChar"/>
          <w:rFonts w:eastAsia="Arial"/>
        </w:rPr>
        <w:t>s</w:t>
      </w:r>
      <w:r w:rsidR="00DC0312">
        <w:t xml:space="preserve"> to its corresponding vertex shape (equipment, instruments, groups and arrows) and creates a pidVertex instance with </w:t>
      </w:r>
      <w:r w:rsidR="00C778D6">
        <w:t>joint</w:t>
      </w:r>
      <w:r w:rsidR="00DC0312">
        <w:t xml:space="preserve"> </w:t>
      </w:r>
      <w:r w:rsidR="00DC0312" w:rsidRPr="00C778D6">
        <w:rPr>
          <w:rStyle w:val="CodeChar"/>
          <w:rFonts w:eastAsia="Arial"/>
        </w:rPr>
        <w:t>pidNode</w:t>
      </w:r>
      <w:r w:rsidR="00DC0312">
        <w:t xml:space="preserve"> and </w:t>
      </w:r>
      <w:r w:rsidR="00DC0312" w:rsidRPr="00C778D6">
        <w:rPr>
          <w:rStyle w:val="CodeChar"/>
          <w:rFonts w:eastAsia="Arial"/>
        </w:rPr>
        <w:t>pidShape</w:t>
      </w:r>
      <w:r w:rsidR="00DC0312">
        <w:t xml:space="preserve"> properties</w:t>
      </w:r>
      <w:r w:rsidR="00C778D6">
        <w:t xml:space="preserve"> (all of them)</w:t>
      </w:r>
      <w:r w:rsidR="00DC0312">
        <w:t xml:space="preserve">. For </w:t>
      </w:r>
      <w:r w:rsidR="00DC0312" w:rsidRPr="00D06CE6">
        <w:rPr>
          <w:rStyle w:val="CodeChar"/>
          <w:rFonts w:eastAsia="Arial"/>
        </w:rPr>
        <w:t>pidNodes</w:t>
      </w:r>
      <w:r w:rsidR="00DC0312">
        <w:t xml:space="preserve"> without a </w:t>
      </w:r>
      <w:r w:rsidR="00DC0312" w:rsidRPr="00DC0312">
        <w:rPr>
          <w:rStyle w:val="CodeChar"/>
          <w:rFonts w:eastAsia="Arial"/>
        </w:rPr>
        <w:t>shapeName</w:t>
      </w:r>
      <w:r w:rsidR="00DC0312">
        <w:t xml:space="preserve"> (</w:t>
      </w:r>
      <w:r w:rsidR="00DC0312" w:rsidRPr="00DC0312">
        <w:rPr>
          <w:rStyle w:val="CodeChar"/>
          <w:rFonts w:eastAsia="Arial"/>
        </w:rPr>
        <w:t xml:space="preserve">shapeName === </w:t>
      </w:r>
      <w:r w:rsidR="00C778D6">
        <w:rPr>
          <w:rStyle w:val="CodeChar"/>
          <w:rFonts w:eastAsia="Arial"/>
        </w:rPr>
        <w:t>“”</w:t>
      </w:r>
      <w:r w:rsidR="00DC0312">
        <w:t xml:space="preserve">) like groups, it determines and sets it according to the </w:t>
      </w:r>
      <w:r w:rsidR="00DC0312" w:rsidRPr="00DC0312">
        <w:rPr>
          <w:rStyle w:val="CodeChar"/>
          <w:rFonts w:eastAsia="Arial"/>
        </w:rPr>
        <w:t>pidLevel</w:t>
      </w:r>
    </w:p>
    <w:p w14:paraId="6D18F543" w14:textId="72504610" w:rsidR="00CA15BC" w:rsidRPr="000931FC" w:rsidRDefault="00CA15BC" w:rsidP="00664D7C">
      <w:pPr>
        <w:pStyle w:val="body"/>
        <w:numPr>
          <w:ilvl w:val="0"/>
          <w:numId w:val="15"/>
        </w:numPr>
        <w:rPr>
          <w:color w:val="auto"/>
        </w:rPr>
      </w:pPr>
      <w:r w:rsidRPr="001843DE">
        <w:rPr>
          <w:rStyle w:val="CodeChar"/>
          <w:rFonts w:eastAsia="Arial"/>
          <w:b/>
        </w:rPr>
        <w:t>mapConnectionsToShapes</w:t>
      </w:r>
      <w:r>
        <w:t xml:space="preserve"> – </w:t>
      </w:r>
      <w:r w:rsidR="00C778D6">
        <w:t xml:space="preserve">maps each connection from </w:t>
      </w:r>
      <w:r w:rsidR="00C778D6" w:rsidRPr="00062464">
        <w:rPr>
          <w:rStyle w:val="CodeChar"/>
          <w:rFonts w:eastAsia="Arial"/>
        </w:rPr>
        <w:t>pidConnections</w:t>
      </w:r>
      <w:r w:rsidR="00C778D6">
        <w:t xml:space="preserve"> to its corresponding edge shape (lines) and creates a pidEdge instance with joint </w:t>
      </w:r>
      <w:r w:rsidR="00C778D6" w:rsidRPr="00C778D6">
        <w:rPr>
          <w:rStyle w:val="CodeChar"/>
          <w:rFonts w:eastAsia="Arial"/>
        </w:rPr>
        <w:t>pid</w:t>
      </w:r>
      <w:r w:rsidR="00C778D6">
        <w:rPr>
          <w:rStyle w:val="CodeChar"/>
          <w:rFonts w:eastAsia="Arial"/>
        </w:rPr>
        <w:t>Connection</w:t>
      </w:r>
      <w:r w:rsidR="00C778D6">
        <w:t xml:space="preserve"> and </w:t>
      </w:r>
      <w:r w:rsidR="00C778D6" w:rsidRPr="00C778D6">
        <w:rPr>
          <w:rStyle w:val="CodeChar"/>
          <w:rFonts w:eastAsia="Arial"/>
        </w:rPr>
        <w:t>pidShape</w:t>
      </w:r>
      <w:r w:rsidR="00C778D6">
        <w:t xml:space="preserve"> properties (all of </w:t>
      </w:r>
      <w:r w:rsidR="00C778D6" w:rsidRPr="000931FC">
        <w:rPr>
          <w:color w:val="auto"/>
        </w:rPr>
        <w:t xml:space="preserve">them). </w:t>
      </w:r>
      <w:r w:rsidR="00062464" w:rsidRPr="000931FC">
        <w:rPr>
          <w:color w:val="auto"/>
        </w:rPr>
        <w:t>Additionally,</w:t>
      </w:r>
      <w:r w:rsidR="00C778D6" w:rsidRPr="000931FC">
        <w:rPr>
          <w:color w:val="auto"/>
        </w:rPr>
        <w:t xml:space="preserve"> implements the </w:t>
      </w:r>
      <w:r w:rsidR="00C778D6" w:rsidRPr="000931FC">
        <w:rPr>
          <w:color w:val="auto"/>
        </w:rPr>
        <w:lastRenderedPageBreak/>
        <w:t xml:space="preserve">conceptual logic to determine and set </w:t>
      </w:r>
      <w:r w:rsidR="00C778D6" w:rsidRPr="000931FC">
        <w:rPr>
          <w:rStyle w:val="CodeChar"/>
          <w:rFonts w:eastAsia="Arial"/>
          <w:color w:val="auto"/>
        </w:rPr>
        <w:t>shapeName</w:t>
      </w:r>
      <w:r w:rsidR="00C778D6" w:rsidRPr="000931FC">
        <w:rPr>
          <w:color w:val="auto"/>
        </w:rPr>
        <w:t xml:space="preserve"> </w:t>
      </w:r>
      <w:r w:rsidR="00062464" w:rsidRPr="000931FC">
        <w:rPr>
          <w:color w:val="auto"/>
        </w:rPr>
        <w:t>property</w:t>
      </w:r>
      <w:r w:rsidR="00C778D6" w:rsidRPr="000931FC">
        <w:rPr>
          <w:color w:val="auto"/>
        </w:rPr>
        <w:t xml:space="preserve"> for lines</w:t>
      </w:r>
      <w:r w:rsidR="00062464" w:rsidRPr="000931FC">
        <w:rPr>
          <w:color w:val="auto"/>
        </w:rPr>
        <w:t xml:space="preserve"> (described in previous section)</w:t>
      </w:r>
    </w:p>
    <w:p w14:paraId="71860698" w14:textId="2AEF022D" w:rsidR="00CA15BC" w:rsidRPr="000931FC" w:rsidRDefault="00CA15BC" w:rsidP="00664D7C">
      <w:pPr>
        <w:pStyle w:val="body"/>
        <w:numPr>
          <w:ilvl w:val="0"/>
          <w:numId w:val="15"/>
        </w:numPr>
        <w:rPr>
          <w:color w:val="auto"/>
        </w:rPr>
      </w:pPr>
      <w:r w:rsidRPr="000931FC">
        <w:rPr>
          <w:rStyle w:val="CodeChar"/>
          <w:rFonts w:eastAsia="Arial"/>
          <w:b/>
          <w:color w:val="auto"/>
        </w:rPr>
        <w:t>vertexPlacement</w:t>
      </w:r>
      <w:r w:rsidRPr="000931FC">
        <w:rPr>
          <w:color w:val="auto"/>
        </w:rPr>
        <w:t xml:space="preserve"> – </w:t>
      </w:r>
      <w:r w:rsidR="00E65E89" w:rsidRPr="000931FC">
        <w:rPr>
          <w:color w:val="auto"/>
        </w:rPr>
        <w:t xml:space="preserve">takes in </w:t>
      </w:r>
      <w:r w:rsidR="00AA4482" w:rsidRPr="000931FC">
        <w:rPr>
          <w:rStyle w:val="CodeChar"/>
          <w:rFonts w:eastAsia="Arial"/>
          <w:color w:val="auto"/>
        </w:rPr>
        <w:t>pidVertices</w:t>
      </w:r>
      <w:r w:rsidR="00AA4482" w:rsidRPr="000931FC">
        <w:rPr>
          <w:color w:val="auto"/>
        </w:rPr>
        <w:t xml:space="preserve"> and </w:t>
      </w:r>
      <w:r w:rsidR="00AA4482" w:rsidRPr="000931FC">
        <w:rPr>
          <w:rStyle w:val="CodeChar"/>
          <w:rFonts w:eastAsia="Arial"/>
          <w:color w:val="auto"/>
        </w:rPr>
        <w:t>pidEdges</w:t>
      </w:r>
      <w:r w:rsidR="00AA4482" w:rsidRPr="000931FC">
        <w:rPr>
          <w:color w:val="auto"/>
        </w:rPr>
        <w:t xml:space="preserve"> and loops through each </w:t>
      </w:r>
      <w:r w:rsidR="00AA4482" w:rsidRPr="000931FC">
        <w:rPr>
          <w:rStyle w:val="CodeChar"/>
          <w:rFonts w:eastAsia="Arial"/>
          <w:color w:val="auto"/>
        </w:rPr>
        <w:t>pidVertex</w:t>
      </w:r>
      <w:r w:rsidR="00AA4482" w:rsidRPr="000931FC">
        <w:rPr>
          <w:color w:val="auto"/>
        </w:rPr>
        <w:t xml:space="preserve"> to set the </w:t>
      </w:r>
      <w:r w:rsidR="00AA4482" w:rsidRPr="000931FC">
        <w:rPr>
          <w:rStyle w:val="CodeChar"/>
          <w:rFonts w:eastAsia="Arial"/>
          <w:color w:val="auto"/>
        </w:rPr>
        <w:t>_x</w:t>
      </w:r>
      <w:r w:rsidR="00AA4482" w:rsidRPr="000931FC">
        <w:rPr>
          <w:color w:val="auto"/>
        </w:rPr>
        <w:t xml:space="preserve"> ad </w:t>
      </w:r>
      <w:r w:rsidR="00AA4482" w:rsidRPr="000931FC">
        <w:rPr>
          <w:rStyle w:val="CodeChar"/>
          <w:rFonts w:eastAsia="Arial"/>
          <w:color w:val="auto"/>
        </w:rPr>
        <w:t>_y</w:t>
      </w:r>
      <w:r w:rsidR="00AA4482" w:rsidRPr="000931FC">
        <w:rPr>
          <w:color w:val="auto"/>
        </w:rPr>
        <w:t xml:space="preserve"> properties of the </w:t>
      </w:r>
      <w:r w:rsidR="00AA4482" w:rsidRPr="000931FC">
        <w:rPr>
          <w:rStyle w:val="CodeChar"/>
          <w:rFonts w:eastAsia="Arial"/>
          <w:color w:val="auto"/>
        </w:rPr>
        <w:t>mxGeometry</w:t>
      </w:r>
      <w:r w:rsidR="00AA4482" w:rsidRPr="000931FC">
        <w:rPr>
          <w:color w:val="auto"/>
        </w:rPr>
        <w:t xml:space="preserve"> property of each</w:t>
      </w:r>
      <w:r w:rsidR="003A6E1A" w:rsidRPr="000931FC">
        <w:rPr>
          <w:color w:val="auto"/>
        </w:rPr>
        <w:t xml:space="preserve"> (d</w:t>
      </w:r>
      <w:r w:rsidR="00AA4482" w:rsidRPr="000931FC">
        <w:rPr>
          <w:color w:val="auto"/>
        </w:rPr>
        <w:t>escribed in detail in chapter 5</w:t>
      </w:r>
      <w:r w:rsidR="003A6E1A" w:rsidRPr="000931FC">
        <w:rPr>
          <w:color w:val="auto"/>
        </w:rPr>
        <w:t>)</w:t>
      </w:r>
    </w:p>
    <w:p w14:paraId="3DB7EDC7" w14:textId="5BE68A37" w:rsidR="00CA15BC" w:rsidRPr="000931FC" w:rsidRDefault="00CA15BC" w:rsidP="00664D7C">
      <w:pPr>
        <w:pStyle w:val="body"/>
        <w:numPr>
          <w:ilvl w:val="0"/>
          <w:numId w:val="15"/>
        </w:numPr>
        <w:rPr>
          <w:color w:val="auto"/>
        </w:rPr>
      </w:pPr>
      <w:r w:rsidRPr="000931FC">
        <w:rPr>
          <w:rStyle w:val="CodeChar"/>
          <w:rFonts w:eastAsia="Arial"/>
          <w:b/>
          <w:color w:val="auto"/>
        </w:rPr>
        <w:t>stringify</w:t>
      </w:r>
      <w:r w:rsidRPr="000931FC">
        <w:rPr>
          <w:color w:val="auto"/>
        </w:rPr>
        <w:t xml:space="preserve"> – </w:t>
      </w:r>
      <w:r w:rsidR="003F201E" w:rsidRPr="000931FC">
        <w:rPr>
          <w:color w:val="auto"/>
        </w:rPr>
        <w:t>converts the pidJson object to a string</w:t>
      </w:r>
    </w:p>
    <w:p w14:paraId="5429CF2C" w14:textId="3157A368" w:rsidR="00CA15BC" w:rsidRPr="000931FC" w:rsidRDefault="00CA15BC" w:rsidP="00664D7C">
      <w:pPr>
        <w:pStyle w:val="body"/>
        <w:numPr>
          <w:ilvl w:val="0"/>
          <w:numId w:val="15"/>
        </w:numPr>
        <w:rPr>
          <w:color w:val="auto"/>
        </w:rPr>
      </w:pPr>
      <w:r w:rsidRPr="000931FC">
        <w:rPr>
          <w:rStyle w:val="CodeChar"/>
          <w:rFonts w:eastAsia="Arial"/>
          <w:b/>
          <w:color w:val="auto"/>
        </w:rPr>
        <w:t>generatePidXmlString</w:t>
      </w:r>
      <w:r w:rsidRPr="000931FC">
        <w:rPr>
          <w:color w:val="auto"/>
        </w:rPr>
        <w:t xml:space="preserve"> – </w:t>
      </w:r>
      <w:r w:rsidR="00A85DB6" w:rsidRPr="000931FC">
        <w:rPr>
          <w:color w:val="auto"/>
        </w:rPr>
        <w:t xml:space="preserve">generates the XML string of the visualization by looping through the </w:t>
      </w:r>
      <w:r w:rsidR="00A85DB6" w:rsidRPr="000931FC">
        <w:rPr>
          <w:rStyle w:val="CodeChar"/>
          <w:rFonts w:eastAsia="Arial"/>
          <w:color w:val="auto"/>
        </w:rPr>
        <w:t>pidJson</w:t>
      </w:r>
      <w:r w:rsidR="00A85DB6" w:rsidRPr="000931FC">
        <w:rPr>
          <w:color w:val="auto"/>
        </w:rPr>
        <w:t xml:space="preserve"> instances and creating each XML object individually for each (</w:t>
      </w:r>
      <w:r w:rsidR="003F201E" w:rsidRPr="000931FC">
        <w:rPr>
          <w:color w:val="auto"/>
        </w:rPr>
        <w:t xml:space="preserve">described in detail in </w:t>
      </w:r>
      <w:r w:rsidR="0073677D" w:rsidRPr="000931FC">
        <w:rPr>
          <w:color w:val="auto"/>
        </w:rPr>
        <w:t>section 4.3.5</w:t>
      </w:r>
      <w:r w:rsidR="003F201E" w:rsidRPr="000931FC">
        <w:rPr>
          <w:color w:val="auto"/>
        </w:rPr>
        <w:t>)</w:t>
      </w:r>
    </w:p>
    <w:p w14:paraId="531BD075" w14:textId="3994D764" w:rsidR="00CA15BC" w:rsidRDefault="00CA15BC" w:rsidP="00664D7C">
      <w:pPr>
        <w:pStyle w:val="body"/>
        <w:numPr>
          <w:ilvl w:val="0"/>
          <w:numId w:val="15"/>
        </w:numPr>
      </w:pPr>
      <w:r w:rsidRPr="001843DE">
        <w:rPr>
          <w:rStyle w:val="CodeChar"/>
          <w:rFonts w:eastAsia="Arial"/>
          <w:b/>
        </w:rPr>
        <w:t>renderXml</w:t>
      </w:r>
      <w:r>
        <w:t xml:space="preserve"> – </w:t>
      </w:r>
      <w:r w:rsidR="00470C59">
        <w:t xml:space="preserve">takes in the </w:t>
      </w:r>
      <w:r w:rsidR="00470C59" w:rsidRPr="00470C59">
        <w:rPr>
          <w:rStyle w:val="CodeChar"/>
          <w:rFonts w:eastAsia="Arial"/>
        </w:rPr>
        <w:t>pidXmlstring</w:t>
      </w:r>
      <w:r w:rsidR="00470C59">
        <w:t xml:space="preserve"> and renders it in the text-box of the P&amp;ID Viewer boardlet</w:t>
      </w:r>
      <w:r w:rsidR="005359D9">
        <w:t xml:space="preserve"> </w:t>
      </w:r>
      <w:r w:rsidR="002F45FF">
        <w:t xml:space="preserve">(calls </w:t>
      </w:r>
      <w:r w:rsidR="002F45FF" w:rsidRPr="002F45FF">
        <w:rPr>
          <w:rStyle w:val="CodeChar"/>
          <w:rFonts w:eastAsia="Arial"/>
        </w:rPr>
        <w:t>formatXml</w:t>
      </w:r>
      <w:r w:rsidR="002F45FF">
        <w:t xml:space="preserve"> and </w:t>
      </w:r>
      <w:r w:rsidR="002F45FF" w:rsidRPr="002F45FF">
        <w:rPr>
          <w:rStyle w:val="CodeChar"/>
          <w:rFonts w:eastAsia="Arial"/>
        </w:rPr>
        <w:t>escapeToHtmlValid</w:t>
      </w:r>
      <w:r w:rsidR="002F45FF">
        <w:t xml:space="preserve"> functions internally)</w:t>
      </w:r>
    </w:p>
    <w:p w14:paraId="1A78F1E7" w14:textId="77777777" w:rsidR="0094263B" w:rsidRDefault="0094263B" w:rsidP="0094263B">
      <w:pPr>
        <w:pStyle w:val="body"/>
      </w:pPr>
    </w:p>
    <w:p w14:paraId="75A87372" w14:textId="5701A28F" w:rsidR="0094263B" w:rsidRDefault="0094263B" w:rsidP="00653D48">
      <w:pPr>
        <w:pStyle w:val="body"/>
      </w:pPr>
      <w:r>
        <w:t xml:space="preserve">Analogous to a typical </w:t>
      </w:r>
      <w:r w:rsidRPr="007850C0">
        <w:rPr>
          <w:rStyle w:val="CodeChar"/>
          <w:rFonts w:eastAsia="Arial"/>
        </w:rPr>
        <w:t>main()</w:t>
      </w:r>
      <w:r>
        <w:t xml:space="preserve">-function, the </w:t>
      </w:r>
      <w:r w:rsidRPr="00800936">
        <w:rPr>
          <w:rStyle w:val="CodeChar"/>
          <w:rFonts w:eastAsia="Arial"/>
        </w:rPr>
        <w:t>generatePid</w:t>
      </w:r>
      <w:r>
        <w:t xml:space="preserve"> function serves to call functions declared elsewhere</w:t>
      </w:r>
      <w:r w:rsidR="000931FC">
        <w:t xml:space="preserve"> </w:t>
      </w:r>
      <w:r>
        <w:t xml:space="preserve">and additionally for presentational logic (not shown below). The function calls serve for easier unit-testing of the individual functions during development. Excerpts of this function are shown below: </w:t>
      </w:r>
    </w:p>
    <w:p w14:paraId="74C63A23" w14:textId="77777777" w:rsidR="00BB615C" w:rsidRDefault="00BB615C" w:rsidP="00653D48">
      <w:pPr>
        <w:pStyle w:val="body"/>
      </w:pPr>
    </w:p>
    <w:p w14:paraId="4147032A" w14:textId="5C5142D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color w:val="333333"/>
          <w:sz w:val="18"/>
          <w:szCs w:val="20"/>
        </w:rPr>
        <w:t>generatePid</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function</w:t>
      </w:r>
      <w:r w:rsidRPr="00653D48">
        <w:rPr>
          <w:rFonts w:ascii="Courier New" w:eastAsia="Times New Roman" w:hAnsi="Courier New" w:cs="Courier New"/>
          <w:color w:val="333333"/>
          <w:sz w:val="18"/>
          <w:szCs w:val="20"/>
        </w:rPr>
        <w:t xml:space="preserve">()  {  </w:t>
      </w:r>
    </w:p>
    <w:p w14:paraId="237EBEA1" w14:textId="27CD345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buildHierarchy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w:t>
      </w:r>
      <w:r w:rsidRPr="00653D48">
        <w:rPr>
          <w:rFonts w:ascii="Courier New" w:eastAsia="Times New Roman" w:hAnsi="Courier New" w:cs="Courier New"/>
          <w:color w:val="333333"/>
          <w:sz w:val="18"/>
          <w:szCs w:val="20"/>
        </w:rPr>
        <w:t xml:space="preserve">)));    </w:t>
      </w:r>
    </w:p>
    <w:p w14:paraId="5063F670" w14:textId="4CBB0BBD"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'pidNodesInOrder'</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traverseAndSort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p>
    <w:p w14:paraId="25F1F943" w14:textId="45A100A6"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mapNodesToShapes</w:t>
      </w:r>
      <w:r w:rsidRPr="00653D48">
        <w:rPr>
          <w:rFonts w:ascii="Courier New" w:eastAsia="Times New Roman" w:hAnsi="Courier New" w:cs="Courier New"/>
          <w:color w:val="333333"/>
          <w:sz w:val="18"/>
          <w:szCs w:val="20"/>
        </w:rPr>
        <w:t xml:space="preserve">());   </w:t>
      </w:r>
    </w:p>
    <w:p w14:paraId="4EF43942" w14:textId="28C7356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mapConnectionsToShapes</w:t>
      </w:r>
      <w:r w:rsidRPr="00653D48">
        <w:rPr>
          <w:rFonts w:ascii="Courier New" w:eastAsia="Times New Roman" w:hAnsi="Courier New" w:cs="Courier New"/>
          <w:color w:val="333333"/>
          <w:sz w:val="18"/>
          <w:szCs w:val="20"/>
        </w:rPr>
        <w:t xml:space="preserve">());    </w:t>
      </w:r>
    </w:p>
    <w:p w14:paraId="0A45827B" w14:textId="4B91303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vertexPlacement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w:t>
      </w:r>
      <w:r w:rsidR="00BB615C">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w:t>
      </w:r>
    </w:p>
    <w:p w14:paraId="27AB5292" w14:textId="4D995E83" w:rsidR="00653D48" w:rsidRPr="00653D48" w:rsidRDefault="00653D48" w:rsidP="00653D48">
      <w:pPr>
        <w:tabs>
          <w:tab w:val="left" w:pos="78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color w:val="333333"/>
          <w:sz w:val="18"/>
          <w:szCs w:val="20"/>
        </w:rPr>
        <w:t>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stringify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728B731E" w14:textId="4881E733"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generatePidXmlString</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6ACC3C0F" w14:textId="098E0D7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'loading'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false</w:t>
      </w:r>
      <w:r w:rsidRPr="00653D48">
        <w:rPr>
          <w:rFonts w:ascii="Courier New" w:eastAsia="Times New Roman" w:hAnsi="Courier New" w:cs="Courier New"/>
          <w:color w:val="333333"/>
          <w:sz w:val="18"/>
          <w:szCs w:val="20"/>
        </w:rPr>
        <w:t xml:space="preserve">);       </w:t>
      </w:r>
    </w:p>
    <w:p w14:paraId="3828F686" w14:textId="615326B0"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renderXml</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p>
    <w:p w14:paraId="16863BE3" w14:textId="5C72BEF4"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resetGlobalVariables</w:t>
      </w:r>
      <w:r w:rsidRPr="00653D48">
        <w:rPr>
          <w:rFonts w:ascii="Courier New" w:eastAsia="Times New Roman" w:hAnsi="Courier New" w:cs="Courier New"/>
          <w:color w:val="333333"/>
          <w:sz w:val="18"/>
          <w:szCs w:val="20"/>
        </w:rPr>
        <w:t xml:space="preserve">();       </w:t>
      </w:r>
    </w:p>
    <w:p w14:paraId="36B438B3" w14:textId="63C3B7B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checkToEnableButton</w:t>
      </w:r>
      <w:r w:rsidRPr="00653D48">
        <w:rPr>
          <w:rFonts w:ascii="Courier New" w:eastAsia="Times New Roman" w:hAnsi="Courier New" w:cs="Courier New"/>
          <w:color w:val="333333"/>
          <w:sz w:val="18"/>
          <w:szCs w:val="20"/>
        </w:rPr>
        <w:t xml:space="preserve">();    </w:t>
      </w:r>
    </w:p>
    <w:p w14:paraId="2A07EFB7" w14:textId="5EE95661" w:rsidR="005649A0"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333333"/>
          <w:sz w:val="18"/>
          <w:szCs w:val="20"/>
        </w:rPr>
        <w:t>}</w:t>
      </w:r>
    </w:p>
    <w:p w14:paraId="4707F9BF" w14:textId="3A1A9D0E" w:rsidR="0055549B" w:rsidRDefault="00B52CC4" w:rsidP="0066419F">
      <w:pPr>
        <w:pStyle w:val="h3"/>
      </w:pPr>
      <w:bookmarkStart w:id="115" w:name="_Toc524108114"/>
      <w:r>
        <w:t>XML String Generation</w:t>
      </w:r>
      <w:bookmarkEnd w:id="115"/>
    </w:p>
    <w:p w14:paraId="4BD693C7" w14:textId="3DEEA5FC" w:rsidR="0055549B" w:rsidRDefault="00B6047A" w:rsidP="0045414D">
      <w:pPr>
        <w:pStyle w:val="bodyheaderbold"/>
      </w:pPr>
      <w:r>
        <w:t>Structure</w:t>
      </w:r>
      <w:r w:rsidR="00EC55E8">
        <w:t xml:space="preserve"> of the XML to be Generated</w:t>
      </w:r>
    </w:p>
    <w:p w14:paraId="325248EC" w14:textId="3235A80A" w:rsidR="00D11912" w:rsidRDefault="005A10A1" w:rsidP="00DD79BC">
      <w:pPr>
        <w:pStyle w:val="body"/>
      </w:pPr>
      <w:r>
        <w:t xml:space="preserve">The following code shows the general structure of the </w:t>
      </w:r>
      <w:r w:rsidRPr="005A10A1">
        <w:rPr>
          <w:rStyle w:val="CodeChar"/>
          <w:rFonts w:eastAsia="Arial"/>
        </w:rPr>
        <w:t>pidXmlString</w:t>
      </w:r>
      <w:r>
        <w:t xml:space="preserve"> to be generated. The values in blue are all default values. Still, they can be directly changed from the template’s code if the user desires to change the background color or to show a grid for example. </w:t>
      </w:r>
      <w:r w:rsidR="00BE1553">
        <w:t>In addition to the mxGraphModel, root, and first t</w:t>
      </w:r>
      <w:r w:rsidR="00DD79BC">
        <w:t>w</w:t>
      </w:r>
      <w:r w:rsidR="00BE1553">
        <w:t>o mxCell objects, which are boilerplate for the graph, two sample shapes (with no property values) are shown.</w:t>
      </w:r>
      <w:r w:rsidR="00AB60FF">
        <w:t xml:space="preserve"> The number of xml objects</w:t>
      </w:r>
      <w:r w:rsidR="00D11912">
        <w:t xml:space="preserve"> after the generation</w:t>
      </w:r>
      <w:r w:rsidR="00BE1553">
        <w:t xml:space="preserve"> </w:t>
      </w:r>
      <w:r w:rsidR="00D11912">
        <w:t xml:space="preserve">corresponds to the number of mapped instances to shapes. </w:t>
      </w:r>
      <w:r w:rsidR="00BE1553">
        <w:t xml:space="preserve">These properties are to </w:t>
      </w:r>
      <w:r w:rsidR="00BE1553">
        <w:lastRenderedPageBreak/>
        <w:t>be filled-out dynamically</w:t>
      </w:r>
      <w:r w:rsidR="00BE417C">
        <w:t xml:space="preserve"> with the corresponding variable </w:t>
      </w:r>
      <w:r w:rsidR="00BE1553">
        <w:t xml:space="preserve">for each </w:t>
      </w:r>
      <w:r w:rsidR="00B014AF">
        <w:t>shape</w:t>
      </w:r>
      <w:r w:rsidR="00BE1553">
        <w:t xml:space="preserve"> using </w:t>
      </w:r>
      <w:r w:rsidR="00BE1553" w:rsidRPr="00BE1553">
        <w:rPr>
          <w:i/>
        </w:rPr>
        <w:t>ES6 template literals</w:t>
      </w:r>
      <w:r w:rsidR="00BE417C">
        <w:t>.</w:t>
      </w:r>
    </w:p>
    <w:p w14:paraId="2C2F3AEA" w14:textId="1F30F1E6"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b/>
          <w:bCs/>
          <w:sz w:val="18"/>
          <w:szCs w:val="20"/>
          <w:shd w:val="clear" w:color="auto" w:fill="FFFFFF" w:themeFill="background1"/>
        </w:rPr>
        <w:t>&lt;mxGraphModel</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dx=</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dy=</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gridSize=</w:t>
      </w:r>
      <w:r w:rsidRPr="009B2322">
        <w:rPr>
          <w:rFonts w:ascii="Courier New" w:eastAsia="Times New Roman" w:hAnsi="Courier New" w:cs="Courier New"/>
          <w:color w:val="0000FF"/>
          <w:sz w:val="18"/>
          <w:szCs w:val="20"/>
          <w:shd w:val="clear" w:color="auto" w:fill="FFFFFF" w:themeFill="background1"/>
        </w:rPr>
        <w:t>"10"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guides=</w:t>
      </w:r>
      <w:r w:rsidRPr="009B2322">
        <w:rPr>
          <w:rFonts w:ascii="Courier New" w:eastAsia="Times New Roman" w:hAnsi="Courier New" w:cs="Courier New"/>
          <w:color w:val="0000FF"/>
          <w:sz w:val="18"/>
          <w:szCs w:val="20"/>
          <w:shd w:val="clear" w:color="auto" w:fill="FFFFFF" w:themeFill="background1"/>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tooltips=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arrows=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fold=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pageScale=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shd w:val="clear" w:color="auto" w:fill="FFFFFF" w:themeFill="background1"/>
        </w:rPr>
        <w:t>pageWidth=</w:t>
      </w:r>
      <w:r w:rsidRPr="009B2322">
        <w:rPr>
          <w:rFonts w:ascii="Courier New" w:eastAsia="Times New Roman" w:hAnsi="Courier New" w:cs="Courier New"/>
          <w:color w:val="0000FF"/>
          <w:sz w:val="18"/>
          <w:szCs w:val="20"/>
          <w:shd w:val="clear" w:color="auto" w:fill="FFFFFF" w:themeFill="background1"/>
        </w:rPr>
        <w:t>"1654"</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pageHeight=</w:t>
      </w:r>
      <w:r w:rsidRPr="009B2322">
        <w:rPr>
          <w:rFonts w:ascii="Courier New" w:eastAsia="Times New Roman" w:hAnsi="Courier New" w:cs="Courier New"/>
          <w:color w:val="0000FF"/>
          <w:sz w:val="18"/>
          <w:szCs w:val="20"/>
          <w:shd w:val="clear" w:color="auto" w:fill="FFFFFF" w:themeFill="background1"/>
        </w:rPr>
        <w:t>"1169"</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background=</w:t>
      </w:r>
      <w:r w:rsidRPr="009B2322">
        <w:rPr>
          <w:rFonts w:ascii="Courier New" w:eastAsia="Times New Roman" w:hAnsi="Courier New" w:cs="Courier New"/>
          <w:color w:val="0000FF"/>
          <w:sz w:val="18"/>
          <w:szCs w:val="20"/>
          <w:shd w:val="clear" w:color="auto" w:fill="FFFFFF" w:themeFill="background1"/>
        </w:rPr>
        <w:t>"#ffffff"</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math=</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shadow=</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sz w:val="18"/>
          <w:szCs w:val="20"/>
        </w:rPr>
        <w:t>&gt;</w:t>
      </w:r>
    </w:p>
    <w:p w14:paraId="2AF3FBC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D0FA450"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r w:rsidRPr="009B2322">
        <w:rPr>
          <w:rFonts w:ascii="Courier New" w:eastAsia="Times New Roman" w:hAnsi="Courier New" w:cs="Courier New"/>
          <w:color w:val="333333"/>
          <w:sz w:val="18"/>
          <w:szCs w:val="20"/>
        </w:rPr>
        <w:t xml:space="preserve"> </w:t>
      </w:r>
    </w:p>
    <w:p w14:paraId="0C1F7DC9" w14:textId="4F7C649E"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p>
    <w:p w14:paraId="722CEB32"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p>
    <w:p w14:paraId="2F295113" w14:textId="273F22CA"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b/>
          <w:bCs/>
          <w:sz w:val="18"/>
          <w:szCs w:val="20"/>
          <w:shd w:val="clear" w:color="auto" w:fill="FFFFFF" w:themeFill="background1"/>
        </w:rPr>
        <w:t>&lt;object</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id</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placeholders</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pid-current-value</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pid-function</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w:t>
      </w:r>
      <w:r w:rsidRPr="009B2322">
        <w:rPr>
          <w:rFonts w:ascii="Courier New" w:eastAsia="Times New Roman" w:hAnsi="Courier New" w:cs="Courier New"/>
          <w:color w:val="FF0000"/>
          <w:sz w:val="18"/>
          <w:szCs w:val="20"/>
        </w:rPr>
        <w:t>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color w:val="333333"/>
          <w:sz w:val="18"/>
          <w:szCs w:val="20"/>
        </w:rPr>
        <w:t xml:space="preserve"> </w:t>
      </w:r>
    </w:p>
    <w:p w14:paraId="5F182390" w14:textId="65B7E16D"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color w:val="000080"/>
          <w:sz w:val="18"/>
          <w:szCs w:val="20"/>
        </w:rPr>
        <w:t>&gt;</w:t>
      </w:r>
    </w:p>
    <w:p w14:paraId="3C19271A" w14:textId="38135B6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2BFDD77B"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444044A7"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09692A2" w14:textId="4047C949"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D01D38F"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p>
    <w:p w14:paraId="76067FC5"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placeholders</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pid-current-value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pid-function</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rPr>
        <w:t>pid-number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sz w:val="18"/>
          <w:szCs w:val="20"/>
        </w:rPr>
        <w:t xml:space="preserve"> </w:t>
      </w:r>
    </w:p>
    <w:p w14:paraId="7260A95E"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sz w:val="18"/>
          <w:szCs w:val="20"/>
        </w:rPr>
        <w:t>&gt;</w:t>
      </w:r>
    </w:p>
    <w:p w14:paraId="014E5E48"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3683AF9F"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74F53AD4"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EDEDB09" w14:textId="1B5E2889"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451E94A2" w14:textId="6F062211"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4" w:lineRule="atLeast"/>
        <w:ind w:left="284"/>
        <w:rPr>
          <w:rFonts w:ascii="Roboto Black" w:eastAsia="Times New Roman" w:hAnsi="Roboto Black" w:cs="Courier New"/>
          <w:b/>
          <w:color w:val="333333"/>
          <w:sz w:val="32"/>
          <w:szCs w:val="20"/>
        </w:rPr>
      </w:pPr>
      <w:r w:rsidRPr="009B2322">
        <w:rPr>
          <w:rFonts w:ascii="Roboto Black" w:eastAsia="Times New Roman" w:hAnsi="Roboto Black" w:cs="Courier New"/>
          <w:b/>
          <w:color w:val="333333"/>
          <w:sz w:val="32"/>
          <w:szCs w:val="20"/>
        </w:rPr>
        <w:t>. . .</w:t>
      </w:r>
    </w:p>
    <w:p w14:paraId="150299A5"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1FCCFD2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6195D99"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6287D8A"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&lt;/mxGraphModel&gt;</w:t>
      </w:r>
    </w:p>
    <w:p w14:paraId="4B890961" w14:textId="4F5AF6BE" w:rsidR="00987FEB" w:rsidRDefault="00987FEB" w:rsidP="00987FEB">
      <w:pPr>
        <w:pStyle w:val="body"/>
      </w:pPr>
    </w:p>
    <w:p w14:paraId="0C9B3C16" w14:textId="75D7E2AF" w:rsidR="00B6047A" w:rsidRDefault="00B6047A" w:rsidP="00B6047A">
      <w:pPr>
        <w:pStyle w:val="bodyheaderbold"/>
      </w:pPr>
      <w:r>
        <w:t>Template</w:t>
      </w:r>
      <w:r w:rsidR="00EC55E8">
        <w:t>s for the XML Generation</w:t>
      </w:r>
    </w:p>
    <w:p w14:paraId="78560B92" w14:textId="11ED0001" w:rsidR="00685D87" w:rsidRDefault="00B014AF" w:rsidP="00987FEB">
      <w:pPr>
        <w:pStyle w:val="body"/>
      </w:pPr>
      <w:r w:rsidRPr="00D11912">
        <w:t xml:space="preserve">The </w:t>
      </w:r>
      <w:r w:rsidR="008443B1" w:rsidRPr="008443B1">
        <w:rPr>
          <w:rStyle w:val="CodeChar"/>
          <w:rFonts w:eastAsia="Arial"/>
        </w:rPr>
        <w:t>generatePidXmlString</w:t>
      </w:r>
      <w:r w:rsidR="008443B1">
        <w:t xml:space="preserve"> function (</w:t>
      </w:r>
      <w:r w:rsidR="008443B1" w:rsidRPr="0046356F">
        <w:rPr>
          <w:color w:val="auto"/>
        </w:rPr>
        <w:t>refer to figure 17)</w:t>
      </w:r>
      <w:r w:rsidRPr="0046356F">
        <w:rPr>
          <w:color w:val="auto"/>
        </w:rPr>
        <w:t xml:space="preserve"> </w:t>
      </w:r>
      <w:r w:rsidR="0001271D" w:rsidRPr="0046356F">
        <w:rPr>
          <w:color w:val="auto"/>
        </w:rPr>
        <w:t xml:space="preserve">iterates over </w:t>
      </w:r>
      <w:r w:rsidR="0001271D">
        <w:t xml:space="preserve">the pidJson object to build a unique XML object for each shape. It does so by inserting the variable’s value in the corresponding location in the template. The function </w:t>
      </w:r>
      <w:r w:rsidRPr="00D11912">
        <w:t>implements a distinct template for each of the five shape classes (</w:t>
      </w:r>
      <w:r w:rsidRPr="00D11912">
        <w:rPr>
          <w:rStyle w:val="CodeChar"/>
          <w:rFonts w:eastAsia="Arial"/>
        </w:rPr>
        <w:t>pidClass</w:t>
      </w:r>
      <w:r w:rsidRPr="00D11912">
        <w:t xml:space="preserve">) since the XML objects </w:t>
      </w:r>
      <w:r w:rsidR="00685D87" w:rsidRPr="00D11912">
        <w:t xml:space="preserve">must be </w:t>
      </w:r>
      <w:r w:rsidRPr="00D11912">
        <w:t xml:space="preserve">composed of distinct combinations and logic. </w:t>
      </w:r>
      <w:r w:rsidR="00685D87" w:rsidRPr="00D11912">
        <w:t>The following code shows the template code for the boilerplate and equipment shapes (</w:t>
      </w:r>
      <w:r w:rsidR="00685D87" w:rsidRPr="00D11912">
        <w:rPr>
          <w:rStyle w:val="CodeChar"/>
          <w:rFonts w:eastAsia="Arial"/>
        </w:rPr>
        <w:t>pidClass=”equipment”)</w:t>
      </w:r>
      <w:r w:rsidR="00685D87" w:rsidRPr="00D11912">
        <w:t>:</w:t>
      </w:r>
    </w:p>
    <w:p w14:paraId="5ABD5711" w14:textId="4F70F406" w:rsidR="00920C11" w:rsidRDefault="00920C11" w:rsidP="00920C11">
      <w:pPr>
        <w:pStyle w:val="HTMLPreformatted"/>
        <w:spacing w:line="244" w:lineRule="atLeast"/>
        <w:rPr>
          <w:b/>
          <w:color w:val="333333"/>
        </w:rPr>
      </w:pPr>
    </w:p>
    <w:p w14:paraId="72F8B89C" w14:textId="2B00DA24" w:rsidR="00920C11" w:rsidRPr="009B2322" w:rsidRDefault="00920C11" w:rsidP="00BC3FB1">
      <w:pPr>
        <w:pStyle w:val="HTMLPreformatted"/>
        <w:spacing w:line="244" w:lineRule="atLeast"/>
        <w:rPr>
          <w:color w:val="333333"/>
          <w:sz w:val="18"/>
        </w:rPr>
      </w:pPr>
      <w:r w:rsidRPr="009B2322">
        <w:rPr>
          <w:b/>
          <w:color w:val="333333"/>
          <w:sz w:val="18"/>
        </w:rPr>
        <w:t>generatePidXmlString</w:t>
      </w:r>
      <w:r w:rsidRPr="009B2322">
        <w:rPr>
          <w:color w:val="333333"/>
          <w:sz w:val="18"/>
        </w:rPr>
        <w:t xml:space="preserve">: </w:t>
      </w:r>
      <w:r w:rsidRPr="009B2322">
        <w:rPr>
          <w:b/>
          <w:bCs/>
          <w:color w:val="000080"/>
          <w:sz w:val="18"/>
        </w:rPr>
        <w:t>function</w:t>
      </w:r>
      <w:r w:rsidRPr="009B2322">
        <w:rPr>
          <w:color w:val="333333"/>
          <w:sz w:val="18"/>
        </w:rPr>
        <w:t xml:space="preserve"> (pidJson) {</w:t>
      </w:r>
    </w:p>
    <w:p w14:paraId="4ACF2205" w14:textId="77777777" w:rsidR="00920C11" w:rsidRPr="009B2322" w:rsidRDefault="00920C11" w:rsidP="00BC3FB1">
      <w:pPr>
        <w:pStyle w:val="HTMLPreformatted"/>
        <w:spacing w:line="244" w:lineRule="atLeast"/>
        <w:rPr>
          <w:color w:val="333333"/>
          <w:sz w:val="18"/>
        </w:rPr>
      </w:pPr>
    </w:p>
    <w:p w14:paraId="075902A5"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const</w:t>
      </w:r>
      <w:r w:rsidRPr="009B2322">
        <w:rPr>
          <w:color w:val="333333"/>
          <w:sz w:val="18"/>
        </w:rPr>
        <w:t xml:space="preserve"> graphSettings = { dx: </w:t>
      </w:r>
      <w:r w:rsidRPr="009B2322">
        <w:rPr>
          <w:color w:val="0000FF"/>
          <w:sz w:val="18"/>
        </w:rPr>
        <w:t>0</w:t>
      </w:r>
      <w:r w:rsidRPr="009B2322">
        <w:rPr>
          <w:color w:val="333333"/>
          <w:sz w:val="18"/>
        </w:rPr>
        <w:t xml:space="preserve">, dy: </w:t>
      </w:r>
      <w:r w:rsidRPr="009B2322">
        <w:rPr>
          <w:color w:val="0000FF"/>
          <w:sz w:val="18"/>
        </w:rPr>
        <w:t>0</w:t>
      </w:r>
      <w:r w:rsidRPr="009B2322">
        <w:rPr>
          <w:color w:val="333333"/>
          <w:sz w:val="18"/>
        </w:rPr>
        <w:t xml:space="preserve">, grid: </w:t>
      </w:r>
      <w:r w:rsidRPr="009B2322">
        <w:rPr>
          <w:color w:val="0000FF"/>
          <w:sz w:val="18"/>
        </w:rPr>
        <w:t>0</w:t>
      </w:r>
      <w:r w:rsidRPr="009B2322">
        <w:rPr>
          <w:color w:val="333333"/>
          <w:sz w:val="18"/>
        </w:rPr>
        <w:t xml:space="preserve">, gridSize: </w:t>
      </w:r>
      <w:r w:rsidRPr="009B2322">
        <w:rPr>
          <w:color w:val="0000FF"/>
          <w:sz w:val="18"/>
        </w:rPr>
        <w:t>10</w:t>
      </w:r>
      <w:r w:rsidRPr="009B2322">
        <w:rPr>
          <w:color w:val="333333"/>
          <w:sz w:val="18"/>
        </w:rPr>
        <w:t xml:space="preserve">, guides: </w:t>
      </w:r>
      <w:r w:rsidRPr="009B2322">
        <w:rPr>
          <w:color w:val="0000FF"/>
          <w:sz w:val="18"/>
        </w:rPr>
        <w:t>1</w:t>
      </w:r>
      <w:r w:rsidRPr="009B2322">
        <w:rPr>
          <w:color w:val="333333"/>
          <w:sz w:val="18"/>
        </w:rPr>
        <w:t xml:space="preserve">, tooltips: </w:t>
      </w:r>
      <w:r w:rsidRPr="009B2322">
        <w:rPr>
          <w:color w:val="0000FF"/>
          <w:sz w:val="18"/>
        </w:rPr>
        <w:t>1</w:t>
      </w:r>
      <w:r w:rsidRPr="009B2322">
        <w:rPr>
          <w:color w:val="333333"/>
          <w:sz w:val="18"/>
        </w:rPr>
        <w:t xml:space="preserve">, connect: </w:t>
      </w:r>
      <w:r w:rsidRPr="009B2322">
        <w:rPr>
          <w:color w:val="0000FF"/>
          <w:sz w:val="18"/>
        </w:rPr>
        <w:t>1</w:t>
      </w:r>
      <w:r w:rsidRPr="009B2322">
        <w:rPr>
          <w:color w:val="333333"/>
          <w:sz w:val="18"/>
        </w:rPr>
        <w:t xml:space="preserve">, arrows: </w:t>
      </w:r>
      <w:r w:rsidRPr="009B2322">
        <w:rPr>
          <w:color w:val="0000FF"/>
          <w:sz w:val="18"/>
        </w:rPr>
        <w:t>1</w:t>
      </w:r>
      <w:r w:rsidRPr="009B2322">
        <w:rPr>
          <w:color w:val="333333"/>
          <w:sz w:val="18"/>
        </w:rPr>
        <w:t xml:space="preserve">, fold: </w:t>
      </w:r>
      <w:r w:rsidRPr="009B2322">
        <w:rPr>
          <w:color w:val="0000FF"/>
          <w:sz w:val="18"/>
        </w:rPr>
        <w:t>1</w:t>
      </w:r>
      <w:r w:rsidRPr="009B2322">
        <w:rPr>
          <w:color w:val="333333"/>
          <w:sz w:val="18"/>
        </w:rPr>
        <w:t xml:space="preserve">, page: </w:t>
      </w:r>
      <w:r w:rsidRPr="009B2322">
        <w:rPr>
          <w:color w:val="0000FF"/>
          <w:sz w:val="18"/>
        </w:rPr>
        <w:t>0</w:t>
      </w:r>
      <w:r w:rsidRPr="009B2322">
        <w:rPr>
          <w:color w:val="333333"/>
          <w:sz w:val="18"/>
        </w:rPr>
        <w:t xml:space="preserve">, pageScale: </w:t>
      </w:r>
      <w:r w:rsidRPr="009B2322">
        <w:rPr>
          <w:color w:val="0000FF"/>
          <w:sz w:val="18"/>
        </w:rPr>
        <w:t>1</w:t>
      </w:r>
      <w:r w:rsidRPr="009B2322">
        <w:rPr>
          <w:color w:val="333333"/>
          <w:sz w:val="18"/>
        </w:rPr>
        <w:t xml:space="preserve">, pageWidth: </w:t>
      </w:r>
      <w:r w:rsidRPr="009B2322">
        <w:rPr>
          <w:color w:val="0000FF"/>
          <w:sz w:val="18"/>
        </w:rPr>
        <w:t>1654</w:t>
      </w:r>
      <w:r w:rsidRPr="009B2322">
        <w:rPr>
          <w:color w:val="333333"/>
          <w:sz w:val="18"/>
        </w:rPr>
        <w:t xml:space="preserve">, pageHeight: </w:t>
      </w:r>
      <w:r w:rsidRPr="009B2322">
        <w:rPr>
          <w:color w:val="0000FF"/>
          <w:sz w:val="18"/>
        </w:rPr>
        <w:t>1169</w:t>
      </w:r>
      <w:r w:rsidRPr="009B2322">
        <w:rPr>
          <w:color w:val="333333"/>
          <w:sz w:val="18"/>
        </w:rPr>
        <w:t xml:space="preserve">, background: </w:t>
      </w:r>
      <w:r w:rsidRPr="009B2322">
        <w:rPr>
          <w:color w:val="0000FF"/>
          <w:sz w:val="18"/>
        </w:rPr>
        <w:t>'none'</w:t>
      </w:r>
      <w:r w:rsidRPr="009B2322">
        <w:rPr>
          <w:color w:val="333333"/>
          <w:sz w:val="18"/>
        </w:rPr>
        <w:t xml:space="preserve">, math: </w:t>
      </w:r>
      <w:r w:rsidRPr="009B2322">
        <w:rPr>
          <w:color w:val="0000FF"/>
          <w:sz w:val="18"/>
        </w:rPr>
        <w:t>0</w:t>
      </w:r>
      <w:r w:rsidRPr="009B2322">
        <w:rPr>
          <w:color w:val="333333"/>
          <w:sz w:val="18"/>
        </w:rPr>
        <w:t xml:space="preserve">, shadow: </w:t>
      </w:r>
      <w:r w:rsidRPr="009B2322">
        <w:rPr>
          <w:color w:val="0000FF"/>
          <w:sz w:val="18"/>
        </w:rPr>
        <w:t>0</w:t>
      </w:r>
      <w:r w:rsidRPr="009B2322">
        <w:rPr>
          <w:color w:val="333333"/>
          <w:sz w:val="18"/>
        </w:rPr>
        <w:t xml:space="preserve">, defaultPadding: </w:t>
      </w:r>
      <w:r w:rsidRPr="009B2322">
        <w:rPr>
          <w:color w:val="0000FF"/>
          <w:sz w:val="18"/>
        </w:rPr>
        <w:t>15</w:t>
      </w:r>
      <w:r w:rsidRPr="009B2322">
        <w:rPr>
          <w:color w:val="333333"/>
          <w:sz w:val="18"/>
        </w:rPr>
        <w:t xml:space="preserve"> };</w:t>
      </w:r>
    </w:p>
    <w:p w14:paraId="7CC72BD6" w14:textId="77777777" w:rsidR="00920C11" w:rsidRPr="009B2322" w:rsidRDefault="00920C11" w:rsidP="00BC3FB1">
      <w:pPr>
        <w:pStyle w:val="HTMLPreformatted"/>
        <w:spacing w:line="244" w:lineRule="atLeast"/>
        <w:rPr>
          <w:color w:val="333333"/>
          <w:sz w:val="18"/>
        </w:rPr>
      </w:pPr>
    </w:p>
    <w:p w14:paraId="7FE99DE9" w14:textId="77777777" w:rsidR="00920C11" w:rsidRPr="009B2322" w:rsidRDefault="00920C11" w:rsidP="00BC3FB1">
      <w:pPr>
        <w:pStyle w:val="HTMLPreformatted"/>
        <w:spacing w:line="244" w:lineRule="atLeast"/>
        <w:rPr>
          <w:color w:val="333333"/>
          <w:sz w:val="18"/>
        </w:rPr>
      </w:pPr>
      <w:r w:rsidRPr="009B2322">
        <w:rPr>
          <w:i/>
          <w:iCs/>
          <w:color w:val="008800"/>
          <w:sz w:val="18"/>
        </w:rPr>
        <w:t>// Builds an HTML-escaped label</w:t>
      </w:r>
    </w:p>
    <w:p w14:paraId="405BE683" w14:textId="77777777" w:rsidR="00920C11" w:rsidRPr="009B2322" w:rsidRDefault="00920C11" w:rsidP="00BC3FB1">
      <w:pPr>
        <w:pStyle w:val="HTMLPreformatted"/>
        <w:spacing w:line="244" w:lineRule="atLeast"/>
        <w:rPr>
          <w:color w:val="333333"/>
          <w:sz w:val="18"/>
        </w:rPr>
      </w:pPr>
      <w:r w:rsidRPr="005149FD">
        <w:rPr>
          <w:b/>
          <w:bCs/>
          <w:color w:val="000080"/>
          <w:sz w:val="18"/>
        </w:rPr>
        <w:t>const</w:t>
      </w:r>
      <w:r w:rsidRPr="005149FD">
        <w:rPr>
          <w:color w:val="333333"/>
          <w:sz w:val="18"/>
        </w:rPr>
        <w:t xml:space="preserve"> htmlLabel = `&amp;lt;b&amp;gt;%pid-label%&amp;lt;br&amp;gt;&amp;lt;span style=&amp;quot;background-</w:t>
      </w:r>
      <w:r w:rsidRPr="009B2322">
        <w:rPr>
          <w:color w:val="333333"/>
          <w:sz w:val="18"/>
        </w:rPr>
        <w:t xml:space="preserve">color: rgb(0 , 255 , 0)&amp;quot;&amp;gt;&amp;lt;font </w:t>
      </w:r>
      <w:r w:rsidRPr="005149FD">
        <w:rPr>
          <w:color w:val="333333"/>
          <w:sz w:val="18"/>
        </w:rPr>
        <w:t>color=&amp;quot;#ffffff&amp;quot;&amp;gt;&amp;amp;nbsp;%sapient-</w:t>
      </w:r>
      <w:r w:rsidRPr="009B2322">
        <w:rPr>
          <w:color w:val="333333"/>
          <w:sz w:val="18"/>
        </w:rPr>
        <w:t>bind%&amp;amp;nbsp;&amp;lt;/font&amp;gt;&amp;lt;/span&amp;gt;&amp;lt;/b&amp;gt;&amp;lt;br&amp;gt;`;</w:t>
      </w:r>
    </w:p>
    <w:p w14:paraId="20A6F49A" w14:textId="77777777" w:rsidR="00920C11" w:rsidRPr="009B2322" w:rsidRDefault="00920C11" w:rsidP="00BC3FB1">
      <w:pPr>
        <w:pStyle w:val="HTMLPreformatted"/>
        <w:spacing w:line="244" w:lineRule="atLeast"/>
        <w:rPr>
          <w:color w:val="333333"/>
          <w:sz w:val="18"/>
        </w:rPr>
      </w:pPr>
    </w:p>
    <w:p w14:paraId="40027696" w14:textId="77777777" w:rsidR="00920C11" w:rsidRPr="009B2322" w:rsidRDefault="00920C11" w:rsidP="00BC3FB1">
      <w:pPr>
        <w:pStyle w:val="HTMLPreformatted"/>
        <w:spacing w:line="244" w:lineRule="atLeast"/>
        <w:rPr>
          <w:color w:val="333333"/>
          <w:sz w:val="18"/>
        </w:rPr>
      </w:pPr>
      <w:r w:rsidRPr="009B2322">
        <w:rPr>
          <w:i/>
          <w:iCs/>
          <w:color w:val="008800"/>
          <w:sz w:val="18"/>
        </w:rPr>
        <w:t>// Add mxGraph and mxGraphModel boilerplate settings</w:t>
      </w:r>
    </w:p>
    <w:p w14:paraId="398C2CA3" w14:textId="77777777" w:rsidR="00920C11" w:rsidRPr="009B2322" w:rsidRDefault="00920C11" w:rsidP="00BC3FB1">
      <w:pPr>
        <w:pStyle w:val="HTMLPreformatted"/>
        <w:spacing w:line="244" w:lineRule="atLeast"/>
        <w:rPr>
          <w:color w:val="333333"/>
          <w:sz w:val="18"/>
        </w:rPr>
      </w:pPr>
      <w:r w:rsidRPr="009B2322">
        <w:rPr>
          <w:b/>
          <w:bCs/>
          <w:color w:val="000080"/>
          <w:sz w:val="18"/>
        </w:rPr>
        <w:t>let</w:t>
      </w:r>
      <w:r w:rsidRPr="009B2322">
        <w:rPr>
          <w:color w:val="333333"/>
          <w:sz w:val="18"/>
        </w:rPr>
        <w:t xml:space="preserve"> xmlString = `</w:t>
      </w:r>
    </w:p>
    <w:p w14:paraId="51994261" w14:textId="46A8D8D1" w:rsidR="00920C11" w:rsidRPr="009B2322" w:rsidRDefault="00081BDF" w:rsidP="00BC3FB1">
      <w:pPr>
        <w:pStyle w:val="HTMLPreformatted"/>
        <w:spacing w:line="244" w:lineRule="atLeast"/>
        <w:rPr>
          <w:color w:val="333333"/>
          <w:sz w:val="18"/>
        </w:rPr>
      </w:pPr>
      <w:r w:rsidRPr="009B2322">
        <w:rPr>
          <w:b/>
          <w:color w:val="333333"/>
          <w:sz w:val="18"/>
        </w:rPr>
        <w:t xml:space="preserve">   </w:t>
      </w:r>
      <w:r w:rsidR="00920C11" w:rsidRPr="009B2322">
        <w:rPr>
          <w:b/>
          <w:color w:val="333333"/>
          <w:sz w:val="18"/>
        </w:rPr>
        <w:t>&lt;mxGraphModel</w:t>
      </w:r>
      <w:r w:rsidR="00920C11" w:rsidRPr="009B2322">
        <w:rPr>
          <w:color w:val="333333"/>
          <w:sz w:val="18"/>
        </w:rPr>
        <w:t xml:space="preserve"> </w:t>
      </w:r>
      <w:r w:rsidR="00920C11" w:rsidRPr="009B2322">
        <w:rPr>
          <w:color w:val="FF0000"/>
          <w:sz w:val="18"/>
        </w:rPr>
        <w:t>dx=</w:t>
      </w:r>
      <w:r w:rsidR="00920C11" w:rsidRPr="009B2322">
        <w:rPr>
          <w:color w:val="0000FF"/>
          <w:sz w:val="18"/>
        </w:rPr>
        <w:t>"${graphSettings.dx}"</w:t>
      </w:r>
      <w:r w:rsidR="00920C11" w:rsidRPr="009B2322">
        <w:rPr>
          <w:color w:val="333333"/>
          <w:sz w:val="18"/>
        </w:rPr>
        <w:t xml:space="preserve"> </w:t>
      </w:r>
      <w:r w:rsidR="00920C11" w:rsidRPr="009B2322">
        <w:rPr>
          <w:color w:val="FF0000"/>
          <w:sz w:val="18"/>
        </w:rPr>
        <w:t>dy=</w:t>
      </w:r>
      <w:r w:rsidR="00920C11" w:rsidRPr="009B2322">
        <w:rPr>
          <w:color w:val="0000FF"/>
          <w:sz w:val="18"/>
        </w:rPr>
        <w:t>"${graphSettings.dy}"</w:t>
      </w:r>
      <w:r w:rsidR="00920C11" w:rsidRPr="009B2322">
        <w:rPr>
          <w:color w:val="333333"/>
          <w:sz w:val="18"/>
        </w:rPr>
        <w:t xml:space="preserve"> </w:t>
      </w:r>
      <w:r w:rsidR="00920C11" w:rsidRPr="005149FD">
        <w:rPr>
          <w:color w:val="FF0000"/>
          <w:sz w:val="18"/>
        </w:rPr>
        <w:t>grid=</w:t>
      </w:r>
      <w:r w:rsidR="00920C11" w:rsidRPr="005149FD">
        <w:rPr>
          <w:color w:val="0000FF"/>
          <w:sz w:val="18"/>
        </w:rPr>
        <w:t>"${graphSettings.grid}"</w:t>
      </w:r>
      <w:r w:rsidR="00920C11" w:rsidRPr="005149FD">
        <w:rPr>
          <w:color w:val="333333"/>
          <w:sz w:val="18"/>
        </w:rPr>
        <w:t xml:space="preserve"> </w:t>
      </w:r>
      <w:r w:rsidR="00920C11" w:rsidRPr="005149FD">
        <w:rPr>
          <w:color w:val="FF0000"/>
          <w:sz w:val="18"/>
        </w:rPr>
        <w:t>gridSize=</w:t>
      </w:r>
      <w:r w:rsidR="00920C11" w:rsidRPr="005149FD">
        <w:rPr>
          <w:color w:val="0000FF"/>
          <w:sz w:val="18"/>
        </w:rPr>
        <w:t>"${graphSettings.gridSize}"</w:t>
      </w:r>
      <w:r w:rsidR="00920C11" w:rsidRPr="009B2322">
        <w:rPr>
          <w:color w:val="333333"/>
          <w:sz w:val="18"/>
        </w:rPr>
        <w:t xml:space="preserve"> </w:t>
      </w:r>
      <w:r w:rsidR="00920C11" w:rsidRPr="009B2322">
        <w:rPr>
          <w:color w:val="FF0000"/>
          <w:sz w:val="18"/>
        </w:rPr>
        <w:t>guides=</w:t>
      </w:r>
      <w:r w:rsidR="00920C11" w:rsidRPr="009B2322">
        <w:rPr>
          <w:color w:val="0000FF"/>
          <w:sz w:val="18"/>
        </w:rPr>
        <w:t>"${graphSettings.guides}"</w:t>
      </w:r>
      <w:r w:rsidR="00920C11" w:rsidRPr="009B2322">
        <w:rPr>
          <w:color w:val="333333"/>
          <w:sz w:val="18"/>
        </w:rPr>
        <w:t xml:space="preserve"> </w:t>
      </w:r>
      <w:r w:rsidR="00920C11" w:rsidRPr="009B2322">
        <w:rPr>
          <w:color w:val="FF0000"/>
          <w:sz w:val="18"/>
        </w:rPr>
        <w:t>tooltips=</w:t>
      </w:r>
      <w:r w:rsidR="00920C11" w:rsidRPr="009B2322">
        <w:rPr>
          <w:color w:val="0000FF"/>
          <w:sz w:val="18"/>
        </w:rPr>
        <w:t>"${graphSettings.tooltips}"</w:t>
      </w:r>
      <w:r w:rsidR="00920C11" w:rsidRPr="009B2322">
        <w:rPr>
          <w:color w:val="333333"/>
          <w:sz w:val="18"/>
        </w:rPr>
        <w:t xml:space="preserve"> </w:t>
      </w:r>
      <w:r w:rsidR="00920C11" w:rsidRPr="005149FD">
        <w:rPr>
          <w:color w:val="FF0000"/>
          <w:sz w:val="18"/>
        </w:rPr>
        <w:t>connect=</w:t>
      </w:r>
      <w:r w:rsidR="00920C11" w:rsidRPr="005149FD">
        <w:rPr>
          <w:color w:val="0000FF"/>
          <w:sz w:val="18"/>
        </w:rPr>
        <w:t>"${graphSettings.connect}"</w:t>
      </w:r>
      <w:r w:rsidR="00920C11" w:rsidRPr="005149FD">
        <w:rPr>
          <w:color w:val="333333"/>
          <w:sz w:val="18"/>
        </w:rPr>
        <w:t xml:space="preserve"> </w:t>
      </w:r>
      <w:r w:rsidR="00920C11" w:rsidRPr="005149FD">
        <w:rPr>
          <w:color w:val="FF0000"/>
          <w:sz w:val="18"/>
        </w:rPr>
        <w:t>arrows=</w:t>
      </w:r>
      <w:r w:rsidR="00920C11" w:rsidRPr="005149FD">
        <w:rPr>
          <w:color w:val="0000FF"/>
          <w:sz w:val="18"/>
        </w:rPr>
        <w:t>"${graphSettings.arrows}"</w:t>
      </w:r>
      <w:r w:rsidR="00920C11" w:rsidRPr="009B2322">
        <w:rPr>
          <w:color w:val="333333"/>
          <w:sz w:val="18"/>
        </w:rPr>
        <w:t xml:space="preserve"> </w:t>
      </w:r>
      <w:r w:rsidR="00920C11" w:rsidRPr="009B2322">
        <w:rPr>
          <w:color w:val="FF0000"/>
          <w:sz w:val="18"/>
        </w:rPr>
        <w:t>fold=</w:t>
      </w:r>
      <w:r w:rsidR="00920C11" w:rsidRPr="009B2322">
        <w:rPr>
          <w:color w:val="0000FF"/>
          <w:sz w:val="18"/>
        </w:rPr>
        <w:t>"${graphSettings.fold}"</w:t>
      </w:r>
      <w:r w:rsidR="00920C11" w:rsidRPr="009B2322">
        <w:rPr>
          <w:color w:val="333333"/>
          <w:sz w:val="18"/>
        </w:rPr>
        <w:t xml:space="preserve"> </w:t>
      </w:r>
      <w:r w:rsidR="00920C11" w:rsidRPr="009B2322">
        <w:rPr>
          <w:color w:val="FF0000"/>
          <w:sz w:val="18"/>
        </w:rPr>
        <w:t>page=</w:t>
      </w:r>
      <w:r w:rsidR="00920C11" w:rsidRPr="009B2322">
        <w:rPr>
          <w:color w:val="0000FF"/>
          <w:sz w:val="18"/>
        </w:rPr>
        <w:t>"${graphSettings.page}"</w:t>
      </w:r>
      <w:r w:rsidR="00920C11" w:rsidRPr="009B2322">
        <w:rPr>
          <w:color w:val="333333"/>
          <w:sz w:val="18"/>
        </w:rPr>
        <w:t xml:space="preserve"> </w:t>
      </w:r>
      <w:r w:rsidR="00920C11" w:rsidRPr="005149FD">
        <w:rPr>
          <w:color w:val="FF0000"/>
          <w:sz w:val="18"/>
        </w:rPr>
        <w:t>pageScale=</w:t>
      </w:r>
      <w:r w:rsidR="00920C11" w:rsidRPr="005149FD">
        <w:rPr>
          <w:color w:val="0000FF"/>
          <w:sz w:val="18"/>
        </w:rPr>
        <w:t>"${graphSettings.pageScale}"</w:t>
      </w:r>
      <w:r w:rsidR="00920C11" w:rsidRPr="005149FD">
        <w:rPr>
          <w:color w:val="333333"/>
          <w:sz w:val="18"/>
        </w:rPr>
        <w:t xml:space="preserve"> </w:t>
      </w:r>
      <w:r w:rsidR="00920C11" w:rsidRPr="009B2322">
        <w:rPr>
          <w:color w:val="FF0000"/>
          <w:sz w:val="18"/>
        </w:rPr>
        <w:t>pageWidth=</w:t>
      </w:r>
      <w:r w:rsidR="00920C11" w:rsidRPr="009B2322">
        <w:rPr>
          <w:color w:val="0000FF"/>
          <w:sz w:val="18"/>
        </w:rPr>
        <w:t>"${graphSettings.pageWidth}"</w:t>
      </w:r>
      <w:r w:rsidR="00920C11" w:rsidRPr="009B2322">
        <w:rPr>
          <w:color w:val="333333"/>
          <w:sz w:val="18"/>
        </w:rPr>
        <w:t xml:space="preserve"> </w:t>
      </w:r>
      <w:r w:rsidR="00920C11" w:rsidRPr="005149FD">
        <w:rPr>
          <w:color w:val="FF0000"/>
          <w:sz w:val="18"/>
        </w:rPr>
        <w:t>pageHeight=</w:t>
      </w:r>
      <w:r w:rsidR="00920C11" w:rsidRPr="005149FD">
        <w:rPr>
          <w:color w:val="0000FF"/>
          <w:sz w:val="18"/>
        </w:rPr>
        <w:t>"${graphSettings.pageHeight}"</w:t>
      </w:r>
      <w:r w:rsidR="00920C11" w:rsidRPr="009B2322">
        <w:rPr>
          <w:color w:val="333333"/>
          <w:sz w:val="18"/>
        </w:rPr>
        <w:t xml:space="preserve"> </w:t>
      </w:r>
      <w:r w:rsidR="00920C11" w:rsidRPr="009B2322">
        <w:rPr>
          <w:color w:val="FF0000"/>
          <w:sz w:val="18"/>
        </w:rPr>
        <w:t>background=</w:t>
      </w:r>
      <w:r w:rsidR="00920C11" w:rsidRPr="009B2322">
        <w:rPr>
          <w:color w:val="0000FF"/>
          <w:sz w:val="18"/>
        </w:rPr>
        <w:t>"${graphSettings.background}"</w:t>
      </w:r>
      <w:r w:rsidR="00920C11" w:rsidRPr="009B2322">
        <w:rPr>
          <w:color w:val="333333"/>
          <w:sz w:val="18"/>
        </w:rPr>
        <w:t xml:space="preserve"> </w:t>
      </w:r>
      <w:r w:rsidR="00920C11" w:rsidRPr="009B2322">
        <w:rPr>
          <w:color w:val="FF0000"/>
          <w:sz w:val="18"/>
        </w:rPr>
        <w:t>math=</w:t>
      </w:r>
      <w:r w:rsidR="00920C11" w:rsidRPr="009B2322">
        <w:rPr>
          <w:color w:val="0000FF"/>
          <w:sz w:val="18"/>
        </w:rPr>
        <w:t>"${graphSettings.math}"</w:t>
      </w:r>
      <w:r w:rsidR="00920C11" w:rsidRPr="009B2322">
        <w:rPr>
          <w:color w:val="333333"/>
          <w:sz w:val="18"/>
        </w:rPr>
        <w:t xml:space="preserve"> </w:t>
      </w:r>
      <w:r w:rsidR="00920C11" w:rsidRPr="009B2322">
        <w:rPr>
          <w:color w:val="FF0000"/>
          <w:sz w:val="18"/>
        </w:rPr>
        <w:t>shadow=</w:t>
      </w:r>
      <w:r w:rsidR="00920C11" w:rsidRPr="009B2322">
        <w:rPr>
          <w:color w:val="0000FF"/>
          <w:sz w:val="18"/>
        </w:rPr>
        <w:t>"${graphSettings.shadow}"</w:t>
      </w:r>
      <w:r w:rsidR="00920C11" w:rsidRPr="009B2322">
        <w:rPr>
          <w:b/>
          <w:color w:val="333333"/>
          <w:sz w:val="18"/>
        </w:rPr>
        <w:t>&gt;</w:t>
      </w:r>
    </w:p>
    <w:p w14:paraId="7F9462EB" w14:textId="6C98235C" w:rsidR="00920C11" w:rsidRPr="009B2322" w:rsidRDefault="00920C11" w:rsidP="00BC3FB1">
      <w:pPr>
        <w:pStyle w:val="HTMLPreformatted"/>
        <w:spacing w:line="244" w:lineRule="atLeast"/>
        <w:rPr>
          <w:b/>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&lt;root&gt;</w:t>
      </w:r>
    </w:p>
    <w:p w14:paraId="7AA3CFD9" w14:textId="2391765D" w:rsidR="00920C11" w:rsidRPr="009B2322" w:rsidRDefault="00920C11" w:rsidP="00BC3FB1">
      <w:pPr>
        <w:pStyle w:val="HTMLPreformatted"/>
        <w:spacing w:line="244" w:lineRule="atLeast"/>
        <w:rPr>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&lt;mxCell</w:t>
      </w:r>
      <w:r w:rsidRPr="009B2322">
        <w:rPr>
          <w:color w:val="333333"/>
          <w:sz w:val="18"/>
        </w:rPr>
        <w:t xml:space="preserve"> </w:t>
      </w:r>
      <w:r w:rsidRPr="009B2322">
        <w:rPr>
          <w:color w:val="FF0000"/>
          <w:sz w:val="18"/>
        </w:rPr>
        <w:t>id=</w:t>
      </w:r>
      <w:r w:rsidRPr="009B2322">
        <w:rPr>
          <w:color w:val="0000FF"/>
          <w:sz w:val="18"/>
        </w:rPr>
        <w:t>"0"</w:t>
      </w:r>
      <w:r w:rsidRPr="009B2322">
        <w:rPr>
          <w:b/>
          <w:color w:val="333333"/>
          <w:sz w:val="18"/>
        </w:rPr>
        <w:t>/&gt;</w:t>
      </w:r>
    </w:p>
    <w:p w14:paraId="7969A90C" w14:textId="1E76890E" w:rsidR="00920C11" w:rsidRPr="009B2322" w:rsidRDefault="00920C11" w:rsidP="00BC3FB1">
      <w:pPr>
        <w:pStyle w:val="HTMLPreformatted"/>
        <w:spacing w:line="244" w:lineRule="atLeast"/>
        <w:rPr>
          <w:color w:val="333333"/>
          <w:sz w:val="18"/>
        </w:rPr>
      </w:pPr>
      <w:r w:rsidRPr="009B2322">
        <w:rPr>
          <w:b/>
          <w:color w:val="333333"/>
          <w:sz w:val="18"/>
        </w:rPr>
        <w:t xml:space="preserve">         &lt;mxCell</w:t>
      </w:r>
      <w:r w:rsidRPr="009B2322">
        <w:rPr>
          <w:color w:val="333333"/>
          <w:sz w:val="18"/>
        </w:rPr>
        <w:t xml:space="preserve"> </w:t>
      </w:r>
      <w:r w:rsidRPr="009B2322">
        <w:rPr>
          <w:color w:val="FF0000"/>
          <w:sz w:val="18"/>
        </w:rPr>
        <w:t>id=</w:t>
      </w:r>
      <w:r w:rsidRPr="009B2322">
        <w:rPr>
          <w:color w:val="0000FF"/>
          <w:sz w:val="18"/>
        </w:rPr>
        <w:t>"1"</w:t>
      </w:r>
      <w:r w:rsidRPr="009B2322">
        <w:rPr>
          <w:color w:val="333333"/>
          <w:sz w:val="18"/>
        </w:rPr>
        <w:t xml:space="preserve"> </w:t>
      </w:r>
      <w:r w:rsidRPr="009B2322">
        <w:rPr>
          <w:color w:val="FF0000"/>
          <w:sz w:val="18"/>
        </w:rPr>
        <w:t>parent=</w:t>
      </w:r>
      <w:r w:rsidRPr="009B2322">
        <w:rPr>
          <w:color w:val="0000FF"/>
          <w:sz w:val="18"/>
        </w:rPr>
        <w:t>"0"</w:t>
      </w:r>
      <w:r w:rsidRPr="009B2322">
        <w:rPr>
          <w:b/>
          <w:color w:val="333333"/>
          <w:sz w:val="18"/>
        </w:rPr>
        <w:t>/&gt;`;</w:t>
      </w:r>
    </w:p>
    <w:p w14:paraId="65871CE1" w14:textId="77777777" w:rsidR="00920C11" w:rsidRPr="009B2322" w:rsidRDefault="00920C11" w:rsidP="00BC3FB1">
      <w:pPr>
        <w:pStyle w:val="HTMLPreformatted"/>
        <w:spacing w:line="244" w:lineRule="atLeast"/>
        <w:rPr>
          <w:color w:val="333333"/>
          <w:sz w:val="18"/>
        </w:rPr>
      </w:pPr>
    </w:p>
    <w:p w14:paraId="0B6BD6C2" w14:textId="77777777" w:rsidR="00920C11" w:rsidRPr="009B2322" w:rsidRDefault="00920C11" w:rsidP="00BC3FB1">
      <w:pPr>
        <w:pStyle w:val="HTMLPreformatted"/>
        <w:spacing w:line="244" w:lineRule="atLeast"/>
        <w:rPr>
          <w:color w:val="333333"/>
          <w:sz w:val="18"/>
        </w:rPr>
      </w:pPr>
      <w:r w:rsidRPr="009B2322">
        <w:rPr>
          <w:i/>
          <w:iCs/>
          <w:color w:val="008800"/>
          <w:sz w:val="18"/>
        </w:rPr>
        <w:t>// Add vertices:</w:t>
      </w:r>
    </w:p>
    <w:p w14:paraId="431A7CFC" w14:textId="77777777" w:rsidR="00920C11" w:rsidRPr="009B2322" w:rsidRDefault="00920C11" w:rsidP="00BC3FB1">
      <w:pPr>
        <w:pStyle w:val="HTMLPreformatted"/>
        <w:spacing w:line="244" w:lineRule="atLeast"/>
        <w:rPr>
          <w:color w:val="333333"/>
          <w:sz w:val="18"/>
        </w:rPr>
      </w:pPr>
      <w:r w:rsidRPr="009B2322">
        <w:rPr>
          <w:b/>
          <w:bCs/>
          <w:color w:val="000080"/>
          <w:sz w:val="18"/>
        </w:rPr>
        <w:t>const</w:t>
      </w:r>
      <w:r w:rsidRPr="009B2322">
        <w:rPr>
          <w:color w:val="333333"/>
          <w:sz w:val="18"/>
        </w:rPr>
        <w:t xml:space="preserve"> equipmentCount = pidEquipments.length;</w:t>
      </w:r>
    </w:p>
    <w:p w14:paraId="6A39A556" w14:textId="77777777" w:rsidR="00920C11" w:rsidRPr="009B2322" w:rsidRDefault="00920C11" w:rsidP="00BC3FB1">
      <w:pPr>
        <w:pStyle w:val="HTMLPreformatted"/>
        <w:spacing w:line="244" w:lineRule="atLeast"/>
        <w:rPr>
          <w:color w:val="333333"/>
          <w:sz w:val="18"/>
        </w:rPr>
      </w:pPr>
      <w:r w:rsidRPr="009B2322">
        <w:rPr>
          <w:color w:val="333333"/>
          <w:sz w:val="18"/>
          <w:shd w:val="clear" w:color="auto" w:fill="FFFFFF" w:themeFill="background1"/>
        </w:rPr>
        <w:t xml:space="preserve">console.log(`Generating XML-tags </w:t>
      </w:r>
      <w:r w:rsidRPr="009B2322">
        <w:rPr>
          <w:b/>
          <w:bCs/>
          <w:color w:val="000080"/>
          <w:sz w:val="18"/>
          <w:shd w:val="clear" w:color="auto" w:fill="FFFFFF" w:themeFill="background1"/>
        </w:rPr>
        <w:t>for</w:t>
      </w:r>
      <w:r w:rsidRPr="009B2322">
        <w:rPr>
          <w:color w:val="333333"/>
          <w:sz w:val="18"/>
          <w:shd w:val="clear" w:color="auto" w:fill="FFFFFF" w:themeFill="background1"/>
        </w:rPr>
        <w:t xml:space="preserve"> ${equipmentCount} equipment</w:t>
      </w:r>
      <w:r w:rsidRPr="009B2322">
        <w:rPr>
          <w:color w:val="333333"/>
          <w:sz w:val="18"/>
        </w:rPr>
        <w:t xml:space="preserve"> instances...`);</w:t>
      </w:r>
    </w:p>
    <w:p w14:paraId="4088D39F" w14:textId="77777777" w:rsidR="00920C11" w:rsidRPr="009B2322" w:rsidRDefault="00920C11" w:rsidP="00BC3FB1">
      <w:pPr>
        <w:pStyle w:val="HTMLPreformatted"/>
        <w:spacing w:line="244" w:lineRule="atLeast"/>
        <w:rPr>
          <w:color w:val="333333"/>
          <w:sz w:val="18"/>
        </w:rPr>
      </w:pPr>
      <w:r w:rsidRPr="009B2322">
        <w:rPr>
          <w:color w:val="333333"/>
          <w:sz w:val="18"/>
        </w:rPr>
        <w:t>pidEquipments.forEach((pidEquipment) =&gt; {</w:t>
      </w:r>
    </w:p>
    <w:p w14:paraId="5C2B4C82"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r w:rsidRPr="009B2322">
        <w:rPr>
          <w:b/>
          <w:color w:val="333333"/>
          <w:sz w:val="18"/>
        </w:rPr>
        <w:t>`</w:t>
      </w:r>
    </w:p>
    <w:p w14:paraId="213F4C59" w14:textId="77777777" w:rsidR="00825375" w:rsidRPr="009B2322" w:rsidRDefault="00920C11" w:rsidP="005149FD">
      <w:pPr>
        <w:pStyle w:val="HTMLPreformatted"/>
        <w:shd w:val="clear" w:color="auto" w:fill="FFFFFF" w:themeFill="background1"/>
        <w:spacing w:line="244" w:lineRule="atLeast"/>
        <w:rPr>
          <w:color w:val="0000FF"/>
          <w:sz w:val="18"/>
        </w:rPr>
      </w:pPr>
      <w:r w:rsidRPr="009B2322">
        <w:rPr>
          <w:color w:val="333333"/>
          <w:sz w:val="18"/>
        </w:rPr>
        <w:t xml:space="preserve">          </w:t>
      </w:r>
      <w:r w:rsidRPr="009B2322">
        <w:rPr>
          <w:b/>
          <w:color w:val="333333"/>
          <w:sz w:val="18"/>
        </w:rPr>
        <w:t>&lt;object</w:t>
      </w:r>
      <w:r w:rsidRPr="009B2322">
        <w:rPr>
          <w:color w:val="333333"/>
          <w:sz w:val="18"/>
        </w:rPr>
        <w:t xml:space="preserve"> </w:t>
      </w:r>
      <w:r w:rsidRPr="009B2322">
        <w:rPr>
          <w:color w:val="FF0000"/>
          <w:sz w:val="18"/>
        </w:rPr>
        <w:t>id=</w:t>
      </w:r>
      <w:r w:rsidRPr="009B2322">
        <w:rPr>
          <w:color w:val="0000FF"/>
          <w:sz w:val="18"/>
        </w:rPr>
        <w:t xml:space="preserve">"${pidEquipment.id ? pidEquipment.id : </w:t>
      </w:r>
      <w:r w:rsidRPr="005149FD">
        <w:rPr>
          <w:color w:val="0000FF"/>
          <w:sz w:val="18"/>
        </w:rPr>
        <w:t>pidEquipment._id}"</w:t>
      </w:r>
      <w:r w:rsidRPr="009B2322">
        <w:rPr>
          <w:color w:val="333333"/>
          <w:sz w:val="18"/>
          <w:shd w:val="clear" w:color="auto" w:fill="F2F2F2" w:themeFill="background1" w:themeFillShade="F2"/>
        </w:rPr>
        <w:t xml:space="preserve"> </w:t>
      </w:r>
      <w:r w:rsidRPr="005149FD">
        <w:rPr>
          <w:color w:val="FF0000"/>
          <w:sz w:val="18"/>
        </w:rPr>
        <w:t>label=</w:t>
      </w:r>
      <w:r w:rsidRPr="005149FD">
        <w:rPr>
          <w:color w:val="0000FF"/>
          <w:sz w:val="18"/>
        </w:rPr>
        <w:t>"${pidEquipment._value !== '' ?</w:t>
      </w:r>
    </w:p>
    <w:p w14:paraId="5AA27C41" w14:textId="77777777"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9B2322">
        <w:rPr>
          <w:color w:val="0000FF"/>
          <w:sz w:val="18"/>
        </w:rPr>
        <w:t>pidEquipment._value : htmlLabel}"</w:t>
      </w:r>
      <w:r w:rsidRPr="009B2322">
        <w:rPr>
          <w:color w:val="333333"/>
          <w:sz w:val="18"/>
        </w:rPr>
        <w:t xml:space="preserve"> </w:t>
      </w:r>
      <w:r w:rsidRPr="009B2322">
        <w:rPr>
          <w:color w:val="FF0000"/>
          <w:sz w:val="18"/>
        </w:rPr>
        <w:t>placeholders=</w:t>
      </w:r>
      <w:r w:rsidRPr="009B2322">
        <w:rPr>
          <w:color w:val="0000FF"/>
          <w:sz w:val="18"/>
        </w:rPr>
        <w:t>"1"</w:t>
      </w:r>
      <w:r w:rsidRPr="009B2322">
        <w:rPr>
          <w:color w:val="333333"/>
          <w:sz w:val="18"/>
        </w:rPr>
        <w:t xml:space="preserve"> </w:t>
      </w:r>
      <w:r w:rsidRPr="009B2322">
        <w:rPr>
          <w:color w:val="FF0000"/>
          <w:sz w:val="18"/>
        </w:rPr>
        <w:t>pid</w:t>
      </w:r>
      <w:r w:rsidRPr="005149FD">
        <w:rPr>
          <w:color w:val="FF0000"/>
          <w:sz w:val="18"/>
        </w:rPr>
        <w:t>-label=</w:t>
      </w:r>
    </w:p>
    <w:p w14:paraId="530DFB15" w14:textId="0F0F57A8"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5149FD">
        <w:rPr>
          <w:color w:val="0000FF"/>
          <w:sz w:val="18"/>
        </w:rPr>
        <w:t>"${pidEquipment.pidLabel ? pidEquipment.pidLabel : (pidEquipment.shortName</w:t>
      </w:r>
      <w:r w:rsidRPr="009B2322">
        <w:rPr>
          <w:color w:val="0000FF"/>
          <w:sz w:val="18"/>
        </w:rPr>
        <w:t xml:space="preserve"> </w:t>
      </w:r>
      <w:r w:rsidRPr="009B2322">
        <w:rPr>
          <w:color w:val="0000FF"/>
          <w:sz w:val="18"/>
          <w:shd w:val="clear" w:color="auto" w:fill="FFFFFF" w:themeFill="background1"/>
        </w:rPr>
        <w:t>? pidEquipment.shortName : (pidEquipment.name ? pidEquipment.name :</w:t>
      </w:r>
      <w:r w:rsidRPr="005149FD">
        <w:rPr>
          <w:color w:val="0000FF"/>
          <w:sz w:val="18"/>
        </w:rPr>
        <w:t xml:space="preserve"> null))}"</w:t>
      </w:r>
      <w:r w:rsidRPr="005149FD">
        <w:rPr>
          <w:color w:val="333333"/>
          <w:sz w:val="18"/>
        </w:rPr>
        <w:t xml:space="preserve"> </w:t>
      </w:r>
      <w:r w:rsidRPr="005149FD">
        <w:rPr>
          <w:color w:val="FF0000"/>
          <w:sz w:val="18"/>
        </w:rPr>
        <w:t>pid-current-value=</w:t>
      </w:r>
      <w:r w:rsidRPr="005149FD">
        <w:rPr>
          <w:color w:val="0000FF"/>
          <w:sz w:val="18"/>
        </w:rPr>
        <w:t>""</w:t>
      </w:r>
      <w:r w:rsidRPr="005149FD">
        <w:rPr>
          <w:color w:val="333333"/>
          <w:sz w:val="18"/>
        </w:rPr>
        <w:t xml:space="preserve"> </w:t>
      </w:r>
      <w:r w:rsidRPr="005149FD">
        <w:rPr>
          <w:color w:val="FF0000"/>
          <w:sz w:val="18"/>
        </w:rPr>
        <w:t>pid-function</w:t>
      </w:r>
      <w:r w:rsidRPr="009B2322">
        <w:rPr>
          <w:color w:val="FF0000"/>
          <w:sz w:val="18"/>
        </w:rPr>
        <w:t>=</w:t>
      </w:r>
    </w:p>
    <w:p w14:paraId="684FCDD0" w14:textId="0CF2A0C2" w:rsidR="00825375" w:rsidRPr="009B2322" w:rsidRDefault="00920C11" w:rsidP="005149FD">
      <w:pPr>
        <w:pStyle w:val="HTMLPreformatted"/>
        <w:spacing w:line="244" w:lineRule="atLeast"/>
        <w:rPr>
          <w:b/>
          <w:bCs/>
          <w:color w:val="000080"/>
          <w:sz w:val="18"/>
        </w:rPr>
      </w:pPr>
      <w:r w:rsidRPr="009B2322">
        <w:rPr>
          <w:color w:val="0000FF"/>
          <w:sz w:val="18"/>
        </w:rPr>
        <w:t>"${pidEquipment.</w:t>
      </w:r>
      <w:r w:rsidRPr="005149FD">
        <w:rPr>
          <w:color w:val="0000FF"/>
          <w:sz w:val="18"/>
        </w:rPr>
        <w:t>pidFunction}"</w:t>
      </w:r>
      <w:r w:rsidRPr="005149FD">
        <w:rPr>
          <w:color w:val="333333"/>
          <w:sz w:val="18"/>
        </w:rPr>
        <w:t xml:space="preserve"> </w:t>
      </w:r>
      <w:r w:rsidRPr="005149FD">
        <w:rPr>
          <w:color w:val="FF0000"/>
          <w:sz w:val="18"/>
        </w:rPr>
        <w:t>pid-</w:t>
      </w:r>
      <w:r w:rsidR="00825375" w:rsidRPr="005149FD">
        <w:rPr>
          <w:color w:val="FF0000"/>
          <w:sz w:val="18"/>
        </w:rPr>
        <w:t>n</w:t>
      </w:r>
      <w:r w:rsidRPr="005149FD">
        <w:rPr>
          <w:color w:val="FF0000"/>
          <w:sz w:val="18"/>
        </w:rPr>
        <w:t>umber=</w:t>
      </w:r>
    </w:p>
    <w:p w14:paraId="551E991B" w14:textId="4742CA18"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0000FF"/>
          <w:sz w:val="18"/>
        </w:rPr>
        <w:t>"${pidEquipment.pidNumber}"</w:t>
      </w:r>
      <w:r w:rsidR="00825375" w:rsidRPr="005149FD">
        <w:rPr>
          <w:color w:val="333333"/>
          <w:sz w:val="18"/>
        </w:rPr>
        <w:t xml:space="preserve"> </w:t>
      </w:r>
      <w:r w:rsidRPr="005149FD">
        <w:rPr>
          <w:color w:val="FF0000"/>
          <w:sz w:val="18"/>
        </w:rPr>
        <w:t>sapient</w:t>
      </w:r>
      <w:r w:rsidR="00825375" w:rsidRPr="005149FD">
        <w:rPr>
          <w:color w:val="FF0000"/>
          <w:sz w:val="18"/>
        </w:rPr>
        <w:t>-</w:t>
      </w:r>
      <w:r w:rsidRPr="005149FD">
        <w:rPr>
          <w:color w:val="FF0000"/>
          <w:sz w:val="18"/>
        </w:rPr>
        <w:t>bind=</w:t>
      </w:r>
      <w:r w:rsidR="00825375" w:rsidRPr="005149FD">
        <w:rPr>
          <w:color w:val="333333"/>
          <w:sz w:val="18"/>
        </w:rPr>
        <w:t xml:space="preserve"> </w:t>
      </w:r>
    </w:p>
    <w:p w14:paraId="0422F797" w14:textId="7BF3DAD2" w:rsidR="00920C11" w:rsidRPr="009B2322" w:rsidRDefault="00920C11" w:rsidP="005149FD">
      <w:pPr>
        <w:pStyle w:val="HTMLPreformatted"/>
        <w:shd w:val="clear" w:color="auto" w:fill="FFFFFF" w:themeFill="background1"/>
        <w:spacing w:line="244" w:lineRule="atLeast"/>
        <w:rPr>
          <w:color w:val="333333"/>
          <w:sz w:val="18"/>
        </w:rPr>
      </w:pPr>
      <w:r w:rsidRPr="009B2322">
        <w:rPr>
          <w:color w:val="0000FF"/>
          <w:sz w:val="18"/>
        </w:rPr>
        <w:t>${this.getSapientBind(pidEquipment)}"</w:t>
      </w:r>
      <w:r w:rsidRPr="009B2322">
        <w:rPr>
          <w:b/>
          <w:color w:val="333333"/>
          <w:sz w:val="18"/>
        </w:rPr>
        <w:t>&gt;</w:t>
      </w:r>
    </w:p>
    <w:p w14:paraId="5A644F4A" w14:textId="77777777"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333333"/>
          <w:sz w:val="18"/>
        </w:rPr>
        <w:t xml:space="preserve">              &lt;</w:t>
      </w:r>
      <w:r w:rsidRPr="005149FD">
        <w:rPr>
          <w:b/>
          <w:color w:val="333333"/>
          <w:sz w:val="18"/>
        </w:rPr>
        <w:t>mxCell</w:t>
      </w:r>
    </w:p>
    <w:p w14:paraId="4C80FF99" w14:textId="73568CCB" w:rsidR="00920C11" w:rsidRPr="009B2322" w:rsidRDefault="00920C11" w:rsidP="005149FD">
      <w:pPr>
        <w:pStyle w:val="HTMLPreformatted"/>
        <w:shd w:val="clear" w:color="auto" w:fill="FFFFFF" w:themeFill="background1"/>
        <w:spacing w:line="244" w:lineRule="atLeast"/>
        <w:rPr>
          <w:color w:val="333333"/>
          <w:sz w:val="18"/>
        </w:rPr>
      </w:pPr>
      <w:r w:rsidRPr="009B2322">
        <w:rPr>
          <w:color w:val="FF0000"/>
          <w:sz w:val="18"/>
        </w:rPr>
        <w:t>style=</w:t>
      </w:r>
      <w:r w:rsidRPr="009B2322">
        <w:rPr>
          <w:color w:val="0000FF"/>
          <w:sz w:val="18"/>
        </w:rPr>
        <w:t>"${this.concatenateStyles(pidEquipment.styleObject)}"</w:t>
      </w:r>
      <w:r w:rsidRPr="009B2322">
        <w:rPr>
          <w:color w:val="333333"/>
          <w:sz w:val="18"/>
        </w:rPr>
        <w:t xml:space="preserve"> </w:t>
      </w:r>
      <w:r w:rsidRPr="005149FD">
        <w:rPr>
          <w:color w:val="FF0000"/>
          <w:sz w:val="18"/>
          <w:shd w:val="clear" w:color="auto" w:fill="FFFFFF" w:themeFill="background1"/>
        </w:rPr>
        <w:t>vertex=</w:t>
      </w:r>
      <w:r w:rsidRPr="005149FD">
        <w:rPr>
          <w:color w:val="0000FF"/>
          <w:sz w:val="18"/>
          <w:shd w:val="clear" w:color="auto" w:fill="FFFFFF" w:themeFill="background1"/>
        </w:rPr>
        <w:t>"${pidEquipment._vertex}"</w:t>
      </w:r>
      <w:r w:rsidRPr="005149FD">
        <w:rPr>
          <w:color w:val="333333"/>
          <w:sz w:val="18"/>
          <w:shd w:val="clear" w:color="auto" w:fill="FFFFFF" w:themeFill="background1"/>
        </w:rPr>
        <w:t xml:space="preserve"> </w:t>
      </w:r>
      <w:r w:rsidRPr="005149FD">
        <w:rPr>
          <w:color w:val="FF0000"/>
          <w:sz w:val="18"/>
          <w:shd w:val="clear" w:color="auto" w:fill="FFFFFF" w:themeFill="background1"/>
        </w:rPr>
        <w:t>connectable=</w:t>
      </w:r>
      <w:r w:rsidRPr="005149FD">
        <w:rPr>
          <w:color w:val="0000FF"/>
          <w:sz w:val="18"/>
          <w:shd w:val="clear" w:color="auto" w:fill="FFFFFF" w:themeFill="background1"/>
        </w:rPr>
        <w:t>"1"</w:t>
      </w:r>
      <w:r w:rsidRPr="005149FD">
        <w:rPr>
          <w:color w:val="333333"/>
          <w:sz w:val="18"/>
          <w:shd w:val="clear" w:color="auto" w:fill="FFFFFF" w:themeFill="background1"/>
        </w:rPr>
        <w:t xml:space="preserve"> </w:t>
      </w:r>
      <w:r w:rsidRPr="005149FD">
        <w:rPr>
          <w:color w:val="FF0000"/>
          <w:sz w:val="18"/>
          <w:shd w:val="clear" w:color="auto" w:fill="FFFFFF" w:themeFill="background1"/>
        </w:rPr>
        <w:t>parent=</w:t>
      </w:r>
      <w:r w:rsidRPr="005149FD">
        <w:rPr>
          <w:color w:val="0000FF"/>
          <w:sz w:val="18"/>
          <w:shd w:val="clear" w:color="auto" w:fill="FFFFFF" w:themeFill="background1"/>
        </w:rPr>
        <w:t>"${0 ===</w:t>
      </w:r>
      <w:r w:rsidRPr="009B2322">
        <w:rPr>
          <w:color w:val="0000FF"/>
          <w:sz w:val="18"/>
        </w:rPr>
        <w:t xml:space="preserve"> pidEquipment.pidLevel ? 1 : pidEquipment.parentId}"</w:t>
      </w:r>
      <w:r w:rsidRPr="009B2322">
        <w:rPr>
          <w:color w:val="333333"/>
          <w:sz w:val="18"/>
        </w:rPr>
        <w:t>&gt;</w:t>
      </w:r>
    </w:p>
    <w:p w14:paraId="6DD09374" w14:textId="77777777" w:rsidR="00D11912" w:rsidRPr="009B2322" w:rsidRDefault="00920C11" w:rsidP="00BC3FB1">
      <w:pPr>
        <w:pStyle w:val="HTMLPreformatted"/>
        <w:spacing w:line="244" w:lineRule="atLeast"/>
        <w:rPr>
          <w:color w:val="0000FF"/>
          <w:sz w:val="18"/>
          <w:shd w:val="clear" w:color="auto" w:fill="FFFFFF" w:themeFill="background1"/>
        </w:rPr>
      </w:pPr>
      <w:r w:rsidRPr="005149FD">
        <w:rPr>
          <w:color w:val="333333"/>
          <w:sz w:val="18"/>
          <w:shd w:val="clear" w:color="auto" w:fill="FFFFFF" w:themeFill="background1"/>
        </w:rPr>
        <w:t xml:space="preserve">                  &lt;</w:t>
      </w:r>
      <w:r w:rsidRPr="005149FD">
        <w:rPr>
          <w:b/>
          <w:color w:val="333333"/>
          <w:sz w:val="18"/>
          <w:shd w:val="clear" w:color="auto" w:fill="FFFFFF" w:themeFill="background1"/>
        </w:rPr>
        <w:t>mxGeometry</w:t>
      </w:r>
      <w:r w:rsidRPr="005149FD">
        <w:rPr>
          <w:color w:val="333333"/>
          <w:sz w:val="18"/>
          <w:shd w:val="clear" w:color="auto" w:fill="FFFFFF" w:themeFill="background1"/>
        </w:rPr>
        <w:t xml:space="preserve"> </w:t>
      </w:r>
      <w:r w:rsidRPr="005149FD">
        <w:rPr>
          <w:color w:val="FF0000"/>
          <w:sz w:val="18"/>
          <w:shd w:val="clear" w:color="auto" w:fill="FFFFFF" w:themeFill="background1"/>
        </w:rPr>
        <w:t>x=</w:t>
      </w:r>
      <w:r w:rsidRPr="005149FD">
        <w:rPr>
          <w:color w:val="0000FF"/>
          <w:sz w:val="18"/>
          <w:shd w:val="clear" w:color="auto" w:fill="FFFFFF" w:themeFill="background1"/>
        </w:rPr>
        <w:t>"${pidEquipment.mxGeometry._x ?</w:t>
      </w:r>
      <w:r w:rsidRPr="009B2322">
        <w:rPr>
          <w:color w:val="0000FF"/>
          <w:sz w:val="18"/>
        </w:rPr>
        <w:t xml:space="preserve"> </w:t>
      </w:r>
      <w:r w:rsidRPr="009B2322">
        <w:rPr>
          <w:color w:val="0000FF"/>
          <w:sz w:val="18"/>
          <w:shd w:val="clear" w:color="auto" w:fill="FFFFFF" w:themeFill="background1"/>
        </w:rPr>
        <w:t>pidEquipment.mxGeometry._x : 50}"</w:t>
      </w:r>
      <w:r w:rsidRPr="009B2322">
        <w:rPr>
          <w:color w:val="333333"/>
          <w:sz w:val="18"/>
          <w:shd w:val="clear" w:color="auto" w:fill="FFFFFF" w:themeFill="background1"/>
        </w:rPr>
        <w:t xml:space="preserve"> </w:t>
      </w:r>
      <w:r w:rsidRPr="009B2322">
        <w:rPr>
          <w:color w:val="FF0000"/>
          <w:sz w:val="18"/>
          <w:shd w:val="clear" w:color="auto" w:fill="FFFFFF" w:themeFill="background1"/>
        </w:rPr>
        <w:t>y=</w:t>
      </w:r>
      <w:r w:rsidRPr="009B2322">
        <w:rPr>
          <w:color w:val="0000FF"/>
          <w:sz w:val="18"/>
          <w:shd w:val="clear" w:color="auto" w:fill="FFFFFF" w:themeFill="background1"/>
        </w:rPr>
        <w:t>"${pidEquipment.mxGeometry._y ?</w:t>
      </w:r>
      <w:r w:rsidRPr="009B2322">
        <w:rPr>
          <w:color w:val="0000FF"/>
          <w:sz w:val="18"/>
        </w:rPr>
        <w:t xml:space="preserve"> </w:t>
      </w:r>
      <w:r w:rsidRPr="005149FD">
        <w:rPr>
          <w:color w:val="0000FF"/>
          <w:sz w:val="18"/>
          <w:shd w:val="clear" w:color="auto" w:fill="FFFFFF" w:themeFill="background1"/>
        </w:rPr>
        <w:t>pidEquipment.mxGeometry._y : 50}"</w:t>
      </w:r>
      <w:r w:rsidRPr="005149FD">
        <w:rPr>
          <w:color w:val="333333"/>
          <w:sz w:val="18"/>
          <w:shd w:val="clear" w:color="auto" w:fill="FFFFFF" w:themeFill="background1"/>
        </w:rPr>
        <w:t xml:space="preserve"> </w:t>
      </w:r>
      <w:r w:rsidRPr="005149FD">
        <w:rPr>
          <w:color w:val="FF0000"/>
          <w:sz w:val="18"/>
          <w:shd w:val="clear" w:color="auto" w:fill="FFFFFF" w:themeFill="background1"/>
        </w:rPr>
        <w:t>width=</w:t>
      </w:r>
      <w:r w:rsidRPr="005149FD">
        <w:rPr>
          <w:color w:val="0000FF"/>
          <w:sz w:val="18"/>
          <w:shd w:val="clear" w:color="auto" w:fill="FFFFFF" w:themeFill="background1"/>
        </w:rPr>
        <w:t>"${pidEquipment.mxGeometry._width}"</w:t>
      </w:r>
      <w:r w:rsidRPr="009B2322">
        <w:rPr>
          <w:color w:val="333333"/>
          <w:sz w:val="18"/>
        </w:rPr>
        <w:t xml:space="preserve"> </w:t>
      </w:r>
      <w:r w:rsidRPr="009B2322">
        <w:rPr>
          <w:color w:val="FF0000"/>
          <w:sz w:val="18"/>
          <w:shd w:val="clear" w:color="auto" w:fill="FFFFFF" w:themeFill="background1"/>
        </w:rPr>
        <w:t>height=</w:t>
      </w:r>
      <w:r w:rsidRPr="009B2322">
        <w:rPr>
          <w:color w:val="0000FF"/>
          <w:sz w:val="18"/>
          <w:shd w:val="clear" w:color="auto" w:fill="FFFFFF" w:themeFill="background1"/>
        </w:rPr>
        <w:t>"${pidEquipment.mxGeometry._height}"</w:t>
      </w:r>
    </w:p>
    <w:p w14:paraId="0BDA5CB6" w14:textId="75B5BF60" w:rsidR="00920C11" w:rsidRPr="009B2322" w:rsidRDefault="00920C11" w:rsidP="00BC3FB1">
      <w:pPr>
        <w:pStyle w:val="HTMLPreformatted"/>
        <w:spacing w:line="244" w:lineRule="atLeast"/>
        <w:rPr>
          <w:color w:val="333333"/>
          <w:sz w:val="18"/>
        </w:rPr>
      </w:pPr>
      <w:r w:rsidRPr="009B2322">
        <w:rPr>
          <w:color w:val="FF0000"/>
          <w:sz w:val="18"/>
        </w:rPr>
        <w:t>as=</w:t>
      </w:r>
      <w:r w:rsidRPr="009B2322">
        <w:rPr>
          <w:color w:val="0000FF"/>
          <w:sz w:val="18"/>
        </w:rPr>
        <w:t>"${pidEquipment.mxGeometry._as}"</w:t>
      </w:r>
      <w:r w:rsidRPr="009B2322">
        <w:rPr>
          <w:b/>
          <w:color w:val="333333"/>
          <w:sz w:val="18"/>
        </w:rPr>
        <w:t>&gt;&lt;/mxGeometry&gt;</w:t>
      </w:r>
    </w:p>
    <w:p w14:paraId="53237A92"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&lt;/mxCell&gt;</w:t>
      </w:r>
    </w:p>
    <w:p w14:paraId="132225AF"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&lt;/object&gt;`;</w:t>
      </w:r>
    </w:p>
    <w:p w14:paraId="3D05F71C" w14:textId="1972E815" w:rsidR="00920C11" w:rsidRPr="009B2322" w:rsidRDefault="00920C11" w:rsidP="00BC3FB1">
      <w:pPr>
        <w:pStyle w:val="HTMLPreformatted"/>
        <w:spacing w:line="244" w:lineRule="atLeast"/>
        <w:rPr>
          <w:color w:val="333333"/>
          <w:sz w:val="18"/>
        </w:rPr>
      </w:pPr>
      <w:r w:rsidRPr="009B2322">
        <w:rPr>
          <w:color w:val="333333"/>
          <w:sz w:val="18"/>
        </w:rPr>
        <w:t>});</w:t>
      </w:r>
    </w:p>
    <w:p w14:paraId="28E5D08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i/>
          <w:iCs/>
          <w:color w:val="008800"/>
          <w:sz w:val="18"/>
        </w:rPr>
        <w:t>// Add boilerplate closing tags</w:t>
      </w:r>
    </w:p>
    <w:p w14:paraId="137D9F5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p>
    <w:p w14:paraId="55568D58"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&lt;/root&gt;</w:t>
      </w:r>
    </w:p>
    <w:p w14:paraId="74794068" w14:textId="507EE4D0" w:rsidR="00920C11" w:rsidRPr="009B2322" w:rsidRDefault="00920C11" w:rsidP="00BC3FB1">
      <w:pPr>
        <w:pStyle w:val="HTMLPreformatted"/>
        <w:spacing w:line="244" w:lineRule="atLeast"/>
        <w:rPr>
          <w:b/>
          <w:color w:val="333333"/>
          <w:sz w:val="18"/>
        </w:rPr>
      </w:pPr>
      <w:r w:rsidRPr="009B2322">
        <w:rPr>
          <w:b/>
          <w:color w:val="333333"/>
          <w:sz w:val="18"/>
        </w:rPr>
        <w:t>&lt;/mxGraphModel&gt;`;</w:t>
      </w:r>
    </w:p>
    <w:p w14:paraId="6AA8D502" w14:textId="77777777" w:rsidR="00920C11" w:rsidRPr="009B2322" w:rsidRDefault="00920C11" w:rsidP="00BC3FB1">
      <w:pPr>
        <w:pStyle w:val="HTMLPreformatted"/>
        <w:spacing w:line="244" w:lineRule="atLeast"/>
        <w:rPr>
          <w:color w:val="333333"/>
          <w:sz w:val="18"/>
        </w:rPr>
      </w:pPr>
    </w:p>
    <w:p w14:paraId="6A00980C"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w:t>
      </w:r>
      <w:r w:rsidRPr="009B2322">
        <w:rPr>
          <w:color w:val="0000FF"/>
          <w:sz w:val="18"/>
        </w:rPr>
        <w:t>'pidXmlString'</w:t>
      </w:r>
      <w:r w:rsidRPr="009B2322">
        <w:rPr>
          <w:color w:val="333333"/>
          <w:sz w:val="18"/>
        </w:rPr>
        <w:t>);</w:t>
      </w:r>
    </w:p>
    <w:p w14:paraId="33D5FAE6"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console.log(xmlString);</w:t>
      </w:r>
    </w:p>
    <w:p w14:paraId="33070AA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3031160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66276841"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return</w:t>
      </w:r>
      <w:r w:rsidRPr="009B2322">
        <w:rPr>
          <w:color w:val="333333"/>
          <w:sz w:val="18"/>
        </w:rPr>
        <w:t xml:space="preserve"> xmlString;</w:t>
      </w:r>
    </w:p>
    <w:p w14:paraId="10D771AA" w14:textId="77777777" w:rsidR="00920C11" w:rsidRPr="009B2322" w:rsidRDefault="00920C11" w:rsidP="00BC3FB1">
      <w:pPr>
        <w:pStyle w:val="HTMLPreformatted"/>
        <w:spacing w:line="244" w:lineRule="atLeast"/>
        <w:rPr>
          <w:color w:val="333333"/>
          <w:sz w:val="18"/>
        </w:rPr>
      </w:pPr>
      <w:r w:rsidRPr="009B2322">
        <w:rPr>
          <w:color w:val="333333"/>
          <w:sz w:val="18"/>
        </w:rPr>
        <w:t>},</w:t>
      </w:r>
    </w:p>
    <w:p w14:paraId="3EE4932E" w14:textId="77777777" w:rsidR="00BF035D" w:rsidRDefault="00BF035D" w:rsidP="00997B61">
      <w:pPr>
        <w:pStyle w:val="body"/>
        <w:ind w:left="0"/>
      </w:pPr>
    </w:p>
    <w:p w14:paraId="23DA5E8E" w14:textId="5123EAC2" w:rsidR="00B6047A" w:rsidRDefault="00EC55E8" w:rsidP="00B6047A">
      <w:pPr>
        <w:pStyle w:val="bodyheaderbold"/>
      </w:pPr>
      <w:r>
        <w:t>Properties of the XML Objects</w:t>
      </w:r>
    </w:p>
    <w:p w14:paraId="702C5661" w14:textId="57EB17DF" w:rsidR="006624B2" w:rsidRDefault="00685D87" w:rsidP="00514897">
      <w:pPr>
        <w:pStyle w:val="body"/>
      </w:pPr>
      <w:r w:rsidRPr="0014030C">
        <w:lastRenderedPageBreak/>
        <w:t>For the sake of clarity</w:t>
      </w:r>
      <w:r w:rsidR="00B014AF" w:rsidRPr="00622D29">
        <w:rPr>
          <w:color w:val="auto"/>
        </w:rPr>
        <w:t>,</w:t>
      </w:r>
      <w:r w:rsidRPr="00622D29">
        <w:rPr>
          <w:color w:val="auto"/>
        </w:rPr>
        <w:t xml:space="preserve"> table</w:t>
      </w:r>
      <w:r w:rsidR="006A6AC5" w:rsidRPr="00622D29">
        <w:rPr>
          <w:color w:val="auto"/>
        </w:rPr>
        <w:t xml:space="preserve"> </w:t>
      </w:r>
      <w:r w:rsidR="00E848E8" w:rsidRPr="00622D29">
        <w:rPr>
          <w:color w:val="auto"/>
        </w:rPr>
        <w:t>3</w:t>
      </w:r>
      <w:r w:rsidRPr="00622D29">
        <w:rPr>
          <w:color w:val="auto"/>
        </w:rPr>
        <w:t xml:space="preserve"> summarizes</w:t>
      </w:r>
      <w:r w:rsidR="00EC451C" w:rsidRPr="00622D29">
        <w:rPr>
          <w:color w:val="auto"/>
        </w:rPr>
        <w:t xml:space="preserve"> the</w:t>
      </w:r>
      <w:r w:rsidR="006A6AC5" w:rsidRPr="00622D29">
        <w:rPr>
          <w:color w:val="auto"/>
        </w:rPr>
        <w:t xml:space="preserve"> properties each</w:t>
      </w:r>
      <w:r w:rsidRPr="00622D29">
        <w:rPr>
          <w:color w:val="auto"/>
        </w:rPr>
        <w:t xml:space="preserve"> </w:t>
      </w:r>
      <w:r w:rsidR="006A6AC5" w:rsidRPr="00622D29">
        <w:rPr>
          <w:color w:val="auto"/>
        </w:rPr>
        <w:t>templates takes</w:t>
      </w:r>
      <w:r w:rsidR="00EC451C" w:rsidRPr="00622D29">
        <w:rPr>
          <w:color w:val="auto"/>
        </w:rPr>
        <w:t xml:space="preserve"> in out of all available properties for each </w:t>
      </w:r>
      <w:r w:rsidR="00EC451C" w:rsidRPr="00622D29">
        <w:rPr>
          <w:rStyle w:val="CodeChar"/>
          <w:rFonts w:eastAsia="Arial"/>
          <w:color w:val="auto"/>
        </w:rPr>
        <w:t>pidVertex</w:t>
      </w:r>
      <w:r w:rsidR="00CC42FC" w:rsidRPr="00622D29">
        <w:rPr>
          <w:color w:val="auto"/>
        </w:rPr>
        <w:t xml:space="preserve"> and/or </w:t>
      </w:r>
      <w:r w:rsidR="00CC42FC" w:rsidRPr="00622D29">
        <w:rPr>
          <w:rStyle w:val="CodeChar"/>
          <w:rFonts w:ascii="Roboto" w:eastAsia="Arial" w:hAnsi="Roboto" w:cs="Arial"/>
          <w:color w:val="auto"/>
          <w:szCs w:val="21"/>
          <w:bdr w:val="none" w:sz="0" w:space="0" w:color="auto"/>
        </w:rPr>
        <w:t>pidEdge</w:t>
      </w:r>
      <w:r w:rsidR="00EC451C" w:rsidRPr="00622D29">
        <w:rPr>
          <w:color w:val="auto"/>
        </w:rPr>
        <w:t xml:space="preserve"> instance</w:t>
      </w:r>
      <w:r w:rsidR="0084363E" w:rsidRPr="00622D29">
        <w:rPr>
          <w:color w:val="auto"/>
        </w:rPr>
        <w:t>.</w:t>
      </w:r>
      <w:r w:rsidR="00EC451C" w:rsidRPr="00622D29">
        <w:rPr>
          <w:color w:val="auto"/>
        </w:rPr>
        <w:t xml:space="preserve"> Properties of mxGraph objects should be private. As JavaScript does not allow the declaring of private properties, such properties are preceeded by an underscore (e.g. </w:t>
      </w:r>
      <w:r w:rsidR="00EC451C" w:rsidRPr="00622D29">
        <w:rPr>
          <w:rStyle w:val="CodeChar"/>
          <w:rFonts w:eastAsia="Arial"/>
          <w:color w:val="auto"/>
        </w:rPr>
        <w:t>_id</w:t>
      </w:r>
      <w:r w:rsidR="00EC451C" w:rsidRPr="0014030C">
        <w:t xml:space="preserve">, </w:t>
      </w:r>
      <w:r w:rsidR="00EC451C" w:rsidRPr="0014030C">
        <w:rPr>
          <w:rStyle w:val="CodeChar"/>
          <w:rFonts w:eastAsia="Arial"/>
        </w:rPr>
        <w:t xml:space="preserve"> _style</w:t>
      </w:r>
      <w:r w:rsidR="00EC451C" w:rsidRPr="0014030C">
        <w:t xml:space="preserve">, </w:t>
      </w:r>
      <w:r w:rsidR="00EC451C" w:rsidRPr="0014030C">
        <w:rPr>
          <w:rStyle w:val="CodeChar"/>
          <w:rFonts w:eastAsia="Arial"/>
        </w:rPr>
        <w:t>_vertex</w:t>
      </w:r>
      <w:r w:rsidR="00EC451C" w:rsidRPr="0014030C">
        <w:t xml:space="preserve">, etc.) in the P&amp;ID shapes library JSON file to distinguish from non-mxGraph properties (e.g. </w:t>
      </w:r>
      <w:r w:rsidR="00EC451C" w:rsidRPr="0014030C">
        <w:rPr>
          <w:rStyle w:val="CodeChar"/>
          <w:rFonts w:eastAsia="Arial"/>
        </w:rPr>
        <w:t>shapeCategory</w:t>
      </w:r>
      <w:r w:rsidR="00EC451C" w:rsidRPr="0014030C">
        <w:t xml:space="preserve">, </w:t>
      </w:r>
      <w:r w:rsidR="00EC451C" w:rsidRPr="0014030C">
        <w:rPr>
          <w:rStyle w:val="CodeChar"/>
          <w:rFonts w:eastAsia="Arial"/>
        </w:rPr>
        <w:t>shapePath</w:t>
      </w:r>
      <w:r w:rsidR="00EC451C" w:rsidRPr="0014030C">
        <w:t xml:space="preserve">, </w:t>
      </w:r>
      <w:r w:rsidR="00EC451C" w:rsidRPr="0014030C">
        <w:rPr>
          <w:rStyle w:val="CodeChar"/>
          <w:rFonts w:eastAsia="Arial"/>
        </w:rPr>
        <w:t>shapeThumbnail</w:t>
      </w:r>
      <w:r w:rsidR="00EC451C" w:rsidRPr="0014030C">
        <w:t xml:space="preserve">, etc.). Table 4 also displays them with an underscore. Nevertheless, all properties are instanciated without an underscore by the template, as is required by the XML to be read by the mxGraph API loader. </w:t>
      </w:r>
      <w:bookmarkStart w:id="116" w:name="_Hlk523856173"/>
    </w:p>
    <w:p w14:paraId="393B55BE" w14:textId="77777777" w:rsidR="00B8688D" w:rsidRDefault="00B8688D" w:rsidP="00B8688D">
      <w:pPr>
        <w:pStyle w:val="body"/>
      </w:pPr>
      <w:r>
        <w:t xml:space="preserve">A checkmark in the “Implemented by Templates for” columns means that the property is indeed recursively instanciated with its value for each </w:t>
      </w:r>
      <w:r w:rsidRPr="00CC42FC">
        <w:rPr>
          <w:rStyle w:val="CodeChar"/>
          <w:rFonts w:eastAsia="Arial"/>
        </w:rPr>
        <w:t>pidVertex</w:t>
      </w:r>
      <w:r>
        <w:t xml:space="preserve"> and/or </w:t>
      </w:r>
      <w:r w:rsidRPr="00CC42FC">
        <w:rPr>
          <w:rStyle w:val="CodeChar"/>
          <w:rFonts w:eastAsia="Arial"/>
        </w:rPr>
        <w:t>pidEdge</w:t>
      </w:r>
      <w:r>
        <w:t xml:space="preserve"> instance. This does not mean that all shapes have a non-empty value. In many cases, shapes of the same </w:t>
      </w:r>
      <w:r w:rsidRPr="00BE7C76">
        <w:rPr>
          <w:rStyle w:val="CodeChar"/>
          <w:rFonts w:eastAsia="Arial"/>
        </w:rPr>
        <w:t>pidClass</w:t>
      </w:r>
      <w:r>
        <w:t xml:space="preserve"> have distinct sets of non-empty properties, but the library contains all possible properties nonetheless, with empty-string values if property is not relevant. For this reason, the properties are instanciated equal to empty-strings in the XML object by the template. The P&amp;ID shapes library abstracts the geometrical definition of shapes, thus, it is not necessary to go in more detail than this as to which shapes require which properties.</w:t>
      </w:r>
    </w:p>
    <w:p w14:paraId="6122503A" w14:textId="16D89B61" w:rsidR="00B8688D" w:rsidRDefault="00B8688D" w:rsidP="00B8688D">
      <w:pPr>
        <w:pStyle w:val="body"/>
      </w:pPr>
      <w:r>
        <w:t xml:space="preserve">For each iteration, the </w:t>
      </w:r>
      <w:r w:rsidRPr="004C43EC">
        <w:rPr>
          <w:rStyle w:val="CodeChar"/>
          <w:rFonts w:eastAsia="Arial"/>
        </w:rPr>
        <w:t>_style</w:t>
      </w:r>
      <w:r>
        <w:t xml:space="preserve"> property is passed the return value of the </w:t>
      </w:r>
      <w:r w:rsidRPr="00980C6E">
        <w:rPr>
          <w:rStyle w:val="CodeChar"/>
          <w:rFonts w:eastAsia="Arial"/>
        </w:rPr>
        <w:t>concatenateStyles(styleObject)</w:t>
      </w:r>
      <w:r>
        <w:rPr>
          <w:rStyle w:val="CodeChar"/>
          <w:rFonts w:eastAsia="Arial"/>
        </w:rPr>
        <w:t>,</w:t>
      </w:r>
      <w:r>
        <w:t xml:space="preserve"> which </w:t>
      </w:r>
      <w:r w:rsidRPr="00622D29">
        <w:rPr>
          <w:color w:val="auto"/>
        </w:rPr>
        <w:t xml:space="preserve">stringifies the in library configurable </w:t>
      </w:r>
      <w:r w:rsidRPr="00622D29">
        <w:rPr>
          <w:rStyle w:val="CodeChar"/>
          <w:rFonts w:eastAsia="Arial"/>
          <w:color w:val="auto"/>
        </w:rPr>
        <w:t>styleObject</w:t>
      </w:r>
      <w:r w:rsidRPr="00622D29">
        <w:rPr>
          <w:color w:val="auto"/>
        </w:rPr>
        <w:t xml:space="preserve"> to a semi-colon separated string of key-value pairs. Table 4 breaks down the </w:t>
      </w:r>
      <w:r w:rsidRPr="00622D29">
        <w:rPr>
          <w:rStyle w:val="CodeChar"/>
          <w:rFonts w:eastAsia="Arial"/>
          <w:color w:val="auto"/>
        </w:rPr>
        <w:t>styleObject</w:t>
      </w:r>
      <w:r w:rsidRPr="00622D29">
        <w:rPr>
          <w:color w:val="auto"/>
        </w:rPr>
        <w:t xml:space="preserve"> to its composing properties as was done in table 3 for each XML object</w:t>
      </w:r>
      <w:r>
        <w:t>.</w:t>
      </w:r>
    </w:p>
    <w:bookmarkEnd w:id="116"/>
    <w:p w14:paraId="6E779536" w14:textId="77777777" w:rsidR="003910A6" w:rsidRDefault="003910A6">
      <w:pPr>
        <w:spacing w:after="160" w:line="259" w:lineRule="auto"/>
        <w:rPr>
          <w:sz w:val="18"/>
          <w:szCs w:val="18"/>
        </w:rPr>
      </w:pPr>
      <w:r>
        <w:rPr>
          <w:sz w:val="18"/>
          <w:szCs w:val="18"/>
        </w:rPr>
        <w:br w:type="page"/>
      </w:r>
    </w:p>
    <w:p w14:paraId="5B78704C" w14:textId="1B5A3387" w:rsidR="008D5AF7" w:rsidRPr="003910A6" w:rsidRDefault="008D5AF7" w:rsidP="003910A6">
      <w:pPr>
        <w:spacing w:after="160" w:line="259" w:lineRule="auto"/>
        <w:rPr>
          <w:rFonts w:ascii="Roboto" w:eastAsia="Arial" w:hAnsi="Roboto" w:cs="Arial"/>
          <w:color w:val="222222"/>
          <w:sz w:val="21"/>
          <w:szCs w:val="21"/>
          <w:shd w:val="clear" w:color="auto" w:fill="FFFFFF"/>
        </w:rPr>
      </w:pPr>
      <w:r w:rsidRPr="006624B2">
        <w:rPr>
          <w:sz w:val="18"/>
          <w:szCs w:val="18"/>
        </w:rPr>
        <w:lastRenderedPageBreak/>
        <w:tab/>
      </w:r>
    </w:p>
    <w:tbl>
      <w:tblPr>
        <w:tblStyle w:val="TableGrid"/>
        <w:tblW w:w="9590" w:type="dxa"/>
        <w:jc w:val="center"/>
        <w:tblLayout w:type="fixed"/>
        <w:tblCellMar>
          <w:top w:w="28" w:type="dxa"/>
          <w:left w:w="0" w:type="dxa"/>
          <w:bottom w:w="28" w:type="dxa"/>
          <w:right w:w="0" w:type="dxa"/>
        </w:tblCellMar>
        <w:tblLook w:val="04A0" w:firstRow="1" w:lastRow="0" w:firstColumn="1" w:lastColumn="0" w:noHBand="0" w:noVBand="1"/>
      </w:tblPr>
      <w:tblGrid>
        <w:gridCol w:w="1453"/>
        <w:gridCol w:w="1458"/>
        <w:gridCol w:w="3769"/>
        <w:gridCol w:w="380"/>
        <w:gridCol w:w="421"/>
        <w:gridCol w:w="422"/>
        <w:gridCol w:w="422"/>
        <w:gridCol w:w="421"/>
        <w:gridCol w:w="422"/>
        <w:gridCol w:w="422"/>
      </w:tblGrid>
      <w:tr w:rsidR="007833C7" w:rsidRPr="00F373A7" w14:paraId="4D7EBFBA" w14:textId="1EF596A9" w:rsidTr="00F373A7">
        <w:trPr>
          <w:jc w:val="center"/>
        </w:trPr>
        <w:tc>
          <w:tcPr>
            <w:tcW w:w="1453" w:type="dxa"/>
            <w:vMerge w:val="restart"/>
            <w:shd w:val="clear" w:color="auto" w:fill="A6A6A6" w:themeFill="background1" w:themeFillShade="A6"/>
            <w:vAlign w:val="center"/>
          </w:tcPr>
          <w:p w14:paraId="5F7E1131" w14:textId="43130C22" w:rsidR="007833C7" w:rsidRPr="00F373A7" w:rsidRDefault="006624B2" w:rsidP="00C53DC1">
            <w:pPr>
              <w:pStyle w:val="body"/>
              <w:pBdr>
                <w:left w:val="single" w:sz="18" w:space="0" w:color="6CE26C"/>
              </w:pBdr>
              <w:spacing w:before="0" w:after="0" w:line="276" w:lineRule="auto"/>
              <w:ind w:left="0"/>
              <w:jc w:val="left"/>
              <w:rPr>
                <w:b/>
                <w:sz w:val="16"/>
                <w:szCs w:val="16"/>
                <w:highlight w:val="darkGray"/>
              </w:rPr>
            </w:pPr>
            <w:r>
              <w:rPr>
                <w:rFonts w:ascii="Times New Roman" w:eastAsiaTheme="minorEastAsia" w:hAnsi="Times New Roman" w:cs="Times New Roman"/>
                <w:color w:val="auto"/>
                <w:sz w:val="22"/>
                <w:szCs w:val="22"/>
                <w:shd w:val="clear" w:color="auto" w:fill="auto"/>
              </w:rPr>
              <w:br w:type="page"/>
            </w:r>
            <w:r w:rsidR="00F373A7">
              <w:rPr>
                <w:b/>
                <w:sz w:val="16"/>
                <w:szCs w:val="16"/>
                <w:highlight w:val="darkGray"/>
              </w:rPr>
              <w:t xml:space="preserve"> </w:t>
            </w:r>
            <w:r w:rsidR="007833C7" w:rsidRPr="00F373A7">
              <w:rPr>
                <w:b/>
                <w:sz w:val="16"/>
                <w:szCs w:val="16"/>
                <w:highlight w:val="darkGray"/>
              </w:rPr>
              <w:t>XML Object</w:t>
            </w:r>
          </w:p>
        </w:tc>
        <w:tc>
          <w:tcPr>
            <w:tcW w:w="1458" w:type="dxa"/>
            <w:vMerge w:val="restart"/>
            <w:shd w:val="clear" w:color="auto" w:fill="A6A6A6" w:themeFill="background1" w:themeFillShade="A6"/>
            <w:vAlign w:val="center"/>
          </w:tcPr>
          <w:p w14:paraId="02606675" w14:textId="6D5A28D3" w:rsidR="007833C7" w:rsidRPr="00F373A7" w:rsidRDefault="00F373A7" w:rsidP="00C53DC1">
            <w:pPr>
              <w:pStyle w:val="body"/>
              <w:pBdr>
                <w:left w:val="single" w:sz="18" w:space="0" w:color="6CE26C"/>
              </w:pBdr>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Property</w:t>
            </w:r>
          </w:p>
        </w:tc>
        <w:tc>
          <w:tcPr>
            <w:tcW w:w="3769" w:type="dxa"/>
            <w:vMerge w:val="restart"/>
            <w:shd w:val="clear" w:color="auto" w:fill="A6A6A6" w:themeFill="background1" w:themeFillShade="A6"/>
            <w:vAlign w:val="center"/>
          </w:tcPr>
          <w:p w14:paraId="4747591D" w14:textId="36DD2462" w:rsidR="007833C7" w:rsidRPr="00F373A7" w:rsidRDefault="00F373A7" w:rsidP="00C53DC1">
            <w:pPr>
              <w:pStyle w:val="body"/>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Description</w:t>
            </w:r>
          </w:p>
        </w:tc>
        <w:tc>
          <w:tcPr>
            <w:tcW w:w="380" w:type="dxa"/>
            <w:vMerge w:val="restart"/>
            <w:shd w:val="clear" w:color="auto" w:fill="A6A6A6" w:themeFill="background1" w:themeFillShade="A6"/>
            <w:vAlign w:val="center"/>
          </w:tcPr>
          <w:p w14:paraId="72F53FA3" w14:textId="41EA328B" w:rsidR="007833C7" w:rsidRPr="00F373A7" w:rsidRDefault="0081751A" w:rsidP="000B365D">
            <w:pPr>
              <w:pStyle w:val="body"/>
              <w:spacing w:before="0" w:after="0" w:line="276" w:lineRule="auto"/>
              <w:ind w:left="0"/>
              <w:jc w:val="right"/>
              <w:rPr>
                <w:b/>
                <w:sz w:val="16"/>
                <w:szCs w:val="16"/>
                <w:highlight w:val="darkGray"/>
              </w:rPr>
            </w:pPr>
            <w:r w:rsidRPr="00F373A7">
              <w:rPr>
                <w:b/>
                <w:sz w:val="16"/>
                <w:szCs w:val="16"/>
                <w:highlight w:val="darkGray"/>
              </w:rPr>
              <w:t>Src</w:t>
            </w:r>
          </w:p>
        </w:tc>
        <w:tc>
          <w:tcPr>
            <w:tcW w:w="2530" w:type="dxa"/>
            <w:gridSpan w:val="6"/>
            <w:shd w:val="clear" w:color="auto" w:fill="A6A6A6" w:themeFill="background1" w:themeFillShade="A6"/>
            <w:vAlign w:val="center"/>
          </w:tcPr>
          <w:p w14:paraId="4EA19834" w14:textId="2332D2BC"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Implemented by Templates for</w:t>
            </w:r>
          </w:p>
        </w:tc>
      </w:tr>
      <w:tr w:rsidR="00F373A7" w:rsidRPr="000B365D" w14:paraId="6137D3ED" w14:textId="77777777" w:rsidTr="00F373A7">
        <w:trPr>
          <w:jc w:val="center"/>
        </w:trPr>
        <w:tc>
          <w:tcPr>
            <w:tcW w:w="1453" w:type="dxa"/>
            <w:vMerge/>
            <w:shd w:val="clear" w:color="auto" w:fill="A6A6A6" w:themeFill="background1" w:themeFillShade="A6"/>
            <w:vAlign w:val="center"/>
          </w:tcPr>
          <w:p w14:paraId="3EBA749E" w14:textId="2BBA879E"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1458" w:type="dxa"/>
            <w:vMerge/>
            <w:shd w:val="clear" w:color="auto" w:fill="A6A6A6" w:themeFill="background1" w:themeFillShade="A6"/>
            <w:vAlign w:val="center"/>
          </w:tcPr>
          <w:p w14:paraId="1218B32F" w14:textId="09CF0940"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3769" w:type="dxa"/>
            <w:vMerge/>
            <w:shd w:val="clear" w:color="auto" w:fill="A6A6A6" w:themeFill="background1" w:themeFillShade="A6"/>
            <w:vAlign w:val="center"/>
          </w:tcPr>
          <w:p w14:paraId="5E49E12D" w14:textId="45F96C70" w:rsidR="007833C7" w:rsidRPr="00F373A7" w:rsidRDefault="007833C7" w:rsidP="00C53DC1">
            <w:pPr>
              <w:pStyle w:val="body"/>
              <w:spacing w:before="0" w:after="0" w:line="276" w:lineRule="auto"/>
              <w:ind w:left="0"/>
              <w:jc w:val="left"/>
              <w:rPr>
                <w:b/>
                <w:sz w:val="16"/>
                <w:szCs w:val="16"/>
                <w:highlight w:val="darkGray"/>
              </w:rPr>
            </w:pPr>
          </w:p>
        </w:tc>
        <w:tc>
          <w:tcPr>
            <w:tcW w:w="380" w:type="dxa"/>
            <w:vMerge/>
            <w:shd w:val="clear" w:color="auto" w:fill="A6A6A6" w:themeFill="background1" w:themeFillShade="A6"/>
            <w:vAlign w:val="center"/>
          </w:tcPr>
          <w:p w14:paraId="53507149" w14:textId="4811E4B2" w:rsidR="007833C7" w:rsidRPr="00F373A7" w:rsidRDefault="007833C7" w:rsidP="000B365D">
            <w:pPr>
              <w:pStyle w:val="body"/>
              <w:spacing w:before="0" w:after="0" w:line="276" w:lineRule="auto"/>
              <w:ind w:left="0"/>
              <w:jc w:val="right"/>
              <w:rPr>
                <w:b/>
                <w:sz w:val="16"/>
                <w:szCs w:val="16"/>
                <w:highlight w:val="darkGray"/>
              </w:rPr>
            </w:pPr>
          </w:p>
        </w:tc>
        <w:tc>
          <w:tcPr>
            <w:tcW w:w="421" w:type="dxa"/>
            <w:shd w:val="clear" w:color="auto" w:fill="A6A6A6" w:themeFill="background1" w:themeFillShade="A6"/>
            <w:vAlign w:val="center"/>
          </w:tcPr>
          <w:p w14:paraId="4B1176A7" w14:textId="2B2CF93B" w:rsidR="007833C7" w:rsidRPr="00F373A7" w:rsidRDefault="006174BA" w:rsidP="002B42E6">
            <w:pPr>
              <w:pStyle w:val="body"/>
              <w:spacing w:before="0" w:after="0" w:line="276" w:lineRule="auto"/>
              <w:ind w:left="0"/>
              <w:jc w:val="center"/>
              <w:rPr>
                <w:b/>
                <w:sz w:val="16"/>
                <w:szCs w:val="16"/>
                <w:highlight w:val="darkGray"/>
              </w:rPr>
            </w:pPr>
            <w:r w:rsidRPr="00F373A7">
              <w:rPr>
                <w:b/>
                <w:sz w:val="16"/>
                <w:szCs w:val="16"/>
                <w:highlight w:val="darkGray"/>
              </w:rPr>
              <w:t>B</w:t>
            </w:r>
          </w:p>
        </w:tc>
        <w:tc>
          <w:tcPr>
            <w:tcW w:w="422" w:type="dxa"/>
            <w:shd w:val="clear" w:color="auto" w:fill="A6A6A6" w:themeFill="background1" w:themeFillShade="A6"/>
            <w:vAlign w:val="center"/>
          </w:tcPr>
          <w:p w14:paraId="5016D39D" w14:textId="0E14B286"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E</w:t>
            </w:r>
          </w:p>
        </w:tc>
        <w:tc>
          <w:tcPr>
            <w:tcW w:w="422" w:type="dxa"/>
            <w:shd w:val="clear" w:color="auto" w:fill="A6A6A6" w:themeFill="background1" w:themeFillShade="A6"/>
            <w:vAlign w:val="center"/>
          </w:tcPr>
          <w:p w14:paraId="16C0FC90"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w:t>
            </w:r>
          </w:p>
        </w:tc>
        <w:tc>
          <w:tcPr>
            <w:tcW w:w="421" w:type="dxa"/>
            <w:shd w:val="clear" w:color="auto" w:fill="A6A6A6" w:themeFill="background1" w:themeFillShade="A6"/>
            <w:vAlign w:val="center"/>
          </w:tcPr>
          <w:p w14:paraId="04A5E194"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A</w:t>
            </w:r>
          </w:p>
        </w:tc>
        <w:tc>
          <w:tcPr>
            <w:tcW w:w="422" w:type="dxa"/>
            <w:shd w:val="clear" w:color="auto" w:fill="A6A6A6" w:themeFill="background1" w:themeFillShade="A6"/>
            <w:vAlign w:val="center"/>
          </w:tcPr>
          <w:p w14:paraId="6ACBA642"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G</w:t>
            </w:r>
          </w:p>
        </w:tc>
        <w:tc>
          <w:tcPr>
            <w:tcW w:w="422" w:type="dxa"/>
            <w:shd w:val="clear" w:color="auto" w:fill="A6A6A6" w:themeFill="background1" w:themeFillShade="A6"/>
            <w:vAlign w:val="center"/>
          </w:tcPr>
          <w:p w14:paraId="21B6145C" w14:textId="77777777" w:rsidR="007833C7" w:rsidRPr="00F373A7" w:rsidRDefault="007833C7" w:rsidP="002B42E6">
            <w:pPr>
              <w:pStyle w:val="body"/>
              <w:spacing w:before="0" w:after="0" w:line="276" w:lineRule="auto"/>
              <w:ind w:left="0"/>
              <w:jc w:val="center"/>
              <w:rPr>
                <w:b/>
                <w:color w:val="BFBFBF" w:themeColor="background1" w:themeShade="BF"/>
                <w:sz w:val="16"/>
                <w:szCs w:val="16"/>
              </w:rPr>
            </w:pPr>
            <w:r w:rsidRPr="00F373A7">
              <w:rPr>
                <w:b/>
                <w:sz w:val="16"/>
                <w:szCs w:val="16"/>
                <w:highlight w:val="darkGray"/>
              </w:rPr>
              <w:t>L</w:t>
            </w:r>
          </w:p>
        </w:tc>
      </w:tr>
      <w:tr w:rsidR="007833C7" w:rsidRPr="000B365D" w14:paraId="34BE53D8" w14:textId="2858CF52" w:rsidTr="000B365D">
        <w:trPr>
          <w:jc w:val="center"/>
        </w:trPr>
        <w:tc>
          <w:tcPr>
            <w:tcW w:w="1453" w:type="dxa"/>
            <w:shd w:val="clear" w:color="auto" w:fill="F2F2F2" w:themeFill="background1" w:themeFillShade="F2"/>
            <w:vAlign w:val="center"/>
          </w:tcPr>
          <w:p w14:paraId="2FD5E262" w14:textId="0C7E344A" w:rsidR="007833C7" w:rsidRPr="000B365D" w:rsidRDefault="007833C7" w:rsidP="00C53DC1">
            <w:pPr>
              <w:pStyle w:val="Code"/>
              <w:spacing w:line="276" w:lineRule="auto"/>
              <w:rPr>
                <w:b/>
                <w:sz w:val="16"/>
                <w:szCs w:val="16"/>
              </w:rPr>
            </w:pPr>
            <w:r w:rsidRPr="000B365D">
              <w:rPr>
                <w:b/>
                <w:sz w:val="16"/>
                <w:szCs w:val="16"/>
              </w:rPr>
              <w:t>&lt;mxGraphModel&gt;</w:t>
            </w:r>
          </w:p>
        </w:tc>
        <w:tc>
          <w:tcPr>
            <w:tcW w:w="1458" w:type="dxa"/>
            <w:shd w:val="clear" w:color="auto" w:fill="F2F2F2" w:themeFill="background1" w:themeFillShade="F2"/>
            <w:vAlign w:val="center"/>
          </w:tcPr>
          <w:p w14:paraId="128E173E" w14:textId="694D1120" w:rsidR="007833C7" w:rsidRPr="000B365D" w:rsidRDefault="007833C7" w:rsidP="00C53DC1">
            <w:pPr>
              <w:pStyle w:val="Code"/>
              <w:spacing w:line="276" w:lineRule="auto"/>
              <w:rPr>
                <w:sz w:val="16"/>
                <w:szCs w:val="16"/>
              </w:rPr>
            </w:pPr>
          </w:p>
        </w:tc>
        <w:tc>
          <w:tcPr>
            <w:tcW w:w="3769" w:type="dxa"/>
            <w:shd w:val="clear" w:color="auto" w:fill="F2F2F2" w:themeFill="background1" w:themeFillShade="F2"/>
            <w:vAlign w:val="center"/>
          </w:tcPr>
          <w:p w14:paraId="701E62BD" w14:textId="2D1600DB" w:rsidR="007833C7" w:rsidRPr="000B365D" w:rsidRDefault="007833C7" w:rsidP="00C53DC1">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6E533A" w14:textId="0C4C61B5" w:rsidR="007833C7" w:rsidRPr="000B365D" w:rsidRDefault="007833C7"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42787B8" w14:textId="6926B075"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8BED5DC" w14:textId="4BF1903D"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C1F33A9" w14:textId="0D375BDE" w:rsidR="007833C7" w:rsidRPr="000B365D" w:rsidRDefault="007833C7" w:rsidP="002B42E6">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440DB2F6" w14:textId="1FCBFE23"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C9755AA" w14:textId="6FE137D0"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2163AC1" w14:textId="2E27221F" w:rsidR="007833C7" w:rsidRPr="000B365D" w:rsidRDefault="007833C7" w:rsidP="002B42E6">
            <w:pPr>
              <w:pStyle w:val="body"/>
              <w:spacing w:before="0" w:after="0" w:line="276" w:lineRule="auto"/>
              <w:ind w:left="0"/>
              <w:jc w:val="center"/>
              <w:rPr>
                <w:b/>
                <w:sz w:val="16"/>
                <w:szCs w:val="16"/>
              </w:rPr>
            </w:pPr>
          </w:p>
        </w:tc>
      </w:tr>
      <w:tr w:rsidR="003155B4" w:rsidRPr="000B365D" w14:paraId="3585430A" w14:textId="77777777" w:rsidTr="000B365D">
        <w:trPr>
          <w:jc w:val="center"/>
        </w:trPr>
        <w:tc>
          <w:tcPr>
            <w:tcW w:w="1453" w:type="dxa"/>
            <w:vMerge w:val="restart"/>
            <w:vAlign w:val="center"/>
          </w:tcPr>
          <w:p w14:paraId="5F543461" w14:textId="0B8D256C" w:rsidR="003155B4" w:rsidRPr="000B365D" w:rsidRDefault="009C5691" w:rsidP="00C0652F">
            <w:pPr>
              <w:pStyle w:val="Code"/>
              <w:spacing w:line="276" w:lineRule="auto"/>
              <w:jc w:val="center"/>
              <w:rPr>
                <w:b/>
                <w:sz w:val="16"/>
                <w:szCs w:val="16"/>
              </w:rPr>
            </w:pPr>
            <w:r w:rsidRPr="00C0652F">
              <w:rPr>
                <w:rFonts w:ascii="Roboto" w:hAnsi="Roboto"/>
                <w:color w:val="A6A6A6" w:themeColor="background1" w:themeShade="A6"/>
                <w:sz w:val="16"/>
                <w:szCs w:val="16"/>
              </w:rPr>
              <w:t>(graph configurations)</w:t>
            </w:r>
          </w:p>
        </w:tc>
        <w:tc>
          <w:tcPr>
            <w:tcW w:w="1458" w:type="dxa"/>
            <w:vAlign w:val="center"/>
          </w:tcPr>
          <w:p w14:paraId="3C6A4C79" w14:textId="69BAA685" w:rsidR="003155B4" w:rsidRPr="000B365D" w:rsidRDefault="003155B4" w:rsidP="00920846">
            <w:pPr>
              <w:pStyle w:val="Code"/>
              <w:spacing w:line="276" w:lineRule="auto"/>
              <w:rPr>
                <w:sz w:val="16"/>
                <w:szCs w:val="16"/>
              </w:rPr>
            </w:pPr>
            <w:r w:rsidRPr="000B365D">
              <w:rPr>
                <w:sz w:val="16"/>
                <w:szCs w:val="16"/>
              </w:rPr>
              <w:t>_dx</w:t>
            </w:r>
          </w:p>
        </w:tc>
        <w:tc>
          <w:tcPr>
            <w:tcW w:w="3769" w:type="dxa"/>
            <w:vAlign w:val="center"/>
          </w:tcPr>
          <w:p w14:paraId="550492A0" w14:textId="12077FC7" w:rsidR="003155B4" w:rsidRPr="000B365D" w:rsidRDefault="007A0029" w:rsidP="00920846">
            <w:pPr>
              <w:pStyle w:val="body"/>
              <w:spacing w:before="0" w:after="0" w:line="276" w:lineRule="auto"/>
              <w:ind w:left="0"/>
              <w:jc w:val="left"/>
              <w:rPr>
                <w:sz w:val="16"/>
                <w:szCs w:val="16"/>
              </w:rPr>
            </w:pPr>
            <w:r w:rsidRPr="000B365D">
              <w:rPr>
                <w:sz w:val="16"/>
                <w:szCs w:val="16"/>
              </w:rPr>
              <w:t>Specifies x-coordinate of translation/shift (either absolute or relative from parent)</w:t>
            </w:r>
          </w:p>
        </w:tc>
        <w:tc>
          <w:tcPr>
            <w:tcW w:w="380" w:type="dxa"/>
            <w:vAlign w:val="center"/>
          </w:tcPr>
          <w:p w14:paraId="2B79E7B5" w14:textId="49298FDC" w:rsidR="003155B4" w:rsidRPr="000B365D" w:rsidRDefault="003155B4"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EBACD96" w14:textId="5A80D252" w:rsidR="003155B4" w:rsidRPr="000B365D" w:rsidRDefault="003155B4" w:rsidP="002B42E6">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5F6DF498" w14:textId="59B9611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4D43DD" w14:textId="335A2C6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312430" w14:textId="32B9755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463A66" w14:textId="34F893F8"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3B49A7" w14:textId="124446FF"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r>
      <w:tr w:rsidR="007A0029" w:rsidRPr="000B365D" w14:paraId="71CE61E3" w14:textId="59D8E045" w:rsidTr="000B365D">
        <w:trPr>
          <w:jc w:val="center"/>
        </w:trPr>
        <w:tc>
          <w:tcPr>
            <w:tcW w:w="1453" w:type="dxa"/>
            <w:vMerge/>
            <w:vAlign w:val="center"/>
          </w:tcPr>
          <w:p w14:paraId="1F7C4BE2" w14:textId="77777777" w:rsidR="007A0029" w:rsidRPr="000B365D" w:rsidRDefault="007A0029" w:rsidP="007A0029">
            <w:pPr>
              <w:pStyle w:val="Code"/>
              <w:spacing w:line="276" w:lineRule="auto"/>
              <w:rPr>
                <w:sz w:val="16"/>
                <w:szCs w:val="16"/>
              </w:rPr>
            </w:pPr>
          </w:p>
        </w:tc>
        <w:tc>
          <w:tcPr>
            <w:tcW w:w="1458" w:type="dxa"/>
            <w:vAlign w:val="center"/>
          </w:tcPr>
          <w:p w14:paraId="04A34D54" w14:textId="38933A6C" w:rsidR="007A0029" w:rsidRPr="000B365D" w:rsidRDefault="007A0029" w:rsidP="007A0029">
            <w:pPr>
              <w:pStyle w:val="Code"/>
              <w:spacing w:line="276" w:lineRule="auto"/>
              <w:rPr>
                <w:sz w:val="16"/>
                <w:szCs w:val="16"/>
              </w:rPr>
            </w:pPr>
            <w:r w:rsidRPr="000B365D">
              <w:rPr>
                <w:sz w:val="16"/>
                <w:szCs w:val="16"/>
              </w:rPr>
              <w:t>_dy</w:t>
            </w:r>
          </w:p>
        </w:tc>
        <w:tc>
          <w:tcPr>
            <w:tcW w:w="3769" w:type="dxa"/>
            <w:vAlign w:val="center"/>
          </w:tcPr>
          <w:p w14:paraId="07DA4A6A" w14:textId="5F23D40A" w:rsidR="007A0029" w:rsidRPr="000B365D" w:rsidRDefault="007A0029" w:rsidP="007A0029">
            <w:pPr>
              <w:pStyle w:val="body"/>
              <w:spacing w:before="0" w:after="0" w:line="276" w:lineRule="auto"/>
              <w:ind w:left="0"/>
              <w:jc w:val="left"/>
              <w:rPr>
                <w:sz w:val="16"/>
                <w:szCs w:val="16"/>
              </w:rPr>
            </w:pPr>
            <w:r w:rsidRPr="000B365D">
              <w:rPr>
                <w:sz w:val="16"/>
                <w:szCs w:val="16"/>
              </w:rPr>
              <w:t>Specifies y-coordinate of translation/shift (either absolute or relative from parent)</w:t>
            </w:r>
          </w:p>
        </w:tc>
        <w:tc>
          <w:tcPr>
            <w:tcW w:w="380" w:type="dxa"/>
            <w:vAlign w:val="center"/>
          </w:tcPr>
          <w:p w14:paraId="17D26FEA" w14:textId="4A43C411"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535F371" w14:textId="4B386F6D"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656F24" w14:textId="37CDA8E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659F7B" w14:textId="67D6B7E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A3FEA2" w14:textId="0FD67FD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6C7B99" w14:textId="32F325A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0208F1B" w14:textId="6064602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FEA8D39" w14:textId="2C1EE90F" w:rsidTr="000B365D">
        <w:trPr>
          <w:jc w:val="center"/>
        </w:trPr>
        <w:tc>
          <w:tcPr>
            <w:tcW w:w="1453" w:type="dxa"/>
            <w:vMerge/>
            <w:vAlign w:val="center"/>
          </w:tcPr>
          <w:p w14:paraId="57C595B3" w14:textId="77777777" w:rsidR="007A0029" w:rsidRPr="000B365D" w:rsidRDefault="007A0029" w:rsidP="007A0029">
            <w:pPr>
              <w:pStyle w:val="Code"/>
              <w:spacing w:line="276" w:lineRule="auto"/>
              <w:rPr>
                <w:sz w:val="16"/>
                <w:szCs w:val="16"/>
              </w:rPr>
            </w:pPr>
          </w:p>
        </w:tc>
        <w:tc>
          <w:tcPr>
            <w:tcW w:w="1458" w:type="dxa"/>
            <w:vAlign w:val="center"/>
          </w:tcPr>
          <w:p w14:paraId="158E4258" w14:textId="03350F9D" w:rsidR="007A0029" w:rsidRPr="000B365D" w:rsidRDefault="007A0029" w:rsidP="007A0029">
            <w:pPr>
              <w:pStyle w:val="Code"/>
              <w:spacing w:line="276" w:lineRule="auto"/>
              <w:rPr>
                <w:sz w:val="16"/>
                <w:szCs w:val="16"/>
              </w:rPr>
            </w:pPr>
            <w:r w:rsidRPr="000B365D">
              <w:rPr>
                <w:sz w:val="16"/>
                <w:szCs w:val="16"/>
              </w:rPr>
              <w:t>_grid</w:t>
            </w:r>
          </w:p>
        </w:tc>
        <w:tc>
          <w:tcPr>
            <w:tcW w:w="3769" w:type="dxa"/>
            <w:vAlign w:val="center"/>
          </w:tcPr>
          <w:p w14:paraId="0D93EDA2" w14:textId="6BA3B8B8" w:rsidR="007A0029" w:rsidRPr="000B365D" w:rsidRDefault="007A0029" w:rsidP="007A0029">
            <w:pPr>
              <w:pStyle w:val="body"/>
              <w:spacing w:before="0" w:after="0" w:line="276" w:lineRule="auto"/>
              <w:ind w:left="0"/>
              <w:jc w:val="left"/>
              <w:rPr>
                <w:sz w:val="16"/>
                <w:szCs w:val="16"/>
              </w:rPr>
            </w:pPr>
            <w:r w:rsidRPr="000B365D">
              <w:rPr>
                <w:sz w:val="16"/>
                <w:szCs w:val="16"/>
              </w:rPr>
              <w:t>Boolean (1/0) to activate/deactivate grid</w:t>
            </w:r>
          </w:p>
        </w:tc>
        <w:tc>
          <w:tcPr>
            <w:tcW w:w="380" w:type="dxa"/>
            <w:vAlign w:val="center"/>
          </w:tcPr>
          <w:p w14:paraId="766CC2CF" w14:textId="5379C1C5"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267F7184" w14:textId="4F177579"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F101426" w14:textId="166193FB"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E1EDC4" w14:textId="12498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6B4AB3" w14:textId="74DB09C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1D8E57" w14:textId="3004756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DFADCE" w14:textId="30DE725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2E35CBAD" w14:textId="781B8B01" w:rsidTr="000B365D">
        <w:trPr>
          <w:jc w:val="center"/>
        </w:trPr>
        <w:tc>
          <w:tcPr>
            <w:tcW w:w="1453" w:type="dxa"/>
            <w:vMerge/>
            <w:vAlign w:val="center"/>
          </w:tcPr>
          <w:p w14:paraId="53C926B6" w14:textId="77777777" w:rsidR="007A0029" w:rsidRPr="000B365D" w:rsidRDefault="007A0029" w:rsidP="007A0029">
            <w:pPr>
              <w:pStyle w:val="Code"/>
              <w:spacing w:line="276" w:lineRule="auto"/>
              <w:rPr>
                <w:sz w:val="16"/>
                <w:szCs w:val="16"/>
              </w:rPr>
            </w:pPr>
          </w:p>
        </w:tc>
        <w:tc>
          <w:tcPr>
            <w:tcW w:w="1458" w:type="dxa"/>
            <w:vAlign w:val="center"/>
          </w:tcPr>
          <w:p w14:paraId="6438B9F1" w14:textId="25A4AD5D" w:rsidR="007A0029" w:rsidRPr="000B365D" w:rsidRDefault="007A0029" w:rsidP="007A0029">
            <w:pPr>
              <w:pStyle w:val="Code"/>
              <w:spacing w:line="276" w:lineRule="auto"/>
              <w:rPr>
                <w:sz w:val="16"/>
                <w:szCs w:val="16"/>
              </w:rPr>
            </w:pPr>
            <w:r w:rsidRPr="000B365D">
              <w:rPr>
                <w:sz w:val="16"/>
                <w:szCs w:val="16"/>
              </w:rPr>
              <w:t>_gridSize</w:t>
            </w:r>
          </w:p>
        </w:tc>
        <w:tc>
          <w:tcPr>
            <w:tcW w:w="3769" w:type="dxa"/>
            <w:vAlign w:val="center"/>
          </w:tcPr>
          <w:p w14:paraId="6F4244AA" w14:textId="7D061992" w:rsidR="007A0029" w:rsidRPr="000B365D" w:rsidRDefault="00413543" w:rsidP="007A0029">
            <w:pPr>
              <w:pStyle w:val="body"/>
              <w:spacing w:before="0" w:after="0" w:line="276" w:lineRule="auto"/>
              <w:ind w:left="0"/>
              <w:jc w:val="left"/>
              <w:rPr>
                <w:sz w:val="16"/>
                <w:szCs w:val="16"/>
              </w:rPr>
            </w:pPr>
            <w:r w:rsidRPr="000B365D">
              <w:rPr>
                <w:sz w:val="16"/>
                <w:szCs w:val="16"/>
              </w:rPr>
              <w:t>Sets size of grid measures</w:t>
            </w:r>
          </w:p>
        </w:tc>
        <w:tc>
          <w:tcPr>
            <w:tcW w:w="380" w:type="dxa"/>
            <w:vAlign w:val="center"/>
          </w:tcPr>
          <w:p w14:paraId="0388516F" w14:textId="010B746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90A45B9" w14:textId="1B96257C"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512019" w14:textId="3EE5F12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F49401E" w14:textId="28D2FFF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82D7AFE" w14:textId="121228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D42FAC" w14:textId="36198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3B09707" w14:textId="60D54CD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5085F" w14:textId="389ED683" w:rsidTr="000B365D">
        <w:trPr>
          <w:jc w:val="center"/>
        </w:trPr>
        <w:tc>
          <w:tcPr>
            <w:tcW w:w="1453" w:type="dxa"/>
            <w:vMerge/>
            <w:vAlign w:val="center"/>
          </w:tcPr>
          <w:p w14:paraId="12D7109C" w14:textId="77777777" w:rsidR="007A0029" w:rsidRPr="000B365D" w:rsidRDefault="007A0029" w:rsidP="007A0029">
            <w:pPr>
              <w:pStyle w:val="Code"/>
              <w:spacing w:line="276" w:lineRule="auto"/>
              <w:rPr>
                <w:sz w:val="16"/>
                <w:szCs w:val="16"/>
              </w:rPr>
            </w:pPr>
          </w:p>
        </w:tc>
        <w:tc>
          <w:tcPr>
            <w:tcW w:w="1458" w:type="dxa"/>
            <w:vAlign w:val="center"/>
          </w:tcPr>
          <w:p w14:paraId="60D37ECB" w14:textId="399B8C86" w:rsidR="007A0029" w:rsidRPr="000B365D" w:rsidRDefault="007A0029" w:rsidP="007A0029">
            <w:pPr>
              <w:pStyle w:val="Code"/>
              <w:spacing w:line="276" w:lineRule="auto"/>
              <w:rPr>
                <w:sz w:val="16"/>
                <w:szCs w:val="16"/>
              </w:rPr>
            </w:pPr>
            <w:r w:rsidRPr="000B365D">
              <w:rPr>
                <w:sz w:val="16"/>
                <w:szCs w:val="16"/>
              </w:rPr>
              <w:t>_tooltips</w:t>
            </w:r>
          </w:p>
        </w:tc>
        <w:tc>
          <w:tcPr>
            <w:tcW w:w="3769" w:type="dxa"/>
            <w:vAlign w:val="center"/>
          </w:tcPr>
          <w:p w14:paraId="2CB40E82" w14:textId="35D1E8A1" w:rsidR="007A0029" w:rsidRPr="000B365D" w:rsidRDefault="00413543" w:rsidP="007A0029">
            <w:pPr>
              <w:pStyle w:val="body"/>
              <w:spacing w:before="0" w:after="0" w:line="276" w:lineRule="auto"/>
              <w:ind w:left="0"/>
              <w:jc w:val="left"/>
              <w:rPr>
                <w:sz w:val="16"/>
                <w:szCs w:val="16"/>
              </w:rPr>
            </w:pPr>
            <w:r w:rsidRPr="000B365D">
              <w:rPr>
                <w:sz w:val="16"/>
                <w:szCs w:val="16"/>
              </w:rPr>
              <w:t>Boolean (1/0) to activate/deactivate tooltips</w:t>
            </w:r>
          </w:p>
        </w:tc>
        <w:tc>
          <w:tcPr>
            <w:tcW w:w="380" w:type="dxa"/>
            <w:vAlign w:val="center"/>
          </w:tcPr>
          <w:p w14:paraId="26EFF389" w14:textId="2F7CE14B"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C1475B2" w14:textId="6A28BD1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29D6620" w14:textId="61D837E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638562" w14:textId="41B2AEA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400DD6F" w14:textId="5DAA716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03BED8C" w14:textId="0B65B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09839CE" w14:textId="71F1E11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AE886" w14:textId="2AEE61FD" w:rsidTr="000B365D">
        <w:trPr>
          <w:jc w:val="center"/>
        </w:trPr>
        <w:tc>
          <w:tcPr>
            <w:tcW w:w="1453" w:type="dxa"/>
            <w:vMerge/>
            <w:vAlign w:val="center"/>
          </w:tcPr>
          <w:p w14:paraId="52B7A426" w14:textId="77777777" w:rsidR="007A0029" w:rsidRPr="000B365D" w:rsidRDefault="007A0029" w:rsidP="007A0029">
            <w:pPr>
              <w:pStyle w:val="Code"/>
              <w:spacing w:line="276" w:lineRule="auto"/>
              <w:rPr>
                <w:sz w:val="16"/>
                <w:szCs w:val="16"/>
              </w:rPr>
            </w:pPr>
          </w:p>
        </w:tc>
        <w:tc>
          <w:tcPr>
            <w:tcW w:w="1458" w:type="dxa"/>
            <w:vAlign w:val="center"/>
          </w:tcPr>
          <w:p w14:paraId="1FEF0FA9" w14:textId="1F6AC2F4" w:rsidR="007A0029" w:rsidRPr="000B365D" w:rsidRDefault="007A0029" w:rsidP="007A0029">
            <w:pPr>
              <w:pStyle w:val="Code"/>
              <w:spacing w:line="276" w:lineRule="auto"/>
              <w:rPr>
                <w:sz w:val="16"/>
                <w:szCs w:val="16"/>
              </w:rPr>
            </w:pPr>
            <w:r w:rsidRPr="000B365D">
              <w:rPr>
                <w:sz w:val="16"/>
                <w:szCs w:val="16"/>
              </w:rPr>
              <w:t>_connect</w:t>
            </w:r>
          </w:p>
        </w:tc>
        <w:tc>
          <w:tcPr>
            <w:tcW w:w="3769" w:type="dxa"/>
            <w:vAlign w:val="center"/>
          </w:tcPr>
          <w:p w14:paraId="313896A5" w14:textId="399EF82A"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w:t>
            </w:r>
            <w:r w:rsidR="005448AA" w:rsidRPr="000B365D">
              <w:rPr>
                <w:sz w:val="16"/>
                <w:szCs w:val="16"/>
              </w:rPr>
              <w:t>set if connectable or not</w:t>
            </w:r>
          </w:p>
        </w:tc>
        <w:tc>
          <w:tcPr>
            <w:tcW w:w="380" w:type="dxa"/>
            <w:vAlign w:val="center"/>
          </w:tcPr>
          <w:p w14:paraId="6F26E979" w14:textId="64DBC03A"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2AC2CC4" w14:textId="37EC152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2F80005" w14:textId="5F2321E5"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F25B5FA" w14:textId="7EE3032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C322D1" w14:textId="6ECC6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1B9474" w14:textId="591074A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631EBB2" w14:textId="6756364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18D2DEE" w14:textId="142BDBC4" w:rsidTr="000B365D">
        <w:trPr>
          <w:jc w:val="center"/>
        </w:trPr>
        <w:tc>
          <w:tcPr>
            <w:tcW w:w="1453" w:type="dxa"/>
            <w:vMerge/>
            <w:vAlign w:val="center"/>
          </w:tcPr>
          <w:p w14:paraId="16BEAC79" w14:textId="77777777" w:rsidR="007A0029" w:rsidRPr="000B365D" w:rsidRDefault="007A0029" w:rsidP="007A0029">
            <w:pPr>
              <w:pStyle w:val="Code"/>
              <w:spacing w:line="276" w:lineRule="auto"/>
              <w:rPr>
                <w:sz w:val="16"/>
                <w:szCs w:val="16"/>
              </w:rPr>
            </w:pPr>
          </w:p>
        </w:tc>
        <w:tc>
          <w:tcPr>
            <w:tcW w:w="1458" w:type="dxa"/>
            <w:vAlign w:val="center"/>
          </w:tcPr>
          <w:p w14:paraId="01575A57" w14:textId="5DC5CF0C" w:rsidR="007A0029" w:rsidRPr="000B365D" w:rsidRDefault="007A0029" w:rsidP="007A0029">
            <w:pPr>
              <w:pStyle w:val="Code"/>
              <w:spacing w:line="276" w:lineRule="auto"/>
              <w:rPr>
                <w:sz w:val="16"/>
                <w:szCs w:val="16"/>
              </w:rPr>
            </w:pPr>
            <w:r w:rsidRPr="000B365D">
              <w:rPr>
                <w:sz w:val="16"/>
                <w:szCs w:val="16"/>
              </w:rPr>
              <w:t>_arrows</w:t>
            </w:r>
          </w:p>
        </w:tc>
        <w:tc>
          <w:tcPr>
            <w:tcW w:w="3769" w:type="dxa"/>
            <w:vAlign w:val="center"/>
          </w:tcPr>
          <w:p w14:paraId="0F316040" w14:textId="25981CF7"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arrows</w:t>
            </w:r>
          </w:p>
        </w:tc>
        <w:tc>
          <w:tcPr>
            <w:tcW w:w="380" w:type="dxa"/>
            <w:vAlign w:val="center"/>
          </w:tcPr>
          <w:p w14:paraId="6873BEEC" w14:textId="5D6A6F6F"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899AC40" w14:textId="76F3FFD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44623E8" w14:textId="5B6C270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DC6A83" w14:textId="65FDAC4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3FEF0320" w14:textId="337EA63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F57ACCE" w14:textId="6758FC3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9AA858" w14:textId="716C4D4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0A41400" w14:textId="77777777" w:rsidTr="000B365D">
        <w:trPr>
          <w:jc w:val="center"/>
        </w:trPr>
        <w:tc>
          <w:tcPr>
            <w:tcW w:w="1453" w:type="dxa"/>
            <w:vMerge/>
            <w:vAlign w:val="center"/>
          </w:tcPr>
          <w:p w14:paraId="013D775B" w14:textId="77777777" w:rsidR="007A0029" w:rsidRPr="000B365D" w:rsidRDefault="007A0029" w:rsidP="007A0029">
            <w:pPr>
              <w:pStyle w:val="Code"/>
              <w:spacing w:line="276" w:lineRule="auto"/>
              <w:rPr>
                <w:sz w:val="16"/>
                <w:szCs w:val="16"/>
              </w:rPr>
            </w:pPr>
          </w:p>
        </w:tc>
        <w:tc>
          <w:tcPr>
            <w:tcW w:w="1458" w:type="dxa"/>
            <w:vAlign w:val="center"/>
          </w:tcPr>
          <w:p w14:paraId="10727342" w14:textId="08A4F959" w:rsidR="007A0029" w:rsidRPr="000B365D" w:rsidRDefault="007A0029" w:rsidP="007A0029">
            <w:pPr>
              <w:pStyle w:val="Code"/>
              <w:spacing w:line="276" w:lineRule="auto"/>
              <w:rPr>
                <w:sz w:val="16"/>
                <w:szCs w:val="16"/>
              </w:rPr>
            </w:pPr>
            <w:r w:rsidRPr="000B365D">
              <w:rPr>
                <w:sz w:val="16"/>
                <w:szCs w:val="16"/>
              </w:rPr>
              <w:t>_fold</w:t>
            </w:r>
          </w:p>
        </w:tc>
        <w:tc>
          <w:tcPr>
            <w:tcW w:w="3769" w:type="dxa"/>
            <w:vAlign w:val="center"/>
          </w:tcPr>
          <w:p w14:paraId="03CDCAD1" w14:textId="49E38C53"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folding</w:t>
            </w:r>
          </w:p>
        </w:tc>
        <w:tc>
          <w:tcPr>
            <w:tcW w:w="380" w:type="dxa"/>
            <w:vAlign w:val="center"/>
          </w:tcPr>
          <w:p w14:paraId="5E1C095F" w14:textId="5741EF4E"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383F05B" w14:textId="09AA94F4"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8EA5546" w14:textId="53BED7D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0D60B64" w14:textId="4FC67B2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E7FAE34" w14:textId="1CBC5B2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34AE78C" w14:textId="5BD0D5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A1937E" w14:textId="62DD8BA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82C1BF2" w14:textId="77777777" w:rsidTr="000B365D">
        <w:trPr>
          <w:jc w:val="center"/>
        </w:trPr>
        <w:tc>
          <w:tcPr>
            <w:tcW w:w="1453" w:type="dxa"/>
            <w:vMerge/>
            <w:vAlign w:val="center"/>
          </w:tcPr>
          <w:p w14:paraId="01DE6C10" w14:textId="77777777" w:rsidR="007A0029" w:rsidRPr="000B365D" w:rsidRDefault="007A0029" w:rsidP="007A0029">
            <w:pPr>
              <w:pStyle w:val="Code"/>
              <w:spacing w:line="276" w:lineRule="auto"/>
              <w:rPr>
                <w:sz w:val="16"/>
                <w:szCs w:val="16"/>
              </w:rPr>
            </w:pPr>
          </w:p>
        </w:tc>
        <w:tc>
          <w:tcPr>
            <w:tcW w:w="1458" w:type="dxa"/>
            <w:vAlign w:val="center"/>
          </w:tcPr>
          <w:p w14:paraId="37102DEA" w14:textId="3BFE73B8" w:rsidR="007A0029" w:rsidRPr="000B365D" w:rsidRDefault="007A0029" w:rsidP="007A0029">
            <w:pPr>
              <w:pStyle w:val="Code"/>
              <w:spacing w:line="276" w:lineRule="auto"/>
              <w:rPr>
                <w:sz w:val="16"/>
                <w:szCs w:val="16"/>
              </w:rPr>
            </w:pPr>
            <w:r w:rsidRPr="000B365D">
              <w:rPr>
                <w:sz w:val="16"/>
                <w:szCs w:val="16"/>
              </w:rPr>
              <w:t>_page</w:t>
            </w:r>
          </w:p>
        </w:tc>
        <w:tc>
          <w:tcPr>
            <w:tcW w:w="3769" w:type="dxa"/>
            <w:vAlign w:val="center"/>
          </w:tcPr>
          <w:p w14:paraId="56A57FDE" w14:textId="68608B59" w:rsidR="007A0029" w:rsidRPr="000B365D" w:rsidRDefault="00413543" w:rsidP="007A0029">
            <w:pPr>
              <w:pStyle w:val="body"/>
              <w:spacing w:before="0" w:after="0" w:line="276" w:lineRule="auto"/>
              <w:ind w:left="0"/>
              <w:jc w:val="left"/>
              <w:rPr>
                <w:sz w:val="16"/>
                <w:szCs w:val="16"/>
              </w:rPr>
            </w:pPr>
            <w:r w:rsidRPr="000B365D">
              <w:rPr>
                <w:sz w:val="16"/>
                <w:szCs w:val="16"/>
              </w:rPr>
              <w:t>Boolean (1/0) t</w:t>
            </w:r>
            <w:r w:rsidR="00787A7D" w:rsidRPr="000B365D">
              <w:rPr>
                <w:sz w:val="16"/>
                <w:szCs w:val="16"/>
              </w:rPr>
              <w:t>o set if page view or not</w:t>
            </w:r>
          </w:p>
        </w:tc>
        <w:tc>
          <w:tcPr>
            <w:tcW w:w="380" w:type="dxa"/>
            <w:vAlign w:val="center"/>
          </w:tcPr>
          <w:p w14:paraId="49921E33" w14:textId="1786787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D00A519" w14:textId="702110C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6274AC8" w14:textId="225937C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C6CB10C" w14:textId="0C6F67D4"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00D103C3" w14:textId="010113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8A009E" w14:textId="75958B7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24690C1" w14:textId="6844B22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5214A0C" w14:textId="77777777" w:rsidTr="000B365D">
        <w:trPr>
          <w:jc w:val="center"/>
        </w:trPr>
        <w:tc>
          <w:tcPr>
            <w:tcW w:w="1453" w:type="dxa"/>
            <w:vMerge/>
            <w:vAlign w:val="center"/>
          </w:tcPr>
          <w:p w14:paraId="70CF40CA" w14:textId="77777777" w:rsidR="007A0029" w:rsidRPr="000B365D" w:rsidRDefault="007A0029" w:rsidP="007A0029">
            <w:pPr>
              <w:pStyle w:val="Code"/>
              <w:spacing w:line="276" w:lineRule="auto"/>
              <w:rPr>
                <w:sz w:val="16"/>
                <w:szCs w:val="16"/>
              </w:rPr>
            </w:pPr>
          </w:p>
        </w:tc>
        <w:tc>
          <w:tcPr>
            <w:tcW w:w="1458" w:type="dxa"/>
            <w:vAlign w:val="center"/>
          </w:tcPr>
          <w:p w14:paraId="4C01E575" w14:textId="2BAA3003" w:rsidR="007A0029" w:rsidRPr="000B365D" w:rsidRDefault="007A0029" w:rsidP="007A0029">
            <w:pPr>
              <w:pStyle w:val="Code"/>
              <w:spacing w:line="276" w:lineRule="auto"/>
              <w:rPr>
                <w:sz w:val="16"/>
                <w:szCs w:val="16"/>
              </w:rPr>
            </w:pPr>
            <w:r w:rsidRPr="000B365D">
              <w:rPr>
                <w:sz w:val="16"/>
                <w:szCs w:val="16"/>
              </w:rPr>
              <w:t>_pageScale</w:t>
            </w:r>
          </w:p>
        </w:tc>
        <w:tc>
          <w:tcPr>
            <w:tcW w:w="3769" w:type="dxa"/>
            <w:vAlign w:val="center"/>
          </w:tcPr>
          <w:p w14:paraId="64FB7720" w14:textId="00F53494" w:rsidR="007A0029" w:rsidRPr="000B365D" w:rsidRDefault="00787A7D" w:rsidP="007A0029">
            <w:pPr>
              <w:pStyle w:val="body"/>
              <w:spacing w:before="0" w:after="0" w:line="276" w:lineRule="auto"/>
              <w:ind w:left="0"/>
              <w:jc w:val="left"/>
              <w:rPr>
                <w:sz w:val="16"/>
                <w:szCs w:val="16"/>
              </w:rPr>
            </w:pPr>
            <w:r w:rsidRPr="000B365D">
              <w:rPr>
                <w:sz w:val="16"/>
                <w:szCs w:val="16"/>
              </w:rPr>
              <w:t>Number to set page scaling</w:t>
            </w:r>
          </w:p>
        </w:tc>
        <w:tc>
          <w:tcPr>
            <w:tcW w:w="380" w:type="dxa"/>
            <w:vAlign w:val="center"/>
          </w:tcPr>
          <w:p w14:paraId="02B5B519" w14:textId="1CC7A9F3"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06A9C4D" w14:textId="3F8EA992"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15E15E" w14:textId="65485106"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873855A" w14:textId="28EEEFA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2CF9C00" w14:textId="2157C6C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A0585C" w14:textId="0514A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F6A8947" w14:textId="2E7487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383DF699" w14:textId="77777777" w:rsidTr="000B365D">
        <w:trPr>
          <w:jc w:val="center"/>
        </w:trPr>
        <w:tc>
          <w:tcPr>
            <w:tcW w:w="1453" w:type="dxa"/>
            <w:vMerge/>
            <w:vAlign w:val="center"/>
          </w:tcPr>
          <w:p w14:paraId="3849BD50" w14:textId="77777777" w:rsidR="007A0029" w:rsidRPr="000B365D" w:rsidRDefault="007A0029" w:rsidP="007A0029">
            <w:pPr>
              <w:pStyle w:val="Code"/>
              <w:spacing w:line="276" w:lineRule="auto"/>
              <w:rPr>
                <w:sz w:val="16"/>
                <w:szCs w:val="16"/>
              </w:rPr>
            </w:pPr>
          </w:p>
        </w:tc>
        <w:tc>
          <w:tcPr>
            <w:tcW w:w="1458" w:type="dxa"/>
            <w:vAlign w:val="center"/>
          </w:tcPr>
          <w:p w14:paraId="23F97DC9" w14:textId="3B00B895" w:rsidR="007A0029" w:rsidRPr="000B365D" w:rsidRDefault="007A0029" w:rsidP="007A0029">
            <w:pPr>
              <w:pStyle w:val="Code"/>
              <w:spacing w:line="276" w:lineRule="auto"/>
              <w:rPr>
                <w:sz w:val="16"/>
                <w:szCs w:val="16"/>
              </w:rPr>
            </w:pPr>
            <w:r w:rsidRPr="000B365D">
              <w:rPr>
                <w:sz w:val="16"/>
                <w:szCs w:val="16"/>
              </w:rPr>
              <w:t>_pageWidth</w:t>
            </w:r>
          </w:p>
        </w:tc>
        <w:tc>
          <w:tcPr>
            <w:tcW w:w="3769" w:type="dxa"/>
            <w:vAlign w:val="center"/>
          </w:tcPr>
          <w:p w14:paraId="08EF1E56" w14:textId="0A074CF0" w:rsidR="007A0029" w:rsidRPr="000B365D" w:rsidRDefault="00787A7D" w:rsidP="007A0029">
            <w:pPr>
              <w:pStyle w:val="body"/>
              <w:spacing w:before="0" w:after="0" w:line="276" w:lineRule="auto"/>
              <w:ind w:left="0"/>
              <w:jc w:val="left"/>
              <w:rPr>
                <w:sz w:val="16"/>
                <w:szCs w:val="16"/>
              </w:rPr>
            </w:pPr>
            <w:r w:rsidRPr="000B365D">
              <w:rPr>
                <w:sz w:val="16"/>
                <w:szCs w:val="16"/>
              </w:rPr>
              <w:t>Number to set width of page</w:t>
            </w:r>
          </w:p>
        </w:tc>
        <w:tc>
          <w:tcPr>
            <w:tcW w:w="380" w:type="dxa"/>
            <w:vAlign w:val="center"/>
          </w:tcPr>
          <w:p w14:paraId="35A3EBFC" w14:textId="32CF7E69"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63A10B6" w14:textId="5F0C0DE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6B87BB" w14:textId="7B64CE3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042FD82" w14:textId="716BD57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5041F46" w14:textId="3F720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A307900" w14:textId="035D94E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09ED42A" w14:textId="477925B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87A7D" w:rsidRPr="000B365D" w14:paraId="47D43902" w14:textId="77777777" w:rsidTr="000B365D">
        <w:trPr>
          <w:jc w:val="center"/>
        </w:trPr>
        <w:tc>
          <w:tcPr>
            <w:tcW w:w="1453" w:type="dxa"/>
            <w:vMerge/>
            <w:vAlign w:val="center"/>
          </w:tcPr>
          <w:p w14:paraId="4750BF22" w14:textId="77777777" w:rsidR="00787A7D" w:rsidRPr="000B365D" w:rsidRDefault="00787A7D" w:rsidP="00787A7D">
            <w:pPr>
              <w:pStyle w:val="Code"/>
              <w:spacing w:line="276" w:lineRule="auto"/>
              <w:rPr>
                <w:sz w:val="16"/>
                <w:szCs w:val="16"/>
              </w:rPr>
            </w:pPr>
          </w:p>
        </w:tc>
        <w:tc>
          <w:tcPr>
            <w:tcW w:w="1458" w:type="dxa"/>
            <w:vAlign w:val="center"/>
          </w:tcPr>
          <w:p w14:paraId="55B1950E" w14:textId="25B60FA3" w:rsidR="00787A7D" w:rsidRPr="000B365D" w:rsidRDefault="00787A7D" w:rsidP="00787A7D">
            <w:pPr>
              <w:pStyle w:val="Code"/>
              <w:spacing w:line="276" w:lineRule="auto"/>
              <w:rPr>
                <w:sz w:val="16"/>
                <w:szCs w:val="16"/>
              </w:rPr>
            </w:pPr>
            <w:r w:rsidRPr="000B365D">
              <w:rPr>
                <w:sz w:val="16"/>
                <w:szCs w:val="16"/>
              </w:rPr>
              <w:t>_pageHeight</w:t>
            </w:r>
          </w:p>
        </w:tc>
        <w:tc>
          <w:tcPr>
            <w:tcW w:w="3769" w:type="dxa"/>
            <w:vAlign w:val="center"/>
          </w:tcPr>
          <w:p w14:paraId="38DEDB67" w14:textId="02B46DB0" w:rsidR="00787A7D" w:rsidRPr="000B365D" w:rsidRDefault="00787A7D" w:rsidP="00787A7D">
            <w:pPr>
              <w:pStyle w:val="body"/>
              <w:spacing w:before="0" w:after="0" w:line="276" w:lineRule="auto"/>
              <w:ind w:left="0"/>
              <w:jc w:val="left"/>
              <w:rPr>
                <w:sz w:val="16"/>
                <w:szCs w:val="16"/>
              </w:rPr>
            </w:pPr>
            <w:r w:rsidRPr="000B365D">
              <w:rPr>
                <w:sz w:val="16"/>
                <w:szCs w:val="16"/>
              </w:rPr>
              <w:t>Number to set height of page</w:t>
            </w:r>
          </w:p>
        </w:tc>
        <w:tc>
          <w:tcPr>
            <w:tcW w:w="380" w:type="dxa"/>
            <w:vAlign w:val="center"/>
          </w:tcPr>
          <w:p w14:paraId="73E2F775" w14:textId="5D313F49"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1368FAA" w14:textId="6C7DEB72"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93E2BF" w14:textId="60496998"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C6E9B8B" w14:textId="50EA331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A51FB62" w14:textId="138C56B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625E147" w14:textId="382561C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640323D" w14:textId="0DA9BDA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59E37E42" w14:textId="77777777" w:rsidTr="000B365D">
        <w:trPr>
          <w:jc w:val="center"/>
        </w:trPr>
        <w:tc>
          <w:tcPr>
            <w:tcW w:w="1453" w:type="dxa"/>
            <w:vMerge/>
            <w:vAlign w:val="center"/>
          </w:tcPr>
          <w:p w14:paraId="3949AF51" w14:textId="77777777" w:rsidR="00787A7D" w:rsidRPr="000B365D" w:rsidRDefault="00787A7D" w:rsidP="00787A7D">
            <w:pPr>
              <w:pStyle w:val="Code"/>
              <w:spacing w:line="276" w:lineRule="auto"/>
              <w:rPr>
                <w:sz w:val="16"/>
                <w:szCs w:val="16"/>
              </w:rPr>
            </w:pPr>
          </w:p>
        </w:tc>
        <w:tc>
          <w:tcPr>
            <w:tcW w:w="1458" w:type="dxa"/>
            <w:vAlign w:val="center"/>
          </w:tcPr>
          <w:p w14:paraId="1A7C959E" w14:textId="54829C15" w:rsidR="00787A7D" w:rsidRPr="000B365D" w:rsidRDefault="00787A7D" w:rsidP="00787A7D">
            <w:pPr>
              <w:pStyle w:val="Code"/>
              <w:spacing w:line="276" w:lineRule="auto"/>
              <w:rPr>
                <w:sz w:val="16"/>
                <w:szCs w:val="16"/>
              </w:rPr>
            </w:pPr>
            <w:r w:rsidRPr="000B365D">
              <w:rPr>
                <w:sz w:val="16"/>
                <w:szCs w:val="16"/>
              </w:rPr>
              <w:t>_background</w:t>
            </w:r>
          </w:p>
        </w:tc>
        <w:tc>
          <w:tcPr>
            <w:tcW w:w="3769" w:type="dxa"/>
            <w:vAlign w:val="center"/>
          </w:tcPr>
          <w:p w14:paraId="52C42E84" w14:textId="0EAB8020" w:rsidR="00787A7D" w:rsidRPr="000B365D" w:rsidRDefault="00787A7D" w:rsidP="00787A7D">
            <w:pPr>
              <w:pStyle w:val="body"/>
              <w:spacing w:before="0" w:after="0" w:line="276" w:lineRule="auto"/>
              <w:ind w:left="0"/>
              <w:jc w:val="left"/>
              <w:rPr>
                <w:sz w:val="16"/>
                <w:szCs w:val="16"/>
              </w:rPr>
            </w:pPr>
            <w:r w:rsidRPr="000B365D">
              <w:rPr>
                <w:sz w:val="16"/>
                <w:szCs w:val="16"/>
              </w:rPr>
              <w:t>Color in hexadecimal to set background color</w:t>
            </w:r>
          </w:p>
        </w:tc>
        <w:tc>
          <w:tcPr>
            <w:tcW w:w="380" w:type="dxa"/>
            <w:vAlign w:val="center"/>
          </w:tcPr>
          <w:p w14:paraId="52889950" w14:textId="4555B5C0"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E731653" w14:textId="35BE6BC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B3951DF" w14:textId="68675C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06C2A2" w14:textId="43B6DDF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B65ACE6" w14:textId="09E8584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6A6CAB1" w14:textId="0D256B5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7BAF204" w14:textId="43DD31B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40A48397" w14:textId="77777777" w:rsidTr="000B365D">
        <w:trPr>
          <w:jc w:val="center"/>
        </w:trPr>
        <w:tc>
          <w:tcPr>
            <w:tcW w:w="1453" w:type="dxa"/>
            <w:vMerge/>
            <w:vAlign w:val="center"/>
          </w:tcPr>
          <w:p w14:paraId="177EF824" w14:textId="77777777" w:rsidR="00787A7D" w:rsidRPr="000B365D" w:rsidRDefault="00787A7D" w:rsidP="00787A7D">
            <w:pPr>
              <w:pStyle w:val="Code"/>
              <w:spacing w:line="276" w:lineRule="auto"/>
              <w:rPr>
                <w:sz w:val="16"/>
                <w:szCs w:val="16"/>
              </w:rPr>
            </w:pPr>
          </w:p>
        </w:tc>
        <w:tc>
          <w:tcPr>
            <w:tcW w:w="1458" w:type="dxa"/>
            <w:vAlign w:val="center"/>
          </w:tcPr>
          <w:p w14:paraId="75CAC12F" w14:textId="31AAB07D" w:rsidR="00787A7D" w:rsidRPr="000B365D" w:rsidRDefault="00787A7D" w:rsidP="00787A7D">
            <w:pPr>
              <w:pStyle w:val="Code"/>
              <w:spacing w:line="276" w:lineRule="auto"/>
              <w:rPr>
                <w:sz w:val="16"/>
                <w:szCs w:val="16"/>
              </w:rPr>
            </w:pPr>
            <w:r w:rsidRPr="000B365D">
              <w:rPr>
                <w:sz w:val="16"/>
                <w:szCs w:val="16"/>
              </w:rPr>
              <w:t>_math</w:t>
            </w:r>
          </w:p>
        </w:tc>
        <w:tc>
          <w:tcPr>
            <w:tcW w:w="3769" w:type="dxa"/>
            <w:vAlign w:val="center"/>
          </w:tcPr>
          <w:p w14:paraId="136E630C" w14:textId="0581CC1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math</w:t>
            </w:r>
          </w:p>
        </w:tc>
        <w:tc>
          <w:tcPr>
            <w:tcW w:w="380" w:type="dxa"/>
            <w:vAlign w:val="center"/>
          </w:tcPr>
          <w:p w14:paraId="70F4A5AA" w14:textId="042A659D"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C0101E5" w14:textId="6539726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DA8347" w14:textId="460FD4E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EAEBF2" w14:textId="596EE4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06A82C0" w14:textId="3190019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126BF70" w14:textId="6F946E4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8B14AA" w14:textId="17C8297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22E79546" w14:textId="77777777" w:rsidTr="000B365D">
        <w:trPr>
          <w:jc w:val="center"/>
        </w:trPr>
        <w:tc>
          <w:tcPr>
            <w:tcW w:w="1453" w:type="dxa"/>
            <w:vMerge/>
            <w:vAlign w:val="center"/>
          </w:tcPr>
          <w:p w14:paraId="5A18B1B8" w14:textId="77777777" w:rsidR="00787A7D" w:rsidRPr="000B365D" w:rsidRDefault="00787A7D" w:rsidP="00787A7D">
            <w:pPr>
              <w:pStyle w:val="Code"/>
              <w:spacing w:line="276" w:lineRule="auto"/>
              <w:rPr>
                <w:sz w:val="16"/>
                <w:szCs w:val="16"/>
              </w:rPr>
            </w:pPr>
          </w:p>
        </w:tc>
        <w:tc>
          <w:tcPr>
            <w:tcW w:w="1458" w:type="dxa"/>
            <w:vAlign w:val="center"/>
          </w:tcPr>
          <w:p w14:paraId="6E11395A" w14:textId="7C418399" w:rsidR="00787A7D" w:rsidRPr="000B365D" w:rsidRDefault="00787A7D" w:rsidP="00787A7D">
            <w:pPr>
              <w:pStyle w:val="Code"/>
              <w:spacing w:line="276" w:lineRule="auto"/>
              <w:rPr>
                <w:sz w:val="16"/>
                <w:szCs w:val="16"/>
              </w:rPr>
            </w:pPr>
            <w:r w:rsidRPr="000B365D">
              <w:rPr>
                <w:sz w:val="16"/>
                <w:szCs w:val="16"/>
              </w:rPr>
              <w:t>_shadow</w:t>
            </w:r>
          </w:p>
        </w:tc>
        <w:tc>
          <w:tcPr>
            <w:tcW w:w="3769" w:type="dxa"/>
            <w:vAlign w:val="center"/>
          </w:tcPr>
          <w:p w14:paraId="0C07B3EC" w14:textId="41E2C63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shadow</w:t>
            </w:r>
          </w:p>
        </w:tc>
        <w:tc>
          <w:tcPr>
            <w:tcW w:w="380" w:type="dxa"/>
            <w:vAlign w:val="center"/>
          </w:tcPr>
          <w:p w14:paraId="14986D41" w14:textId="6988E9DC"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75852C9" w14:textId="67E6D3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8E2420" w14:textId="3A89730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E0CACBA" w14:textId="0E35D964"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574B31E3" w14:textId="7C9A27F0"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C5B4E4" w14:textId="2C56988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B99075" w14:textId="74EBB61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3C6067F2" w14:textId="77777777" w:rsidTr="000B365D">
        <w:trPr>
          <w:jc w:val="center"/>
        </w:trPr>
        <w:tc>
          <w:tcPr>
            <w:tcW w:w="1453" w:type="dxa"/>
            <w:shd w:val="clear" w:color="auto" w:fill="F2F2F2" w:themeFill="background1" w:themeFillShade="F2"/>
            <w:vAlign w:val="center"/>
          </w:tcPr>
          <w:p w14:paraId="717FEBC7" w14:textId="11F64BAF" w:rsidR="00787A7D" w:rsidRPr="000B365D" w:rsidRDefault="00787A7D" w:rsidP="00787A7D">
            <w:pPr>
              <w:pStyle w:val="Code"/>
              <w:spacing w:line="276" w:lineRule="auto"/>
              <w:rPr>
                <w:b/>
                <w:sz w:val="16"/>
                <w:szCs w:val="16"/>
              </w:rPr>
            </w:pPr>
            <w:r w:rsidRPr="000B365D">
              <w:rPr>
                <w:b/>
                <w:sz w:val="16"/>
                <w:szCs w:val="16"/>
              </w:rPr>
              <w:t>&lt;root&gt;</w:t>
            </w:r>
          </w:p>
        </w:tc>
        <w:tc>
          <w:tcPr>
            <w:tcW w:w="1458" w:type="dxa"/>
            <w:shd w:val="clear" w:color="auto" w:fill="F2F2F2" w:themeFill="background1" w:themeFillShade="F2"/>
            <w:vAlign w:val="center"/>
          </w:tcPr>
          <w:p w14:paraId="53852FC5" w14:textId="6B225E17"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3F60A91B" w14:textId="75B991FC"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1F53A0E" w14:textId="52BB47AD"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556D3633" w14:textId="4B65B668"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A44366A" w14:textId="4A58CAB7"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5E876E5" w14:textId="73276BA0"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622608BB" w14:textId="11BBF80B"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829CA18" w14:textId="18911AC0"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3AE498" w14:textId="0561EB6B" w:rsidR="00787A7D" w:rsidRPr="000B365D" w:rsidRDefault="00787A7D" w:rsidP="00787A7D">
            <w:pPr>
              <w:pStyle w:val="body"/>
              <w:spacing w:before="0" w:after="0" w:line="276" w:lineRule="auto"/>
              <w:ind w:left="0"/>
              <w:jc w:val="center"/>
              <w:rPr>
                <w:b/>
                <w:sz w:val="16"/>
                <w:szCs w:val="16"/>
              </w:rPr>
            </w:pPr>
          </w:p>
        </w:tc>
      </w:tr>
      <w:tr w:rsidR="00787A7D" w:rsidRPr="000B365D" w14:paraId="08FE1518" w14:textId="77777777" w:rsidTr="000B365D">
        <w:trPr>
          <w:jc w:val="center"/>
        </w:trPr>
        <w:tc>
          <w:tcPr>
            <w:tcW w:w="1453" w:type="dxa"/>
            <w:tcBorders>
              <w:bottom w:val="single" w:sz="4" w:space="0" w:color="auto"/>
            </w:tcBorders>
            <w:shd w:val="clear" w:color="auto" w:fill="F2F2F2" w:themeFill="background1" w:themeFillShade="F2"/>
            <w:vAlign w:val="center"/>
          </w:tcPr>
          <w:p w14:paraId="02722348" w14:textId="459F0847" w:rsidR="00787A7D" w:rsidRPr="000B365D" w:rsidRDefault="00787A7D" w:rsidP="00787A7D">
            <w:pPr>
              <w:pStyle w:val="Code"/>
              <w:spacing w:line="276" w:lineRule="auto"/>
              <w:rPr>
                <w:b/>
                <w:sz w:val="16"/>
                <w:szCs w:val="16"/>
              </w:rPr>
            </w:pPr>
            <w:r w:rsidRPr="000B365D">
              <w:rPr>
                <w:b/>
                <w:sz w:val="16"/>
                <w:szCs w:val="16"/>
              </w:rPr>
              <w:t>&lt;object&gt;</w:t>
            </w:r>
          </w:p>
        </w:tc>
        <w:tc>
          <w:tcPr>
            <w:tcW w:w="1458" w:type="dxa"/>
            <w:shd w:val="clear" w:color="auto" w:fill="F2F2F2" w:themeFill="background1" w:themeFillShade="F2"/>
            <w:vAlign w:val="center"/>
          </w:tcPr>
          <w:p w14:paraId="43440D6B" w14:textId="4656C72B"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7E958E28" w14:textId="77777777"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92EAFD" w14:textId="1F1D6921"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B81C0EF" w14:textId="4F5A354A"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A7B9901" w14:textId="36EA2355"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2A99A9A" w14:textId="5669E103"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3F9CB440" w14:textId="3A4A7B53"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9BBDED4" w14:textId="40CE02B4"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37606B38" w14:textId="18138B27" w:rsidR="00787A7D" w:rsidRPr="000B365D" w:rsidRDefault="00787A7D" w:rsidP="00787A7D">
            <w:pPr>
              <w:pStyle w:val="body"/>
              <w:spacing w:before="0" w:after="0" w:line="276" w:lineRule="auto"/>
              <w:ind w:left="0"/>
              <w:jc w:val="center"/>
              <w:rPr>
                <w:b/>
                <w:sz w:val="16"/>
                <w:szCs w:val="16"/>
              </w:rPr>
            </w:pPr>
          </w:p>
        </w:tc>
      </w:tr>
      <w:tr w:rsidR="00787A7D" w:rsidRPr="000B365D" w14:paraId="6A8CEE8D" w14:textId="77777777" w:rsidTr="000B365D">
        <w:trPr>
          <w:jc w:val="center"/>
        </w:trPr>
        <w:tc>
          <w:tcPr>
            <w:tcW w:w="1453" w:type="dxa"/>
            <w:vMerge w:val="restart"/>
            <w:vAlign w:val="center"/>
          </w:tcPr>
          <w:p w14:paraId="3632E0B4" w14:textId="41797455" w:rsidR="00787A7D" w:rsidRPr="00C0652F" w:rsidRDefault="00787A7D" w:rsidP="00C0652F">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(data-binding and labels)</w:t>
            </w:r>
          </w:p>
        </w:tc>
        <w:tc>
          <w:tcPr>
            <w:tcW w:w="1458" w:type="dxa"/>
            <w:vAlign w:val="center"/>
          </w:tcPr>
          <w:p w14:paraId="58E3188E" w14:textId="02C29767" w:rsidR="00787A7D" w:rsidRPr="000B365D" w:rsidRDefault="00787A7D" w:rsidP="00787A7D">
            <w:pPr>
              <w:pStyle w:val="Code"/>
              <w:spacing w:line="276" w:lineRule="auto"/>
              <w:rPr>
                <w:sz w:val="16"/>
                <w:szCs w:val="16"/>
              </w:rPr>
            </w:pPr>
            <w:r w:rsidRPr="000B365D">
              <w:rPr>
                <w:sz w:val="16"/>
                <w:szCs w:val="16"/>
              </w:rPr>
              <w:t>_id</w:t>
            </w:r>
          </w:p>
        </w:tc>
        <w:tc>
          <w:tcPr>
            <w:tcW w:w="3769" w:type="dxa"/>
            <w:vAlign w:val="center"/>
          </w:tcPr>
          <w:p w14:paraId="1B31DE26" w14:textId="20FB839D" w:rsidR="00787A7D" w:rsidRPr="000B365D" w:rsidRDefault="00787A7D" w:rsidP="00787A7D">
            <w:pPr>
              <w:pStyle w:val="body"/>
              <w:spacing w:before="0" w:after="0" w:line="276" w:lineRule="auto"/>
              <w:ind w:left="0"/>
              <w:jc w:val="left"/>
              <w:rPr>
                <w:sz w:val="16"/>
                <w:szCs w:val="16"/>
              </w:rPr>
            </w:pPr>
            <w:r w:rsidRPr="000B365D">
              <w:rPr>
                <w:sz w:val="16"/>
                <w:szCs w:val="16"/>
              </w:rPr>
              <w:t>Unique reference to itself</w:t>
            </w:r>
          </w:p>
        </w:tc>
        <w:tc>
          <w:tcPr>
            <w:tcW w:w="380" w:type="dxa"/>
            <w:vAlign w:val="center"/>
          </w:tcPr>
          <w:p w14:paraId="6324141F" w14:textId="6B0F7711" w:rsidR="00787A7D" w:rsidRPr="000B365D" w:rsidRDefault="00787A7D" w:rsidP="000B365D">
            <w:pPr>
              <w:pStyle w:val="body"/>
              <w:spacing w:before="0" w:after="0" w:line="276" w:lineRule="auto"/>
              <w:ind w:left="0"/>
              <w:jc w:val="right"/>
              <w:rPr>
                <w:sz w:val="16"/>
                <w:szCs w:val="16"/>
              </w:rPr>
            </w:pPr>
            <w:r w:rsidRPr="000B365D">
              <w:rPr>
                <w:sz w:val="16"/>
                <w:szCs w:val="16"/>
              </w:rPr>
              <w:t>DB</w:t>
            </w:r>
          </w:p>
        </w:tc>
        <w:tc>
          <w:tcPr>
            <w:tcW w:w="421" w:type="dxa"/>
            <w:vAlign w:val="center"/>
          </w:tcPr>
          <w:p w14:paraId="7A24CB90" w14:textId="43CFB72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0A25F80" w14:textId="4B57C98D"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036AC03" w14:textId="01DC022A"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6C71A1F7" w14:textId="704BB3DC"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E5F6761" w14:textId="233FFE61"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D0DEEC0" w14:textId="690E9897"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87A7D" w:rsidRPr="000B365D" w14:paraId="0F0DE38E" w14:textId="77777777" w:rsidTr="000B365D">
        <w:trPr>
          <w:jc w:val="center"/>
        </w:trPr>
        <w:tc>
          <w:tcPr>
            <w:tcW w:w="1453" w:type="dxa"/>
            <w:vMerge/>
            <w:vAlign w:val="center"/>
          </w:tcPr>
          <w:p w14:paraId="4DD4DC74" w14:textId="5C7CF96B" w:rsidR="00787A7D" w:rsidRPr="000B365D" w:rsidRDefault="00787A7D" w:rsidP="00787A7D">
            <w:pPr>
              <w:pStyle w:val="body"/>
              <w:jc w:val="center"/>
              <w:rPr>
                <w:color w:val="A6A6A6" w:themeColor="background1" w:themeShade="A6"/>
                <w:sz w:val="16"/>
                <w:szCs w:val="16"/>
              </w:rPr>
            </w:pPr>
          </w:p>
        </w:tc>
        <w:tc>
          <w:tcPr>
            <w:tcW w:w="1458" w:type="dxa"/>
            <w:vAlign w:val="center"/>
          </w:tcPr>
          <w:p w14:paraId="0C52E987" w14:textId="0D2B3675" w:rsidR="00787A7D" w:rsidRPr="000B365D" w:rsidRDefault="00787A7D" w:rsidP="00787A7D">
            <w:pPr>
              <w:pStyle w:val="Code"/>
              <w:spacing w:line="276" w:lineRule="auto"/>
              <w:rPr>
                <w:sz w:val="16"/>
                <w:szCs w:val="16"/>
              </w:rPr>
            </w:pPr>
            <w:r w:rsidRPr="000B365D">
              <w:rPr>
                <w:sz w:val="16"/>
                <w:szCs w:val="16"/>
              </w:rPr>
              <w:t>label</w:t>
            </w:r>
          </w:p>
        </w:tc>
        <w:tc>
          <w:tcPr>
            <w:tcW w:w="3769" w:type="dxa"/>
            <w:vAlign w:val="center"/>
          </w:tcPr>
          <w:p w14:paraId="151B94E3" w14:textId="758E7D23" w:rsidR="00787A7D" w:rsidRPr="000B365D" w:rsidRDefault="00787A7D" w:rsidP="00787A7D">
            <w:pPr>
              <w:pStyle w:val="body"/>
              <w:spacing w:before="0" w:after="0" w:line="276" w:lineRule="auto"/>
              <w:ind w:left="0"/>
              <w:jc w:val="left"/>
              <w:rPr>
                <w:sz w:val="16"/>
                <w:szCs w:val="16"/>
              </w:rPr>
            </w:pPr>
            <w:r w:rsidRPr="000B365D">
              <w:rPr>
                <w:sz w:val="16"/>
                <w:szCs w:val="16"/>
              </w:rPr>
              <w:t>HTML-escaped string template for shape label</w:t>
            </w:r>
          </w:p>
        </w:tc>
        <w:tc>
          <w:tcPr>
            <w:tcW w:w="380" w:type="dxa"/>
            <w:vAlign w:val="center"/>
          </w:tcPr>
          <w:p w14:paraId="45150C7D" w14:textId="58CC892E"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02FF71D" w14:textId="05C8B45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E2B79FE" w14:textId="3F7DDE6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4F3E196" w14:textId="5AC9B19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B2208F0" w14:textId="06AED31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3BDCA09" w14:textId="7BE4B5A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2FC95DB" w14:textId="101AA1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51BBE4D9" w14:textId="77777777" w:rsidTr="000B365D">
        <w:trPr>
          <w:jc w:val="center"/>
        </w:trPr>
        <w:tc>
          <w:tcPr>
            <w:tcW w:w="1453" w:type="dxa"/>
            <w:vMerge/>
            <w:vAlign w:val="center"/>
          </w:tcPr>
          <w:p w14:paraId="573AA857"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AEA082A" w14:textId="7A1A1F96" w:rsidR="00787A7D" w:rsidRPr="000B365D" w:rsidRDefault="00787A7D" w:rsidP="00787A7D">
            <w:pPr>
              <w:pStyle w:val="Code"/>
              <w:spacing w:line="276" w:lineRule="auto"/>
              <w:rPr>
                <w:sz w:val="16"/>
                <w:szCs w:val="16"/>
              </w:rPr>
            </w:pPr>
            <w:r w:rsidRPr="000B365D">
              <w:rPr>
                <w:sz w:val="16"/>
                <w:szCs w:val="16"/>
              </w:rPr>
              <w:t>placeholders</w:t>
            </w:r>
          </w:p>
        </w:tc>
        <w:tc>
          <w:tcPr>
            <w:tcW w:w="3769" w:type="dxa"/>
            <w:vAlign w:val="center"/>
          </w:tcPr>
          <w:p w14:paraId="0C3C3209" w14:textId="2E27D643"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placeholders</w:t>
            </w:r>
          </w:p>
        </w:tc>
        <w:tc>
          <w:tcPr>
            <w:tcW w:w="380" w:type="dxa"/>
            <w:vAlign w:val="center"/>
          </w:tcPr>
          <w:p w14:paraId="5FD3D288" w14:textId="39B7966F"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828D243" w14:textId="7FBC66F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C584654" w14:textId="48D600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8EF428" w14:textId="54E53F8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4439953F" w14:textId="79C3AF0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1F6F3F" w14:textId="631DAE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0FBAA2B" w14:textId="04C3F44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2A6CD9AC" w14:textId="77777777" w:rsidTr="000B365D">
        <w:trPr>
          <w:jc w:val="center"/>
        </w:trPr>
        <w:tc>
          <w:tcPr>
            <w:tcW w:w="1453" w:type="dxa"/>
            <w:vMerge/>
            <w:vAlign w:val="center"/>
          </w:tcPr>
          <w:p w14:paraId="6E6FC48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4F404C69" w14:textId="211E7731" w:rsidR="00787A7D" w:rsidRPr="000B365D" w:rsidRDefault="00787A7D" w:rsidP="00787A7D">
            <w:pPr>
              <w:pStyle w:val="Code"/>
              <w:spacing w:line="276" w:lineRule="auto"/>
              <w:rPr>
                <w:sz w:val="16"/>
                <w:szCs w:val="16"/>
              </w:rPr>
            </w:pPr>
            <w:r w:rsidRPr="000B365D">
              <w:rPr>
                <w:sz w:val="16"/>
                <w:szCs w:val="16"/>
              </w:rPr>
              <w:t>pid-label</w:t>
            </w:r>
          </w:p>
        </w:tc>
        <w:tc>
          <w:tcPr>
            <w:tcW w:w="3769" w:type="dxa"/>
            <w:vAlign w:val="center"/>
          </w:tcPr>
          <w:p w14:paraId="1670178F" w14:textId="0A0C581E" w:rsidR="00787A7D" w:rsidRPr="000B365D" w:rsidRDefault="00787A7D" w:rsidP="00787A7D">
            <w:pPr>
              <w:pStyle w:val="body"/>
              <w:spacing w:before="0" w:after="0" w:line="276" w:lineRule="auto"/>
              <w:ind w:left="0"/>
              <w:jc w:val="left"/>
              <w:rPr>
                <w:sz w:val="16"/>
                <w:szCs w:val="16"/>
              </w:rPr>
            </w:pPr>
            <w:r w:rsidRPr="000B365D">
              <w:rPr>
                <w:sz w:val="16"/>
                <w:szCs w:val="16"/>
              </w:rPr>
              <w:t xml:space="preserve">Dynamically generated and set inside </w:t>
            </w:r>
            <w:r w:rsidRPr="000B365D">
              <w:rPr>
                <w:rStyle w:val="CodeChar"/>
                <w:rFonts w:eastAsia="Arial"/>
                <w:sz w:val="16"/>
                <w:szCs w:val="16"/>
              </w:rPr>
              <w:t>label</w:t>
            </w:r>
            <w:r w:rsidRPr="000B365D">
              <w:rPr>
                <w:sz w:val="16"/>
                <w:szCs w:val="16"/>
              </w:rPr>
              <w:t xml:space="preserve"> </w:t>
            </w:r>
          </w:p>
        </w:tc>
        <w:tc>
          <w:tcPr>
            <w:tcW w:w="380" w:type="dxa"/>
            <w:vAlign w:val="center"/>
          </w:tcPr>
          <w:p w14:paraId="362CE68E" w14:textId="0C5C26F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D6DF943" w14:textId="79C621D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54497D9" w14:textId="3D2710B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138243F0" w14:textId="1EB9040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07751B71" w14:textId="3ADCB9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2AA7BF1" w14:textId="40B2AFE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161A7BD" w14:textId="221449B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6F672EC" w14:textId="77777777" w:rsidTr="000B365D">
        <w:trPr>
          <w:jc w:val="center"/>
        </w:trPr>
        <w:tc>
          <w:tcPr>
            <w:tcW w:w="1453" w:type="dxa"/>
            <w:vMerge/>
            <w:vAlign w:val="center"/>
          </w:tcPr>
          <w:p w14:paraId="5E64B5B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AF76F79" w14:textId="30BA05AB" w:rsidR="00787A7D" w:rsidRPr="000B365D" w:rsidRDefault="00787A7D" w:rsidP="00787A7D">
            <w:pPr>
              <w:pStyle w:val="Code"/>
              <w:spacing w:line="276" w:lineRule="auto"/>
              <w:rPr>
                <w:sz w:val="16"/>
                <w:szCs w:val="16"/>
              </w:rPr>
            </w:pPr>
            <w:r w:rsidRPr="000B365D">
              <w:rPr>
                <w:sz w:val="16"/>
                <w:szCs w:val="16"/>
              </w:rPr>
              <w:t>pid-current-value</w:t>
            </w:r>
          </w:p>
        </w:tc>
        <w:tc>
          <w:tcPr>
            <w:tcW w:w="3769" w:type="dxa"/>
            <w:vAlign w:val="center"/>
          </w:tcPr>
          <w:p w14:paraId="0BE73768" w14:textId="42000F2F" w:rsidR="00787A7D" w:rsidRPr="000B365D" w:rsidRDefault="00787A7D" w:rsidP="00787A7D">
            <w:pPr>
              <w:pStyle w:val="body"/>
              <w:spacing w:before="0" w:after="0" w:line="276" w:lineRule="auto"/>
              <w:ind w:left="0"/>
              <w:jc w:val="left"/>
              <w:rPr>
                <w:sz w:val="16"/>
                <w:szCs w:val="16"/>
              </w:rPr>
            </w:pPr>
            <w:r w:rsidRPr="000B365D">
              <w:rPr>
                <w:sz w:val="16"/>
                <w:szCs w:val="16"/>
              </w:rPr>
              <w:t>Default current value for empty string values</w:t>
            </w:r>
          </w:p>
        </w:tc>
        <w:tc>
          <w:tcPr>
            <w:tcW w:w="380" w:type="dxa"/>
            <w:vAlign w:val="center"/>
          </w:tcPr>
          <w:p w14:paraId="4E331465" w14:textId="3947BF4B"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7313C02" w14:textId="410DEDEE"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40453798" w14:textId="3FCACB1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A729F81" w14:textId="61DEA71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A5DF72C" w14:textId="35BE21B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E02E9F" w14:textId="5A20079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696938" w14:textId="19D0798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38EEACFA" w14:textId="77777777" w:rsidTr="000B365D">
        <w:trPr>
          <w:jc w:val="center"/>
        </w:trPr>
        <w:tc>
          <w:tcPr>
            <w:tcW w:w="1453" w:type="dxa"/>
            <w:vMerge/>
            <w:vAlign w:val="center"/>
          </w:tcPr>
          <w:p w14:paraId="7DF29D51"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14916753" w14:textId="43AACFF2" w:rsidR="00787A7D" w:rsidRPr="000B365D" w:rsidRDefault="00787A7D" w:rsidP="00787A7D">
            <w:pPr>
              <w:pStyle w:val="Code"/>
              <w:spacing w:line="276" w:lineRule="auto"/>
              <w:rPr>
                <w:sz w:val="16"/>
                <w:szCs w:val="16"/>
              </w:rPr>
            </w:pPr>
            <w:r w:rsidRPr="000B365D">
              <w:rPr>
                <w:sz w:val="16"/>
                <w:szCs w:val="16"/>
              </w:rPr>
              <w:t>pid-function</w:t>
            </w:r>
          </w:p>
        </w:tc>
        <w:tc>
          <w:tcPr>
            <w:tcW w:w="3769" w:type="dxa"/>
            <w:vAlign w:val="center"/>
          </w:tcPr>
          <w:p w14:paraId="0A8A5BAD" w14:textId="12AFBA38" w:rsidR="00787A7D" w:rsidRPr="000B365D" w:rsidRDefault="00787A7D" w:rsidP="00787A7D">
            <w:pPr>
              <w:pStyle w:val="body"/>
              <w:spacing w:before="0" w:after="0" w:line="276" w:lineRule="auto"/>
              <w:ind w:left="0"/>
              <w:jc w:val="left"/>
              <w:rPr>
                <w:sz w:val="16"/>
                <w:szCs w:val="16"/>
              </w:rPr>
            </w:pPr>
            <w:r w:rsidRPr="000B365D">
              <w:rPr>
                <w:sz w:val="16"/>
                <w:szCs w:val="16"/>
              </w:rPr>
              <w:t>Instrument process engineering function</w:t>
            </w:r>
          </w:p>
        </w:tc>
        <w:tc>
          <w:tcPr>
            <w:tcW w:w="380" w:type="dxa"/>
            <w:vAlign w:val="center"/>
          </w:tcPr>
          <w:p w14:paraId="21C687C6" w14:textId="7684B39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7AF1D43" w14:textId="4E6DAAC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8EBB0AB" w14:textId="3FF26A0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4E59280" w14:textId="51DAF59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631EE12" w14:textId="580DB57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48723DE" w14:textId="20F88FB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F77FB3F" w14:textId="7AAE63B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4AEAF837" w14:textId="77777777" w:rsidTr="000B365D">
        <w:trPr>
          <w:jc w:val="center"/>
        </w:trPr>
        <w:tc>
          <w:tcPr>
            <w:tcW w:w="1453" w:type="dxa"/>
            <w:vMerge/>
            <w:vAlign w:val="center"/>
          </w:tcPr>
          <w:p w14:paraId="50E22533"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3E0E3C8" w14:textId="32B3E2A8" w:rsidR="00787A7D" w:rsidRPr="000B365D" w:rsidRDefault="00787A7D" w:rsidP="00787A7D">
            <w:pPr>
              <w:pStyle w:val="Code"/>
              <w:spacing w:line="276" w:lineRule="auto"/>
              <w:rPr>
                <w:sz w:val="16"/>
                <w:szCs w:val="16"/>
              </w:rPr>
            </w:pPr>
            <w:r w:rsidRPr="000B365D">
              <w:rPr>
                <w:sz w:val="16"/>
                <w:szCs w:val="16"/>
              </w:rPr>
              <w:t>pid-number</w:t>
            </w:r>
          </w:p>
        </w:tc>
        <w:tc>
          <w:tcPr>
            <w:tcW w:w="3769" w:type="dxa"/>
            <w:vAlign w:val="center"/>
          </w:tcPr>
          <w:p w14:paraId="2A785FF5" w14:textId="0498C270" w:rsidR="00787A7D" w:rsidRPr="000B365D" w:rsidRDefault="00787A7D" w:rsidP="00787A7D">
            <w:pPr>
              <w:pStyle w:val="body"/>
              <w:spacing w:before="0" w:after="0" w:line="276" w:lineRule="auto"/>
              <w:ind w:left="0"/>
              <w:jc w:val="left"/>
              <w:rPr>
                <w:sz w:val="16"/>
                <w:szCs w:val="16"/>
              </w:rPr>
            </w:pPr>
            <w:r w:rsidRPr="000B365D">
              <w:rPr>
                <w:sz w:val="16"/>
                <w:szCs w:val="16"/>
              </w:rPr>
              <w:t>Instrument identification number</w:t>
            </w:r>
          </w:p>
        </w:tc>
        <w:tc>
          <w:tcPr>
            <w:tcW w:w="380" w:type="dxa"/>
            <w:vAlign w:val="center"/>
          </w:tcPr>
          <w:p w14:paraId="14289DD1" w14:textId="5BEAAD2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73E07C5" w14:textId="603DCD5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7060B73" w14:textId="3C98EAB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DF2259F" w14:textId="5170EC7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D9A45B6" w14:textId="742C220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2714830" w14:textId="5C21C14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EEB10A8" w14:textId="16019C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343209F" w14:textId="77777777" w:rsidTr="000B365D">
        <w:trPr>
          <w:jc w:val="center"/>
        </w:trPr>
        <w:tc>
          <w:tcPr>
            <w:tcW w:w="1453" w:type="dxa"/>
            <w:vMerge/>
            <w:vAlign w:val="center"/>
          </w:tcPr>
          <w:p w14:paraId="103A42A4"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62DF470" w14:textId="57FF0A1E" w:rsidR="00787A7D" w:rsidRPr="000B365D" w:rsidRDefault="00787A7D" w:rsidP="00787A7D">
            <w:pPr>
              <w:pStyle w:val="Code"/>
              <w:spacing w:line="276" w:lineRule="auto"/>
              <w:rPr>
                <w:sz w:val="16"/>
                <w:szCs w:val="16"/>
              </w:rPr>
            </w:pPr>
            <w:r w:rsidRPr="000B365D">
              <w:rPr>
                <w:sz w:val="16"/>
                <w:szCs w:val="16"/>
              </w:rPr>
              <w:t>sapient-bind</w:t>
            </w:r>
          </w:p>
        </w:tc>
        <w:tc>
          <w:tcPr>
            <w:tcW w:w="3769" w:type="dxa"/>
            <w:vAlign w:val="center"/>
          </w:tcPr>
          <w:p w14:paraId="22036E82" w14:textId="0246294D" w:rsidR="00787A7D" w:rsidRPr="000B365D" w:rsidRDefault="00787A7D" w:rsidP="00787A7D">
            <w:pPr>
              <w:pStyle w:val="body"/>
              <w:spacing w:before="0" w:after="0" w:line="276" w:lineRule="auto"/>
              <w:ind w:left="0"/>
              <w:jc w:val="left"/>
              <w:rPr>
                <w:sz w:val="16"/>
                <w:szCs w:val="16"/>
              </w:rPr>
            </w:pPr>
            <w:r w:rsidRPr="000B365D">
              <w:rPr>
                <w:sz w:val="16"/>
                <w:szCs w:val="16"/>
              </w:rPr>
              <w:t>JSON string with data bindings to legato DB</w:t>
            </w:r>
          </w:p>
        </w:tc>
        <w:tc>
          <w:tcPr>
            <w:tcW w:w="380" w:type="dxa"/>
            <w:vAlign w:val="center"/>
          </w:tcPr>
          <w:p w14:paraId="777BC1E1" w14:textId="5501906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676B518"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78B3381B" w14:textId="69522EC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E7C5D92" w14:textId="10D8D60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41E63F5" w14:textId="699735D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CED9781" w14:textId="68FA340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1DA001D" w14:textId="61AADB1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6F55EC6C" w14:textId="77777777" w:rsidTr="000B365D">
        <w:trPr>
          <w:jc w:val="center"/>
        </w:trPr>
        <w:tc>
          <w:tcPr>
            <w:tcW w:w="1453" w:type="dxa"/>
            <w:vMerge w:val="restart"/>
            <w:tcBorders>
              <w:top w:val="single" w:sz="4" w:space="0" w:color="A6A6A6" w:themeColor="background1" w:themeShade="A6"/>
            </w:tcBorders>
            <w:vAlign w:val="center"/>
          </w:tcPr>
          <w:p w14:paraId="4FF7D0B0" w14:textId="31ADE611" w:rsidR="00787A7D" w:rsidRPr="00C0652F" w:rsidRDefault="00787A7D" w:rsidP="00787A7D">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(shape metadata)</w:t>
            </w:r>
          </w:p>
        </w:tc>
        <w:tc>
          <w:tcPr>
            <w:tcW w:w="1458" w:type="dxa"/>
            <w:vAlign w:val="center"/>
          </w:tcPr>
          <w:p w14:paraId="710DD790" w14:textId="2F6DCD25" w:rsidR="00787A7D" w:rsidRPr="000B365D" w:rsidRDefault="007F594B" w:rsidP="00787A7D">
            <w:pPr>
              <w:pStyle w:val="Code"/>
              <w:spacing w:line="276" w:lineRule="auto"/>
              <w:rPr>
                <w:sz w:val="16"/>
                <w:szCs w:val="16"/>
              </w:rPr>
            </w:pPr>
            <w:r>
              <w:rPr>
                <w:sz w:val="16"/>
                <w:szCs w:val="16"/>
              </w:rPr>
              <w:t>pidClass</w:t>
            </w:r>
          </w:p>
        </w:tc>
        <w:tc>
          <w:tcPr>
            <w:tcW w:w="3769" w:type="dxa"/>
            <w:vAlign w:val="center"/>
          </w:tcPr>
          <w:p w14:paraId="3B13912B" w14:textId="713531BF" w:rsidR="00787A7D" w:rsidRPr="000B365D" w:rsidRDefault="007F594B" w:rsidP="00787A7D">
            <w:pPr>
              <w:pStyle w:val="body"/>
              <w:spacing w:before="0" w:after="0" w:line="276" w:lineRule="auto"/>
              <w:ind w:left="0"/>
              <w:jc w:val="left"/>
              <w:rPr>
                <w:sz w:val="16"/>
                <w:szCs w:val="16"/>
              </w:rPr>
            </w:pPr>
            <w:r>
              <w:rPr>
                <w:sz w:val="16"/>
                <w:szCs w:val="16"/>
              </w:rPr>
              <w:t>Class of visualization element (E, I, A, G, L)</w:t>
            </w:r>
          </w:p>
        </w:tc>
        <w:tc>
          <w:tcPr>
            <w:tcW w:w="380" w:type="dxa"/>
            <w:vAlign w:val="center"/>
          </w:tcPr>
          <w:p w14:paraId="78B50126" w14:textId="61AECE48" w:rsidR="00787A7D" w:rsidRPr="000B365D" w:rsidRDefault="00787A7D" w:rsidP="000B365D">
            <w:pPr>
              <w:pStyle w:val="body"/>
              <w:spacing w:before="0" w:after="0" w:line="276" w:lineRule="auto"/>
              <w:ind w:left="0"/>
              <w:jc w:val="right"/>
              <w:rPr>
                <w:sz w:val="16"/>
                <w:szCs w:val="16"/>
              </w:rPr>
            </w:pPr>
            <w:r w:rsidRPr="000B365D">
              <w:rPr>
                <w:sz w:val="16"/>
                <w:szCs w:val="16"/>
              </w:rPr>
              <w:t>SL</w:t>
            </w:r>
          </w:p>
        </w:tc>
        <w:tc>
          <w:tcPr>
            <w:tcW w:w="421" w:type="dxa"/>
            <w:vAlign w:val="center"/>
          </w:tcPr>
          <w:p w14:paraId="50E2DD62" w14:textId="3DFC5BA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2FA0989" w14:textId="030E2660"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5D4CBAFD" w14:textId="77777777" w:rsidR="00787A7D" w:rsidRPr="000B365D" w:rsidRDefault="00787A7D" w:rsidP="00787A7D">
            <w:pPr>
              <w:pStyle w:val="body"/>
              <w:spacing w:before="0" w:after="0" w:line="276" w:lineRule="auto"/>
              <w:ind w:left="0"/>
              <w:jc w:val="center"/>
              <w:rPr>
                <w:b/>
                <w:sz w:val="16"/>
                <w:szCs w:val="16"/>
              </w:rPr>
            </w:pPr>
          </w:p>
        </w:tc>
        <w:tc>
          <w:tcPr>
            <w:tcW w:w="421" w:type="dxa"/>
            <w:shd w:val="clear" w:color="auto" w:fill="auto"/>
            <w:vAlign w:val="center"/>
          </w:tcPr>
          <w:p w14:paraId="63AE5D2A"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33390B9F"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2E7F93CD" w14:textId="77777777" w:rsidR="00787A7D" w:rsidRPr="000B365D" w:rsidRDefault="00787A7D" w:rsidP="00787A7D">
            <w:pPr>
              <w:pStyle w:val="body"/>
              <w:spacing w:before="0" w:after="0" w:line="276" w:lineRule="auto"/>
              <w:ind w:left="0"/>
              <w:jc w:val="center"/>
              <w:rPr>
                <w:b/>
                <w:sz w:val="16"/>
                <w:szCs w:val="16"/>
              </w:rPr>
            </w:pPr>
          </w:p>
        </w:tc>
      </w:tr>
      <w:tr w:rsidR="007F594B" w:rsidRPr="000B365D" w14:paraId="50BD2983" w14:textId="77777777" w:rsidTr="000B365D">
        <w:trPr>
          <w:jc w:val="center"/>
        </w:trPr>
        <w:tc>
          <w:tcPr>
            <w:tcW w:w="1453" w:type="dxa"/>
            <w:vMerge/>
            <w:tcBorders>
              <w:top w:val="single" w:sz="4" w:space="0" w:color="A6A6A6" w:themeColor="background1" w:themeShade="A6"/>
            </w:tcBorders>
            <w:vAlign w:val="center"/>
          </w:tcPr>
          <w:p w14:paraId="3024D6A2" w14:textId="77777777" w:rsidR="007F594B" w:rsidRPr="000B365D" w:rsidRDefault="007F594B" w:rsidP="007F594B">
            <w:pPr>
              <w:pStyle w:val="Code"/>
              <w:spacing w:line="276" w:lineRule="auto"/>
              <w:rPr>
                <w:sz w:val="16"/>
                <w:szCs w:val="16"/>
              </w:rPr>
            </w:pPr>
          </w:p>
        </w:tc>
        <w:tc>
          <w:tcPr>
            <w:tcW w:w="1458" w:type="dxa"/>
            <w:vAlign w:val="center"/>
          </w:tcPr>
          <w:p w14:paraId="104AD2C8" w14:textId="56AB6D3E" w:rsidR="007F594B" w:rsidRPr="000B365D" w:rsidRDefault="007F594B" w:rsidP="007F594B">
            <w:pPr>
              <w:pStyle w:val="Code"/>
              <w:spacing w:line="276" w:lineRule="auto"/>
              <w:rPr>
                <w:sz w:val="16"/>
                <w:szCs w:val="16"/>
              </w:rPr>
            </w:pPr>
            <w:r w:rsidRPr="000B365D">
              <w:rPr>
                <w:sz w:val="16"/>
                <w:szCs w:val="16"/>
              </w:rPr>
              <w:t>shapeDomain</w:t>
            </w:r>
          </w:p>
        </w:tc>
        <w:tc>
          <w:tcPr>
            <w:tcW w:w="3769" w:type="dxa"/>
            <w:vAlign w:val="center"/>
          </w:tcPr>
          <w:p w14:paraId="2184F28A" w14:textId="098AC948" w:rsidR="007F594B" w:rsidRPr="000B365D" w:rsidRDefault="007F594B" w:rsidP="007F594B">
            <w:pPr>
              <w:pStyle w:val="body"/>
              <w:spacing w:before="0" w:after="0" w:line="276" w:lineRule="auto"/>
              <w:ind w:left="0"/>
              <w:jc w:val="left"/>
              <w:rPr>
                <w:sz w:val="16"/>
                <w:szCs w:val="16"/>
              </w:rPr>
            </w:pPr>
            <w:r w:rsidRPr="000B365D">
              <w:rPr>
                <w:sz w:val="16"/>
                <w:szCs w:val="16"/>
              </w:rPr>
              <w:t>Shape domain in the draw.io standard library</w:t>
            </w:r>
          </w:p>
        </w:tc>
        <w:tc>
          <w:tcPr>
            <w:tcW w:w="380" w:type="dxa"/>
            <w:vAlign w:val="center"/>
          </w:tcPr>
          <w:p w14:paraId="04594E3C" w14:textId="2C5875E5"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1B0CD1" w14:textId="58AFA88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C790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4008CB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4243EF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D90AA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DC6FE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D57B70D" w14:textId="77777777" w:rsidTr="000B365D">
        <w:trPr>
          <w:jc w:val="center"/>
        </w:trPr>
        <w:tc>
          <w:tcPr>
            <w:tcW w:w="1453" w:type="dxa"/>
            <w:vMerge/>
            <w:tcBorders>
              <w:top w:val="single" w:sz="4" w:space="0" w:color="A6A6A6" w:themeColor="background1" w:themeShade="A6"/>
            </w:tcBorders>
            <w:vAlign w:val="center"/>
          </w:tcPr>
          <w:p w14:paraId="1E578CE5" w14:textId="77777777" w:rsidR="007F594B" w:rsidRPr="000B365D" w:rsidRDefault="007F594B" w:rsidP="007F594B">
            <w:pPr>
              <w:pStyle w:val="Code"/>
              <w:spacing w:line="276" w:lineRule="auto"/>
              <w:rPr>
                <w:sz w:val="16"/>
                <w:szCs w:val="16"/>
              </w:rPr>
            </w:pPr>
          </w:p>
        </w:tc>
        <w:tc>
          <w:tcPr>
            <w:tcW w:w="1458" w:type="dxa"/>
            <w:vAlign w:val="center"/>
          </w:tcPr>
          <w:p w14:paraId="1FC4F9B2" w14:textId="0E4DC8ED" w:rsidR="007F594B" w:rsidRPr="000B365D" w:rsidRDefault="007F594B" w:rsidP="007F594B">
            <w:pPr>
              <w:pStyle w:val="Code"/>
              <w:spacing w:line="276" w:lineRule="auto"/>
              <w:rPr>
                <w:sz w:val="16"/>
                <w:szCs w:val="16"/>
              </w:rPr>
            </w:pPr>
            <w:r w:rsidRPr="000B365D">
              <w:rPr>
                <w:sz w:val="16"/>
                <w:szCs w:val="16"/>
              </w:rPr>
              <w:t>shapeClass</w:t>
            </w:r>
          </w:p>
        </w:tc>
        <w:tc>
          <w:tcPr>
            <w:tcW w:w="3769" w:type="dxa"/>
            <w:vAlign w:val="center"/>
          </w:tcPr>
          <w:p w14:paraId="62ABE699" w14:textId="30F5875F" w:rsidR="007F594B" w:rsidRPr="000B365D" w:rsidRDefault="007F594B" w:rsidP="007F594B">
            <w:pPr>
              <w:pStyle w:val="body"/>
              <w:spacing w:before="0" w:after="0" w:line="276" w:lineRule="auto"/>
              <w:ind w:left="0"/>
              <w:jc w:val="left"/>
              <w:rPr>
                <w:sz w:val="16"/>
                <w:szCs w:val="16"/>
              </w:rPr>
            </w:pPr>
            <w:r w:rsidRPr="000B365D">
              <w:rPr>
                <w:sz w:val="16"/>
                <w:szCs w:val="16"/>
              </w:rPr>
              <w:t>Shape class in the draw.io standard library</w:t>
            </w:r>
          </w:p>
        </w:tc>
        <w:tc>
          <w:tcPr>
            <w:tcW w:w="380" w:type="dxa"/>
            <w:vAlign w:val="center"/>
          </w:tcPr>
          <w:p w14:paraId="77BA599D" w14:textId="08072D7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C21E8B5" w14:textId="1554DA9B"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30CDAAA" w14:textId="2A53CE66"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2D84B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4891C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B0E705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3F79D3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2791545" w14:textId="77777777" w:rsidTr="000B365D">
        <w:trPr>
          <w:jc w:val="center"/>
        </w:trPr>
        <w:tc>
          <w:tcPr>
            <w:tcW w:w="1453" w:type="dxa"/>
            <w:vMerge/>
            <w:tcBorders>
              <w:top w:val="single" w:sz="4" w:space="0" w:color="A6A6A6" w:themeColor="background1" w:themeShade="A6"/>
            </w:tcBorders>
            <w:vAlign w:val="center"/>
          </w:tcPr>
          <w:p w14:paraId="2D3009EA" w14:textId="77777777" w:rsidR="007F594B" w:rsidRPr="000B365D" w:rsidRDefault="007F594B" w:rsidP="007F594B">
            <w:pPr>
              <w:pStyle w:val="Code"/>
              <w:spacing w:line="276" w:lineRule="auto"/>
              <w:rPr>
                <w:sz w:val="16"/>
                <w:szCs w:val="16"/>
              </w:rPr>
            </w:pPr>
          </w:p>
        </w:tc>
        <w:tc>
          <w:tcPr>
            <w:tcW w:w="1458" w:type="dxa"/>
            <w:vAlign w:val="center"/>
          </w:tcPr>
          <w:p w14:paraId="26F91566" w14:textId="6E7B6D1E" w:rsidR="007F594B" w:rsidRPr="000B365D" w:rsidRDefault="007F594B" w:rsidP="007F594B">
            <w:pPr>
              <w:pStyle w:val="Code"/>
              <w:spacing w:line="276" w:lineRule="auto"/>
              <w:rPr>
                <w:sz w:val="16"/>
                <w:szCs w:val="16"/>
              </w:rPr>
            </w:pPr>
            <w:r w:rsidRPr="000B365D">
              <w:rPr>
                <w:sz w:val="16"/>
                <w:szCs w:val="16"/>
              </w:rPr>
              <w:t>shapeCategory</w:t>
            </w:r>
          </w:p>
        </w:tc>
        <w:tc>
          <w:tcPr>
            <w:tcW w:w="3769" w:type="dxa"/>
            <w:vAlign w:val="center"/>
          </w:tcPr>
          <w:p w14:paraId="3CB6B728" w14:textId="1C24203D" w:rsidR="007F594B" w:rsidRPr="000B365D" w:rsidRDefault="007F594B" w:rsidP="007F594B">
            <w:pPr>
              <w:pStyle w:val="body"/>
              <w:spacing w:before="0" w:after="0" w:line="276" w:lineRule="auto"/>
              <w:ind w:left="0"/>
              <w:jc w:val="left"/>
              <w:rPr>
                <w:sz w:val="16"/>
                <w:szCs w:val="16"/>
              </w:rPr>
            </w:pPr>
            <w:r w:rsidRPr="000B365D">
              <w:rPr>
                <w:sz w:val="16"/>
                <w:szCs w:val="16"/>
              </w:rPr>
              <w:t>Shape category in the draw.io standard library</w:t>
            </w:r>
          </w:p>
        </w:tc>
        <w:tc>
          <w:tcPr>
            <w:tcW w:w="380" w:type="dxa"/>
            <w:vAlign w:val="center"/>
          </w:tcPr>
          <w:p w14:paraId="489D4FD9" w14:textId="343DB742"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B3B170" w14:textId="735323F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60D1B43" w14:textId="6BE956CC"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FDBB49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AAC5AE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1290DE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F079F5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588328DD" w14:textId="77777777" w:rsidTr="000B365D">
        <w:trPr>
          <w:jc w:val="center"/>
        </w:trPr>
        <w:tc>
          <w:tcPr>
            <w:tcW w:w="1453" w:type="dxa"/>
            <w:vMerge/>
            <w:tcBorders>
              <w:top w:val="single" w:sz="4" w:space="0" w:color="A6A6A6" w:themeColor="background1" w:themeShade="A6"/>
            </w:tcBorders>
            <w:vAlign w:val="center"/>
          </w:tcPr>
          <w:p w14:paraId="6BE13C68" w14:textId="77777777" w:rsidR="007F594B" w:rsidRPr="000B365D" w:rsidRDefault="007F594B" w:rsidP="007F594B">
            <w:pPr>
              <w:pStyle w:val="Code"/>
              <w:spacing w:line="276" w:lineRule="auto"/>
              <w:rPr>
                <w:sz w:val="16"/>
                <w:szCs w:val="16"/>
              </w:rPr>
            </w:pPr>
          </w:p>
        </w:tc>
        <w:tc>
          <w:tcPr>
            <w:tcW w:w="1458" w:type="dxa"/>
            <w:vAlign w:val="center"/>
          </w:tcPr>
          <w:p w14:paraId="3AD74F07" w14:textId="714C6BF7" w:rsidR="007F594B" w:rsidRPr="000B365D" w:rsidRDefault="007F594B" w:rsidP="007F594B">
            <w:pPr>
              <w:pStyle w:val="Code"/>
              <w:spacing w:line="276" w:lineRule="auto"/>
              <w:rPr>
                <w:sz w:val="16"/>
                <w:szCs w:val="16"/>
              </w:rPr>
            </w:pPr>
            <w:r w:rsidRPr="000B365D">
              <w:rPr>
                <w:sz w:val="16"/>
                <w:szCs w:val="16"/>
              </w:rPr>
              <w:t>shapeType</w:t>
            </w:r>
          </w:p>
        </w:tc>
        <w:tc>
          <w:tcPr>
            <w:tcW w:w="3769" w:type="dxa"/>
            <w:vAlign w:val="center"/>
          </w:tcPr>
          <w:p w14:paraId="70FF9316" w14:textId="25B6C37B" w:rsidR="007F594B" w:rsidRPr="000B365D" w:rsidRDefault="007F594B" w:rsidP="007F594B">
            <w:pPr>
              <w:pStyle w:val="body"/>
              <w:spacing w:before="0" w:after="0" w:line="276" w:lineRule="auto"/>
              <w:ind w:left="0"/>
              <w:jc w:val="left"/>
              <w:rPr>
                <w:sz w:val="16"/>
                <w:szCs w:val="16"/>
              </w:rPr>
            </w:pPr>
            <w:r w:rsidRPr="000B365D">
              <w:rPr>
                <w:sz w:val="16"/>
                <w:szCs w:val="16"/>
              </w:rPr>
              <w:t>Shape type in in the draw.io standard library</w:t>
            </w:r>
          </w:p>
        </w:tc>
        <w:tc>
          <w:tcPr>
            <w:tcW w:w="380" w:type="dxa"/>
            <w:vAlign w:val="center"/>
          </w:tcPr>
          <w:p w14:paraId="17BAA124" w14:textId="3EAC3BD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F2EA0AD" w14:textId="57982C7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C49627" w14:textId="15AB1418"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9C1393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4BD1EA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64D58B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052188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36CCB93" w14:textId="77777777" w:rsidTr="000B365D">
        <w:trPr>
          <w:jc w:val="center"/>
        </w:trPr>
        <w:tc>
          <w:tcPr>
            <w:tcW w:w="1453" w:type="dxa"/>
            <w:vMerge/>
            <w:tcBorders>
              <w:top w:val="single" w:sz="4" w:space="0" w:color="A6A6A6" w:themeColor="background1" w:themeShade="A6"/>
            </w:tcBorders>
            <w:vAlign w:val="center"/>
          </w:tcPr>
          <w:p w14:paraId="629DDF77" w14:textId="77777777" w:rsidR="007F594B" w:rsidRPr="000B365D" w:rsidRDefault="007F594B" w:rsidP="007F594B">
            <w:pPr>
              <w:pStyle w:val="Code"/>
              <w:spacing w:line="276" w:lineRule="auto"/>
              <w:rPr>
                <w:sz w:val="16"/>
                <w:szCs w:val="16"/>
              </w:rPr>
            </w:pPr>
          </w:p>
        </w:tc>
        <w:tc>
          <w:tcPr>
            <w:tcW w:w="1458" w:type="dxa"/>
            <w:vAlign w:val="center"/>
          </w:tcPr>
          <w:p w14:paraId="5D92B3A4" w14:textId="36E616CA" w:rsidR="007F594B" w:rsidRPr="000B365D" w:rsidRDefault="007F594B" w:rsidP="007F594B">
            <w:pPr>
              <w:pStyle w:val="Code"/>
              <w:spacing w:line="276" w:lineRule="auto"/>
              <w:rPr>
                <w:sz w:val="16"/>
                <w:szCs w:val="16"/>
              </w:rPr>
            </w:pPr>
            <w:r w:rsidRPr="000B365D">
              <w:rPr>
                <w:sz w:val="16"/>
                <w:szCs w:val="16"/>
              </w:rPr>
              <w:t>shapeSubtype</w:t>
            </w:r>
          </w:p>
        </w:tc>
        <w:tc>
          <w:tcPr>
            <w:tcW w:w="3769" w:type="dxa"/>
            <w:vAlign w:val="center"/>
          </w:tcPr>
          <w:p w14:paraId="60028B7E" w14:textId="7FBBA2CF" w:rsidR="007F594B" w:rsidRPr="000B365D" w:rsidRDefault="007F594B" w:rsidP="007F594B">
            <w:pPr>
              <w:pStyle w:val="body"/>
              <w:spacing w:before="0" w:after="0" w:line="276" w:lineRule="auto"/>
              <w:ind w:left="0"/>
              <w:jc w:val="left"/>
              <w:rPr>
                <w:sz w:val="16"/>
                <w:szCs w:val="16"/>
              </w:rPr>
            </w:pPr>
            <w:r w:rsidRPr="000B365D">
              <w:rPr>
                <w:sz w:val="16"/>
                <w:szCs w:val="16"/>
              </w:rPr>
              <w:t>Shape subtype in the draw.io standard library</w:t>
            </w:r>
          </w:p>
        </w:tc>
        <w:tc>
          <w:tcPr>
            <w:tcW w:w="380" w:type="dxa"/>
            <w:vAlign w:val="center"/>
          </w:tcPr>
          <w:p w14:paraId="5CAE56B6" w14:textId="707F76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5A9AE14" w14:textId="03EE10B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415A36" w14:textId="1AD7036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2E982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38F84B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3E2CF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35864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35395D3" w14:textId="77777777" w:rsidTr="000B365D">
        <w:trPr>
          <w:jc w:val="center"/>
        </w:trPr>
        <w:tc>
          <w:tcPr>
            <w:tcW w:w="1453" w:type="dxa"/>
            <w:vMerge/>
            <w:tcBorders>
              <w:top w:val="single" w:sz="4" w:space="0" w:color="A6A6A6" w:themeColor="background1" w:themeShade="A6"/>
            </w:tcBorders>
            <w:vAlign w:val="center"/>
          </w:tcPr>
          <w:p w14:paraId="71E68837" w14:textId="77777777" w:rsidR="007F594B" w:rsidRPr="000B365D" w:rsidRDefault="007F594B" w:rsidP="007F594B">
            <w:pPr>
              <w:pStyle w:val="Code"/>
              <w:spacing w:line="276" w:lineRule="auto"/>
              <w:rPr>
                <w:sz w:val="16"/>
                <w:szCs w:val="16"/>
              </w:rPr>
            </w:pPr>
          </w:p>
        </w:tc>
        <w:tc>
          <w:tcPr>
            <w:tcW w:w="1458" w:type="dxa"/>
            <w:vAlign w:val="center"/>
          </w:tcPr>
          <w:p w14:paraId="3404A729" w14:textId="661B8FD6" w:rsidR="007F594B" w:rsidRPr="000B365D" w:rsidRDefault="007F594B" w:rsidP="007F594B">
            <w:pPr>
              <w:pStyle w:val="Code"/>
              <w:spacing w:line="276" w:lineRule="auto"/>
              <w:rPr>
                <w:sz w:val="16"/>
                <w:szCs w:val="16"/>
              </w:rPr>
            </w:pPr>
            <w:r w:rsidRPr="000B365D">
              <w:rPr>
                <w:sz w:val="16"/>
                <w:szCs w:val="16"/>
              </w:rPr>
              <w:t>shapePath</w:t>
            </w:r>
          </w:p>
        </w:tc>
        <w:tc>
          <w:tcPr>
            <w:tcW w:w="3769" w:type="dxa"/>
            <w:vAlign w:val="center"/>
          </w:tcPr>
          <w:p w14:paraId="318DA025" w14:textId="6B6153D0" w:rsidR="007F594B" w:rsidRPr="000B365D" w:rsidRDefault="007F594B" w:rsidP="007F594B">
            <w:pPr>
              <w:pStyle w:val="body"/>
              <w:spacing w:before="0" w:after="0" w:line="276" w:lineRule="auto"/>
              <w:ind w:left="0"/>
              <w:jc w:val="left"/>
              <w:rPr>
                <w:sz w:val="16"/>
                <w:szCs w:val="16"/>
              </w:rPr>
            </w:pPr>
            <w:r w:rsidRPr="000B365D">
              <w:rPr>
                <w:sz w:val="16"/>
                <w:szCs w:val="16"/>
              </w:rPr>
              <w:t>Shape path (concatenated shape metadata attributes)</w:t>
            </w:r>
          </w:p>
        </w:tc>
        <w:tc>
          <w:tcPr>
            <w:tcW w:w="380" w:type="dxa"/>
            <w:vAlign w:val="center"/>
          </w:tcPr>
          <w:p w14:paraId="21457386" w14:textId="64EF019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D53AB3" w14:textId="5F042D9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06DAB7C" w14:textId="19880930"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A58525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95AD5F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CCEBF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2968406"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FCAC677" w14:textId="77777777" w:rsidTr="000B365D">
        <w:trPr>
          <w:jc w:val="center"/>
        </w:trPr>
        <w:tc>
          <w:tcPr>
            <w:tcW w:w="1453" w:type="dxa"/>
            <w:vMerge/>
            <w:tcBorders>
              <w:top w:val="single" w:sz="4" w:space="0" w:color="A6A6A6" w:themeColor="background1" w:themeShade="A6"/>
            </w:tcBorders>
            <w:vAlign w:val="center"/>
          </w:tcPr>
          <w:p w14:paraId="23FFF0AC" w14:textId="77777777" w:rsidR="007F594B" w:rsidRPr="000B365D" w:rsidRDefault="007F594B" w:rsidP="007F594B">
            <w:pPr>
              <w:pStyle w:val="Code"/>
              <w:spacing w:line="276" w:lineRule="auto"/>
              <w:rPr>
                <w:sz w:val="16"/>
                <w:szCs w:val="16"/>
              </w:rPr>
            </w:pPr>
          </w:p>
        </w:tc>
        <w:tc>
          <w:tcPr>
            <w:tcW w:w="1458" w:type="dxa"/>
            <w:vAlign w:val="center"/>
          </w:tcPr>
          <w:p w14:paraId="2CC0C084" w14:textId="6EC466B8" w:rsidR="007F594B" w:rsidRPr="000B365D" w:rsidRDefault="007F594B" w:rsidP="007F594B">
            <w:pPr>
              <w:pStyle w:val="Code"/>
              <w:spacing w:line="276" w:lineRule="auto"/>
              <w:rPr>
                <w:sz w:val="16"/>
                <w:szCs w:val="16"/>
              </w:rPr>
            </w:pPr>
            <w:r w:rsidRPr="000B365D">
              <w:rPr>
                <w:sz w:val="16"/>
                <w:szCs w:val="16"/>
              </w:rPr>
              <w:t>shapeThumbnail</w:t>
            </w:r>
          </w:p>
        </w:tc>
        <w:tc>
          <w:tcPr>
            <w:tcW w:w="3769" w:type="dxa"/>
            <w:vAlign w:val="center"/>
          </w:tcPr>
          <w:p w14:paraId="79A64D1C" w14:textId="16C12D04" w:rsidR="007F594B" w:rsidRPr="000B365D" w:rsidRDefault="007F594B" w:rsidP="007F594B">
            <w:pPr>
              <w:pStyle w:val="body"/>
              <w:spacing w:before="0" w:after="0" w:line="276" w:lineRule="auto"/>
              <w:ind w:left="0"/>
              <w:jc w:val="left"/>
              <w:rPr>
                <w:sz w:val="16"/>
                <w:szCs w:val="16"/>
              </w:rPr>
            </w:pPr>
            <w:r w:rsidRPr="000B365D">
              <w:rPr>
                <w:sz w:val="16"/>
                <w:szCs w:val="16"/>
              </w:rPr>
              <w:t>File path to thumbnail for image embeeding without mxGraph Viewer</w:t>
            </w:r>
          </w:p>
        </w:tc>
        <w:tc>
          <w:tcPr>
            <w:tcW w:w="380" w:type="dxa"/>
            <w:vAlign w:val="center"/>
          </w:tcPr>
          <w:p w14:paraId="7BE91E1C" w14:textId="401D27DE"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456DF1C" w14:textId="3E57113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350A97" w14:textId="1939AAB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2E4046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08A543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CE7A0F"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D2D5962"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ECF0D69" w14:textId="77777777" w:rsidTr="000B365D">
        <w:trPr>
          <w:jc w:val="center"/>
        </w:trPr>
        <w:tc>
          <w:tcPr>
            <w:tcW w:w="1453" w:type="dxa"/>
            <w:shd w:val="clear" w:color="auto" w:fill="F2F2F2" w:themeFill="background1" w:themeFillShade="F2"/>
            <w:vAlign w:val="center"/>
          </w:tcPr>
          <w:p w14:paraId="401FCCE3" w14:textId="32CD7641" w:rsidR="007F594B" w:rsidRPr="000B365D" w:rsidRDefault="007F594B" w:rsidP="007F594B">
            <w:pPr>
              <w:pStyle w:val="Code"/>
              <w:spacing w:line="276" w:lineRule="auto"/>
              <w:rPr>
                <w:b/>
                <w:sz w:val="16"/>
                <w:szCs w:val="16"/>
              </w:rPr>
            </w:pPr>
            <w:r w:rsidRPr="000B365D">
              <w:rPr>
                <w:b/>
                <w:sz w:val="16"/>
                <w:szCs w:val="16"/>
              </w:rPr>
              <w:t>&lt;mxCell&gt;</w:t>
            </w:r>
          </w:p>
        </w:tc>
        <w:tc>
          <w:tcPr>
            <w:tcW w:w="1458" w:type="dxa"/>
            <w:shd w:val="clear" w:color="auto" w:fill="F2F2F2" w:themeFill="background1" w:themeFillShade="F2"/>
            <w:vAlign w:val="center"/>
          </w:tcPr>
          <w:p w14:paraId="1F03E76D" w14:textId="3F0EFEFE"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3D1F498" w14:textId="72303931" w:rsidR="007F594B" w:rsidRPr="000B365D" w:rsidRDefault="007F594B" w:rsidP="007F594B">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8A16DAB" w14:textId="075F6848"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3351F65" w14:textId="2E54C6F8"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F91C1A" w14:textId="78E86B0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6B7E943" w14:textId="21B00625"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187C84B0" w14:textId="27D7ED1C"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BFB0324" w14:textId="3DFCD72F"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7B4668D" w14:textId="4E76C8A9" w:rsidR="007F594B" w:rsidRPr="000B365D" w:rsidRDefault="007F594B" w:rsidP="007F594B">
            <w:pPr>
              <w:pStyle w:val="body"/>
              <w:spacing w:before="0" w:after="0" w:line="276" w:lineRule="auto"/>
              <w:ind w:left="0"/>
              <w:jc w:val="center"/>
              <w:rPr>
                <w:b/>
                <w:sz w:val="16"/>
                <w:szCs w:val="16"/>
              </w:rPr>
            </w:pPr>
          </w:p>
        </w:tc>
      </w:tr>
      <w:tr w:rsidR="007F594B" w:rsidRPr="000B365D" w14:paraId="78A36391" w14:textId="77777777" w:rsidTr="000B365D">
        <w:trPr>
          <w:jc w:val="center"/>
        </w:trPr>
        <w:tc>
          <w:tcPr>
            <w:tcW w:w="1453" w:type="dxa"/>
            <w:vMerge w:val="restart"/>
            <w:vAlign w:val="center"/>
          </w:tcPr>
          <w:p w14:paraId="40A34AF6" w14:textId="556C0E55" w:rsidR="007F594B" w:rsidRPr="000B365D" w:rsidRDefault="007F594B" w:rsidP="007F594B">
            <w:pPr>
              <w:pStyle w:val="Code"/>
              <w:spacing w:line="276" w:lineRule="auto"/>
              <w:jc w:val="center"/>
              <w:rPr>
                <w:b/>
                <w:sz w:val="16"/>
                <w:szCs w:val="16"/>
              </w:rPr>
            </w:pPr>
            <w:r w:rsidRPr="000B365D">
              <w:rPr>
                <w:color w:val="A6A6A6" w:themeColor="background1" w:themeShade="A6"/>
                <w:sz w:val="16"/>
                <w:szCs w:val="16"/>
              </w:rPr>
              <w:t>(</w:t>
            </w:r>
            <w:r w:rsidRPr="00C0652F">
              <w:rPr>
                <w:rFonts w:ascii="Roboto" w:hAnsi="Roboto"/>
                <w:color w:val="A6A6A6" w:themeColor="background1" w:themeShade="A6"/>
                <w:sz w:val="16"/>
                <w:szCs w:val="16"/>
              </w:rPr>
              <w:t>cell properties)</w:t>
            </w:r>
          </w:p>
        </w:tc>
        <w:tc>
          <w:tcPr>
            <w:tcW w:w="1458" w:type="dxa"/>
            <w:vAlign w:val="center"/>
          </w:tcPr>
          <w:p w14:paraId="537F8E7E" w14:textId="18E9A63F" w:rsidR="007F594B" w:rsidRPr="000B365D" w:rsidRDefault="007F594B" w:rsidP="007F594B">
            <w:pPr>
              <w:pStyle w:val="Code"/>
              <w:spacing w:line="276" w:lineRule="auto"/>
              <w:rPr>
                <w:sz w:val="16"/>
                <w:szCs w:val="16"/>
              </w:rPr>
            </w:pPr>
            <w:r w:rsidRPr="000B365D">
              <w:rPr>
                <w:sz w:val="16"/>
                <w:szCs w:val="16"/>
              </w:rPr>
              <w:t>_style</w:t>
            </w:r>
          </w:p>
        </w:tc>
        <w:tc>
          <w:tcPr>
            <w:tcW w:w="3769" w:type="dxa"/>
            <w:vAlign w:val="center"/>
          </w:tcPr>
          <w:p w14:paraId="5F8A4A6B" w14:textId="768E898E"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 xml:space="preserve">String with semi-colon separated style properties built by the in-loop function call to </w:t>
            </w:r>
            <w:r w:rsidRPr="000B365D">
              <w:rPr>
                <w:rStyle w:val="CodeChar"/>
                <w:rFonts w:eastAsia="Arial"/>
                <w:sz w:val="16"/>
                <w:szCs w:val="16"/>
              </w:rPr>
              <w:t>concatenateStyles(styleObject)</w:t>
            </w:r>
          </w:p>
        </w:tc>
        <w:tc>
          <w:tcPr>
            <w:tcW w:w="380" w:type="dxa"/>
            <w:vAlign w:val="center"/>
          </w:tcPr>
          <w:p w14:paraId="5755D21F" w14:textId="003C3CDF"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6AD4A5" w14:textId="21FD2A4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6C6834" w14:textId="21F7F95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04E65774" w14:textId="4126256A"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vAlign w:val="center"/>
          </w:tcPr>
          <w:p w14:paraId="13B5B856" w14:textId="6F761BB3"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3D6D81C0" w14:textId="21118F6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2D1779AB" w14:textId="39B80391"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F594B" w:rsidRPr="000B365D" w14:paraId="3051009C" w14:textId="77777777" w:rsidTr="000B365D">
        <w:trPr>
          <w:jc w:val="center"/>
        </w:trPr>
        <w:tc>
          <w:tcPr>
            <w:tcW w:w="1453" w:type="dxa"/>
            <w:vMerge/>
            <w:vAlign w:val="center"/>
          </w:tcPr>
          <w:p w14:paraId="2161EE31" w14:textId="7B4D61B1" w:rsidR="007F594B" w:rsidRPr="000B365D" w:rsidRDefault="007F594B" w:rsidP="007F594B">
            <w:pPr>
              <w:pStyle w:val="Code"/>
              <w:spacing w:line="276" w:lineRule="auto"/>
              <w:jc w:val="center"/>
              <w:rPr>
                <w:sz w:val="16"/>
                <w:szCs w:val="16"/>
              </w:rPr>
            </w:pPr>
          </w:p>
        </w:tc>
        <w:tc>
          <w:tcPr>
            <w:tcW w:w="1458" w:type="dxa"/>
            <w:vAlign w:val="center"/>
          </w:tcPr>
          <w:p w14:paraId="44FB93A2" w14:textId="6CB20562" w:rsidR="007F594B" w:rsidRPr="000B365D" w:rsidRDefault="007F594B" w:rsidP="007F594B">
            <w:pPr>
              <w:pStyle w:val="Code"/>
              <w:spacing w:line="276" w:lineRule="auto"/>
              <w:rPr>
                <w:sz w:val="16"/>
                <w:szCs w:val="16"/>
              </w:rPr>
            </w:pPr>
            <w:r w:rsidRPr="000B365D">
              <w:rPr>
                <w:sz w:val="16"/>
                <w:szCs w:val="16"/>
              </w:rPr>
              <w:t>_vertex</w:t>
            </w:r>
          </w:p>
        </w:tc>
        <w:tc>
          <w:tcPr>
            <w:tcW w:w="3769" w:type="dxa"/>
            <w:vAlign w:val="center"/>
          </w:tcPr>
          <w:p w14:paraId="025B92C9" w14:textId="21EF6445" w:rsidR="007F594B" w:rsidRPr="000B365D" w:rsidRDefault="007F594B" w:rsidP="007F594B">
            <w:pPr>
              <w:pStyle w:val="body"/>
              <w:spacing w:before="0" w:after="0" w:line="276" w:lineRule="auto"/>
              <w:ind w:left="0"/>
              <w:jc w:val="left"/>
              <w:rPr>
                <w:rFonts w:eastAsia="Times New Roman"/>
                <w:sz w:val="16"/>
                <w:szCs w:val="16"/>
                <w:shd w:val="clear" w:color="auto" w:fill="auto"/>
              </w:rPr>
            </w:pPr>
            <w:r w:rsidRPr="000B365D">
              <w:rPr>
                <w:sz w:val="16"/>
                <w:szCs w:val="16"/>
              </w:rPr>
              <w:t>Boolean (1/0) sets if vertex or not</w:t>
            </w:r>
          </w:p>
        </w:tc>
        <w:tc>
          <w:tcPr>
            <w:tcW w:w="380" w:type="dxa"/>
            <w:vAlign w:val="center"/>
          </w:tcPr>
          <w:p w14:paraId="0E1ACFD6" w14:textId="0BFDEF2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256C62B3" w14:textId="42D3033B" w:rsidR="007F594B" w:rsidRPr="000B365D" w:rsidRDefault="007F594B" w:rsidP="007F594B">
            <w:pPr>
              <w:pStyle w:val="Code"/>
              <w:spacing w:line="276" w:lineRule="auto"/>
              <w:jc w:val="center"/>
              <w:rPr>
                <w:rFonts w:ascii="Roboto" w:hAnsi="Roboto"/>
                <w:b/>
                <w:sz w:val="16"/>
                <w:szCs w:val="16"/>
              </w:rPr>
            </w:pPr>
            <w:r w:rsidRPr="000B365D">
              <w:rPr>
                <w:rFonts w:ascii="Roboto" w:hAnsi="Roboto"/>
                <w:b/>
                <w:sz w:val="16"/>
                <w:szCs w:val="16"/>
              </w:rPr>
              <w:t>-</w:t>
            </w:r>
          </w:p>
        </w:tc>
        <w:tc>
          <w:tcPr>
            <w:tcW w:w="422" w:type="dxa"/>
            <w:vAlign w:val="center"/>
          </w:tcPr>
          <w:p w14:paraId="35A3FBAB" w14:textId="134ACCE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EFA9F11" w14:textId="37A35BB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1" w:type="dxa"/>
            <w:vAlign w:val="center"/>
          </w:tcPr>
          <w:p w14:paraId="1FB5481D" w14:textId="11022BE3"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089C3A9C" w14:textId="1B5A63FB"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C811D61" w14:textId="71E56068" w:rsidR="007F594B" w:rsidRPr="000B365D" w:rsidRDefault="007F594B" w:rsidP="007F594B">
            <w:pPr>
              <w:pStyle w:val="Code"/>
              <w:spacing w:line="276" w:lineRule="auto"/>
              <w:jc w:val="center"/>
              <w:rPr>
                <w:rFonts w:ascii="Roboto" w:hAnsi="Roboto"/>
                <w:b/>
                <w:sz w:val="16"/>
                <w:szCs w:val="16"/>
              </w:rPr>
            </w:pPr>
          </w:p>
        </w:tc>
      </w:tr>
      <w:tr w:rsidR="007F594B" w:rsidRPr="000B365D" w14:paraId="2D36E615" w14:textId="77777777" w:rsidTr="000B365D">
        <w:trPr>
          <w:jc w:val="center"/>
        </w:trPr>
        <w:tc>
          <w:tcPr>
            <w:tcW w:w="1453" w:type="dxa"/>
            <w:vMerge/>
            <w:vAlign w:val="center"/>
          </w:tcPr>
          <w:p w14:paraId="5F762BA1" w14:textId="77777777" w:rsidR="007F594B" w:rsidRPr="000B365D" w:rsidRDefault="007F594B" w:rsidP="007F594B">
            <w:pPr>
              <w:pStyle w:val="Code"/>
              <w:spacing w:line="276" w:lineRule="auto"/>
              <w:rPr>
                <w:sz w:val="16"/>
                <w:szCs w:val="16"/>
              </w:rPr>
            </w:pPr>
          </w:p>
        </w:tc>
        <w:tc>
          <w:tcPr>
            <w:tcW w:w="1458" w:type="dxa"/>
            <w:vAlign w:val="center"/>
          </w:tcPr>
          <w:p w14:paraId="53749AD3" w14:textId="3E90032B" w:rsidR="007F594B" w:rsidRPr="000B365D" w:rsidRDefault="007F594B" w:rsidP="007F594B">
            <w:pPr>
              <w:pStyle w:val="Code"/>
              <w:spacing w:line="276" w:lineRule="auto"/>
              <w:rPr>
                <w:sz w:val="16"/>
                <w:szCs w:val="16"/>
              </w:rPr>
            </w:pPr>
            <w:r w:rsidRPr="000B365D">
              <w:rPr>
                <w:sz w:val="16"/>
                <w:szCs w:val="16"/>
              </w:rPr>
              <w:t>_edge</w:t>
            </w:r>
          </w:p>
        </w:tc>
        <w:tc>
          <w:tcPr>
            <w:tcW w:w="3769" w:type="dxa"/>
            <w:vAlign w:val="center"/>
          </w:tcPr>
          <w:p w14:paraId="3B647A9A" w14:textId="7DD75382"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Boolean (1/0) sets if edge or not</w:t>
            </w:r>
          </w:p>
        </w:tc>
        <w:tc>
          <w:tcPr>
            <w:tcW w:w="380" w:type="dxa"/>
            <w:vAlign w:val="center"/>
          </w:tcPr>
          <w:p w14:paraId="18C039A5" w14:textId="27CB469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B1AA34D" w14:textId="46801ED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1701E4C" w14:textId="2F79E22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5471BA7" w14:textId="246E1DCC"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3FCD1E5" w14:textId="19D1E5EB" w:rsidR="007F594B" w:rsidRPr="000B365D" w:rsidRDefault="007F594B" w:rsidP="007F594B">
            <w:pPr>
              <w:pStyle w:val="body"/>
              <w:spacing w:before="0" w:after="0" w:line="276" w:lineRule="auto"/>
              <w:ind w:left="0"/>
              <w:jc w:val="center"/>
              <w:rPr>
                <w:rFonts w:cs="Segoe UI Symbol"/>
                <w:b/>
                <w:sz w:val="16"/>
                <w:szCs w:val="16"/>
              </w:rPr>
            </w:pPr>
          </w:p>
        </w:tc>
        <w:tc>
          <w:tcPr>
            <w:tcW w:w="422" w:type="dxa"/>
            <w:vAlign w:val="center"/>
          </w:tcPr>
          <w:p w14:paraId="450D448A" w14:textId="3ED20335" w:rsidR="007F594B" w:rsidRPr="000B365D" w:rsidRDefault="007F594B" w:rsidP="007F594B">
            <w:pPr>
              <w:pStyle w:val="body"/>
              <w:spacing w:before="0" w:after="0" w:line="240" w:lineRule="auto"/>
              <w:ind w:left="0"/>
              <w:jc w:val="center"/>
              <w:rPr>
                <w:rFonts w:cs="Segoe UI Symbol"/>
                <w:b/>
                <w:sz w:val="16"/>
                <w:szCs w:val="16"/>
              </w:rPr>
            </w:pPr>
          </w:p>
        </w:tc>
        <w:tc>
          <w:tcPr>
            <w:tcW w:w="422" w:type="dxa"/>
            <w:vAlign w:val="center"/>
          </w:tcPr>
          <w:p w14:paraId="290B2FD6" w14:textId="75BA56B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3ABECFD" w14:textId="77777777" w:rsidTr="000B365D">
        <w:trPr>
          <w:jc w:val="center"/>
        </w:trPr>
        <w:tc>
          <w:tcPr>
            <w:tcW w:w="1453" w:type="dxa"/>
            <w:vMerge/>
            <w:vAlign w:val="center"/>
          </w:tcPr>
          <w:p w14:paraId="027B217C" w14:textId="77777777" w:rsidR="007F594B" w:rsidRPr="000B365D" w:rsidRDefault="007F594B" w:rsidP="007F594B">
            <w:pPr>
              <w:pStyle w:val="Code"/>
              <w:spacing w:line="276" w:lineRule="auto"/>
              <w:rPr>
                <w:sz w:val="16"/>
                <w:szCs w:val="16"/>
              </w:rPr>
            </w:pPr>
          </w:p>
        </w:tc>
        <w:tc>
          <w:tcPr>
            <w:tcW w:w="1458" w:type="dxa"/>
            <w:vAlign w:val="bottom"/>
          </w:tcPr>
          <w:p w14:paraId="48C0509D" w14:textId="7C2A5EEF" w:rsidR="007F594B" w:rsidRPr="000B365D" w:rsidRDefault="007F594B" w:rsidP="007F594B">
            <w:pPr>
              <w:pStyle w:val="Code"/>
              <w:spacing w:line="276" w:lineRule="auto"/>
              <w:rPr>
                <w:sz w:val="16"/>
                <w:szCs w:val="16"/>
              </w:rPr>
            </w:pPr>
            <w:r w:rsidRPr="000B365D">
              <w:rPr>
                <w:rFonts w:cs="Calibri"/>
                <w:bCs/>
                <w:sz w:val="16"/>
                <w:szCs w:val="16"/>
              </w:rPr>
              <w:t>_value</w:t>
            </w:r>
          </w:p>
        </w:tc>
        <w:tc>
          <w:tcPr>
            <w:tcW w:w="3769" w:type="dxa"/>
            <w:vAlign w:val="center"/>
          </w:tcPr>
          <w:p w14:paraId="14E16437" w14:textId="637C5E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HTML value for mxGraph label implementation (overwrites </w:t>
            </w:r>
            <w:r w:rsidRPr="000B365D">
              <w:rPr>
                <w:rStyle w:val="CodeChar"/>
                <w:rFonts w:eastAsia="Arial"/>
                <w:sz w:val="16"/>
                <w:szCs w:val="16"/>
              </w:rPr>
              <w:t>label</w:t>
            </w:r>
            <w:r w:rsidRPr="000B365D">
              <w:rPr>
                <w:rStyle w:val="CodeChar"/>
                <w:rFonts w:ascii="Roboto" w:eastAsia="Arial" w:hAnsi="Roboto"/>
                <w:sz w:val="16"/>
                <w:szCs w:val="16"/>
              </w:rPr>
              <w:t>)</w:t>
            </w:r>
          </w:p>
        </w:tc>
        <w:tc>
          <w:tcPr>
            <w:tcW w:w="380" w:type="dxa"/>
            <w:vAlign w:val="center"/>
          </w:tcPr>
          <w:p w14:paraId="25CE5FE8" w14:textId="3C5ED50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79A5117" w14:textId="3C2B464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9421D85" w14:textId="2EB3C3B9"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8737A23" w14:textId="55F4E2F5"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0121969E" w14:textId="008DAB6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9BCF4B" w14:textId="552827D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6C23F2" w14:textId="2CD07BBF" w:rsidR="007F594B" w:rsidRPr="000B365D" w:rsidRDefault="007F594B" w:rsidP="007F594B">
            <w:pPr>
              <w:pStyle w:val="body"/>
              <w:spacing w:before="0" w:after="0" w:line="276" w:lineRule="auto"/>
              <w:ind w:left="0"/>
              <w:jc w:val="center"/>
              <w:rPr>
                <w:b/>
                <w:sz w:val="16"/>
                <w:szCs w:val="16"/>
              </w:rPr>
            </w:pPr>
          </w:p>
        </w:tc>
      </w:tr>
      <w:tr w:rsidR="007F594B" w:rsidRPr="000B365D" w14:paraId="0ECEDEFD" w14:textId="77777777" w:rsidTr="000B365D">
        <w:trPr>
          <w:jc w:val="center"/>
        </w:trPr>
        <w:tc>
          <w:tcPr>
            <w:tcW w:w="1453" w:type="dxa"/>
            <w:vMerge/>
            <w:vAlign w:val="center"/>
          </w:tcPr>
          <w:p w14:paraId="46D509DB" w14:textId="77777777" w:rsidR="007F594B" w:rsidRPr="000B365D" w:rsidRDefault="007F594B" w:rsidP="007F594B">
            <w:pPr>
              <w:pStyle w:val="Code"/>
              <w:spacing w:line="276" w:lineRule="auto"/>
              <w:rPr>
                <w:sz w:val="16"/>
                <w:szCs w:val="16"/>
              </w:rPr>
            </w:pPr>
          </w:p>
        </w:tc>
        <w:tc>
          <w:tcPr>
            <w:tcW w:w="1458" w:type="dxa"/>
            <w:vAlign w:val="bottom"/>
          </w:tcPr>
          <w:p w14:paraId="75E7EEBF" w14:textId="0088E93E" w:rsidR="007F594B" w:rsidRPr="000B365D" w:rsidRDefault="007F594B" w:rsidP="007F594B">
            <w:pPr>
              <w:pStyle w:val="Code"/>
              <w:spacing w:line="276" w:lineRule="auto"/>
              <w:rPr>
                <w:sz w:val="16"/>
                <w:szCs w:val="16"/>
              </w:rPr>
            </w:pPr>
            <w:r w:rsidRPr="000B365D">
              <w:rPr>
                <w:rFonts w:cs="Calibri"/>
                <w:bCs/>
                <w:sz w:val="16"/>
                <w:szCs w:val="16"/>
              </w:rPr>
              <w:t>_connectable</w:t>
            </w:r>
          </w:p>
        </w:tc>
        <w:tc>
          <w:tcPr>
            <w:tcW w:w="3769" w:type="dxa"/>
            <w:vAlign w:val="center"/>
          </w:tcPr>
          <w:p w14:paraId="5DBF0D92" w14:textId="0011559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edges can connect to shape</w:t>
            </w:r>
          </w:p>
        </w:tc>
        <w:tc>
          <w:tcPr>
            <w:tcW w:w="380" w:type="dxa"/>
            <w:vAlign w:val="center"/>
          </w:tcPr>
          <w:p w14:paraId="0578815E" w14:textId="1D1F822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918A12" w14:textId="6334633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07B921" w14:textId="5CB73B5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25619DA" w14:textId="7C6D67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6C2AAB91" w14:textId="0C20F33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C04BEC1" w14:textId="671FD47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D16CD4E" w14:textId="4B2664E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09A944A2" w14:textId="77777777" w:rsidTr="000B365D">
        <w:trPr>
          <w:jc w:val="center"/>
        </w:trPr>
        <w:tc>
          <w:tcPr>
            <w:tcW w:w="1453" w:type="dxa"/>
            <w:vMerge/>
            <w:vAlign w:val="center"/>
          </w:tcPr>
          <w:p w14:paraId="3006CB24" w14:textId="77777777" w:rsidR="007F594B" w:rsidRPr="000B365D" w:rsidRDefault="007F594B" w:rsidP="007F594B">
            <w:pPr>
              <w:pStyle w:val="Code"/>
              <w:spacing w:line="276" w:lineRule="auto"/>
              <w:rPr>
                <w:sz w:val="16"/>
                <w:szCs w:val="16"/>
              </w:rPr>
            </w:pPr>
          </w:p>
        </w:tc>
        <w:tc>
          <w:tcPr>
            <w:tcW w:w="1458" w:type="dxa"/>
            <w:vAlign w:val="bottom"/>
          </w:tcPr>
          <w:p w14:paraId="0FAC0291" w14:textId="1F68B117" w:rsidR="007F594B" w:rsidRPr="000B365D" w:rsidRDefault="007F594B" w:rsidP="007F594B">
            <w:pPr>
              <w:pStyle w:val="Code"/>
              <w:spacing w:line="276" w:lineRule="auto"/>
              <w:rPr>
                <w:sz w:val="16"/>
                <w:szCs w:val="16"/>
              </w:rPr>
            </w:pPr>
            <w:r w:rsidRPr="000B365D">
              <w:rPr>
                <w:rFonts w:cs="Calibri"/>
                <w:bCs/>
                <w:sz w:val="16"/>
                <w:szCs w:val="16"/>
              </w:rPr>
              <w:t>_visible</w:t>
            </w:r>
          </w:p>
        </w:tc>
        <w:tc>
          <w:tcPr>
            <w:tcW w:w="3769" w:type="dxa"/>
            <w:vAlign w:val="center"/>
          </w:tcPr>
          <w:p w14:paraId="54EB2A06" w14:textId="5F2DCF3A"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visible or not</w:t>
            </w:r>
          </w:p>
        </w:tc>
        <w:tc>
          <w:tcPr>
            <w:tcW w:w="380" w:type="dxa"/>
            <w:vAlign w:val="center"/>
          </w:tcPr>
          <w:p w14:paraId="5CB80E9B" w14:textId="5CCFE6E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3483C38D" w14:textId="6BCF291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C1535C4" w14:textId="746A7E7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BC516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78CCFC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00B4DC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CB367F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7C15D1E" w14:textId="77777777" w:rsidTr="000B365D">
        <w:trPr>
          <w:jc w:val="center"/>
        </w:trPr>
        <w:tc>
          <w:tcPr>
            <w:tcW w:w="1453" w:type="dxa"/>
            <w:vMerge/>
            <w:vAlign w:val="center"/>
          </w:tcPr>
          <w:p w14:paraId="2E8E80AA" w14:textId="77777777" w:rsidR="007F594B" w:rsidRPr="000B365D" w:rsidRDefault="007F594B" w:rsidP="007F594B">
            <w:pPr>
              <w:pStyle w:val="Code"/>
              <w:spacing w:line="276" w:lineRule="auto"/>
              <w:rPr>
                <w:sz w:val="16"/>
                <w:szCs w:val="16"/>
              </w:rPr>
            </w:pPr>
          </w:p>
        </w:tc>
        <w:tc>
          <w:tcPr>
            <w:tcW w:w="1458" w:type="dxa"/>
            <w:vAlign w:val="bottom"/>
          </w:tcPr>
          <w:p w14:paraId="2BEAC3A3" w14:textId="0E5E705D" w:rsidR="007F594B" w:rsidRPr="000B365D" w:rsidRDefault="007F594B" w:rsidP="007F594B">
            <w:pPr>
              <w:pStyle w:val="Code"/>
              <w:spacing w:line="276" w:lineRule="auto"/>
              <w:rPr>
                <w:sz w:val="16"/>
                <w:szCs w:val="16"/>
              </w:rPr>
            </w:pPr>
            <w:r w:rsidRPr="000B365D">
              <w:rPr>
                <w:rFonts w:cs="Calibri"/>
                <w:bCs/>
                <w:sz w:val="16"/>
                <w:szCs w:val="16"/>
              </w:rPr>
              <w:t>_collapsed</w:t>
            </w:r>
          </w:p>
        </w:tc>
        <w:tc>
          <w:tcPr>
            <w:tcW w:w="3769" w:type="dxa"/>
            <w:vAlign w:val="center"/>
          </w:tcPr>
          <w:p w14:paraId="686021CC" w14:textId="21E5C1A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collapsed or not (groups)</w:t>
            </w:r>
          </w:p>
        </w:tc>
        <w:tc>
          <w:tcPr>
            <w:tcW w:w="380" w:type="dxa"/>
            <w:vAlign w:val="center"/>
          </w:tcPr>
          <w:p w14:paraId="4AFD8A4B" w14:textId="2ED93D1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EF819CB" w14:textId="4D1270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AF2A65" w14:textId="3DF1C3F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9FA6C04"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70E8AB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3ECE10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181B31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7AC2EAAC" w14:textId="77777777" w:rsidTr="000B365D">
        <w:trPr>
          <w:jc w:val="center"/>
        </w:trPr>
        <w:tc>
          <w:tcPr>
            <w:tcW w:w="1453" w:type="dxa"/>
            <w:vMerge/>
            <w:vAlign w:val="center"/>
          </w:tcPr>
          <w:p w14:paraId="352C6209" w14:textId="77777777" w:rsidR="007F594B" w:rsidRPr="000B365D" w:rsidRDefault="007F594B" w:rsidP="007F594B">
            <w:pPr>
              <w:pStyle w:val="Code"/>
              <w:spacing w:line="276" w:lineRule="auto"/>
              <w:rPr>
                <w:sz w:val="16"/>
                <w:szCs w:val="16"/>
              </w:rPr>
            </w:pPr>
          </w:p>
        </w:tc>
        <w:tc>
          <w:tcPr>
            <w:tcW w:w="1458" w:type="dxa"/>
            <w:vAlign w:val="bottom"/>
          </w:tcPr>
          <w:p w14:paraId="02B9D667" w14:textId="580956D2" w:rsidR="007F594B" w:rsidRPr="000B365D" w:rsidRDefault="007F594B" w:rsidP="007F594B">
            <w:pPr>
              <w:pStyle w:val="Code"/>
              <w:spacing w:line="276" w:lineRule="auto"/>
              <w:rPr>
                <w:sz w:val="16"/>
                <w:szCs w:val="16"/>
              </w:rPr>
            </w:pPr>
            <w:r w:rsidRPr="000B365D">
              <w:rPr>
                <w:rFonts w:cs="Calibri"/>
                <w:bCs/>
                <w:sz w:val="16"/>
                <w:szCs w:val="16"/>
              </w:rPr>
              <w:t>_source</w:t>
            </w:r>
          </w:p>
        </w:tc>
        <w:tc>
          <w:tcPr>
            <w:tcW w:w="3769" w:type="dxa"/>
            <w:vAlign w:val="center"/>
          </w:tcPr>
          <w:p w14:paraId="2E62ECCF" w14:textId="2F71563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source shape of edge (port)</w:t>
            </w:r>
          </w:p>
        </w:tc>
        <w:tc>
          <w:tcPr>
            <w:tcW w:w="380" w:type="dxa"/>
            <w:vAlign w:val="center"/>
          </w:tcPr>
          <w:p w14:paraId="24238E4E" w14:textId="5F09CF7B"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F27EFDD" w14:textId="0A849811"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3170D4C" w14:textId="0F0287F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65D09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B00CCC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8BC286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56625BF" w14:textId="14F8040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15B9A37D" w14:textId="77777777" w:rsidTr="000B365D">
        <w:trPr>
          <w:jc w:val="center"/>
        </w:trPr>
        <w:tc>
          <w:tcPr>
            <w:tcW w:w="1453" w:type="dxa"/>
            <w:vMerge/>
            <w:vAlign w:val="center"/>
          </w:tcPr>
          <w:p w14:paraId="239F454F" w14:textId="77777777" w:rsidR="007F594B" w:rsidRPr="000B365D" w:rsidRDefault="007F594B" w:rsidP="007F594B">
            <w:pPr>
              <w:pStyle w:val="Code"/>
              <w:spacing w:line="276" w:lineRule="auto"/>
              <w:rPr>
                <w:sz w:val="16"/>
                <w:szCs w:val="16"/>
              </w:rPr>
            </w:pPr>
          </w:p>
        </w:tc>
        <w:tc>
          <w:tcPr>
            <w:tcW w:w="1458" w:type="dxa"/>
            <w:vAlign w:val="bottom"/>
          </w:tcPr>
          <w:p w14:paraId="3032AF09" w14:textId="79548CDE" w:rsidR="007F594B" w:rsidRPr="000B365D" w:rsidRDefault="007F594B" w:rsidP="007F594B">
            <w:pPr>
              <w:pStyle w:val="Code"/>
              <w:spacing w:line="276" w:lineRule="auto"/>
              <w:rPr>
                <w:sz w:val="16"/>
                <w:szCs w:val="16"/>
              </w:rPr>
            </w:pPr>
            <w:r w:rsidRPr="000B365D">
              <w:rPr>
                <w:rFonts w:cs="Calibri"/>
                <w:bCs/>
                <w:sz w:val="16"/>
                <w:szCs w:val="16"/>
              </w:rPr>
              <w:t>_target</w:t>
            </w:r>
          </w:p>
        </w:tc>
        <w:tc>
          <w:tcPr>
            <w:tcW w:w="3769" w:type="dxa"/>
            <w:vAlign w:val="center"/>
          </w:tcPr>
          <w:p w14:paraId="2371B3C1" w14:textId="131A8CE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target shape of edge (port)</w:t>
            </w:r>
          </w:p>
        </w:tc>
        <w:tc>
          <w:tcPr>
            <w:tcW w:w="380" w:type="dxa"/>
            <w:vAlign w:val="center"/>
          </w:tcPr>
          <w:p w14:paraId="5C09B187" w14:textId="1669950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68C754B" w14:textId="7F5211D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EC6DA4" w14:textId="6A29F44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B373878"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7E323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459C4B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2DCA52D" w14:textId="09C0077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2CEB745" w14:textId="77777777" w:rsidTr="000B365D">
        <w:trPr>
          <w:jc w:val="center"/>
        </w:trPr>
        <w:tc>
          <w:tcPr>
            <w:tcW w:w="1453" w:type="dxa"/>
            <w:vMerge/>
            <w:vAlign w:val="center"/>
          </w:tcPr>
          <w:p w14:paraId="7BFED122" w14:textId="77777777" w:rsidR="007F594B" w:rsidRPr="000B365D" w:rsidRDefault="007F594B" w:rsidP="007F594B">
            <w:pPr>
              <w:pStyle w:val="Code"/>
              <w:spacing w:line="276" w:lineRule="auto"/>
              <w:rPr>
                <w:sz w:val="16"/>
                <w:szCs w:val="16"/>
              </w:rPr>
            </w:pPr>
          </w:p>
        </w:tc>
        <w:tc>
          <w:tcPr>
            <w:tcW w:w="1458" w:type="dxa"/>
            <w:vAlign w:val="bottom"/>
          </w:tcPr>
          <w:p w14:paraId="79A9F584" w14:textId="3BAD0940" w:rsidR="007F594B" w:rsidRPr="000B365D" w:rsidRDefault="007F594B" w:rsidP="007F594B">
            <w:pPr>
              <w:pStyle w:val="Code"/>
              <w:spacing w:line="276" w:lineRule="auto"/>
              <w:rPr>
                <w:sz w:val="16"/>
                <w:szCs w:val="16"/>
              </w:rPr>
            </w:pPr>
            <w:r w:rsidRPr="000B365D">
              <w:rPr>
                <w:rFonts w:cs="Calibri"/>
                <w:bCs/>
                <w:sz w:val="16"/>
                <w:szCs w:val="16"/>
              </w:rPr>
              <w:t>_parent</w:t>
            </w:r>
          </w:p>
        </w:tc>
        <w:tc>
          <w:tcPr>
            <w:tcW w:w="3769" w:type="dxa"/>
            <w:vAlign w:val="center"/>
          </w:tcPr>
          <w:p w14:paraId="083CC603" w14:textId="569A8EAE"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Implements hierarcichal relationship (important for proper rendering and shape positioning relative to parent)</w:t>
            </w:r>
          </w:p>
        </w:tc>
        <w:tc>
          <w:tcPr>
            <w:tcW w:w="380" w:type="dxa"/>
            <w:vAlign w:val="center"/>
          </w:tcPr>
          <w:p w14:paraId="1E851AB6" w14:textId="6B85E96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0DB7328C" w14:textId="71E52890"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5E85BD" w14:textId="2828B5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3DAAC2" w14:textId="05C315D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4CC9B23" w14:textId="317C39D3"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8684C35" w14:textId="400596F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4405376" w14:textId="26EB48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BA82338" w14:textId="77777777" w:rsidTr="000B365D">
        <w:trPr>
          <w:jc w:val="center"/>
        </w:trPr>
        <w:tc>
          <w:tcPr>
            <w:tcW w:w="1453" w:type="dxa"/>
            <w:vMerge/>
            <w:vAlign w:val="center"/>
          </w:tcPr>
          <w:p w14:paraId="4E443CE6" w14:textId="77777777" w:rsidR="007F594B" w:rsidRPr="000B365D" w:rsidRDefault="007F594B" w:rsidP="007F594B">
            <w:pPr>
              <w:pStyle w:val="Code"/>
              <w:spacing w:line="276" w:lineRule="auto"/>
              <w:rPr>
                <w:sz w:val="16"/>
                <w:szCs w:val="16"/>
              </w:rPr>
            </w:pPr>
          </w:p>
        </w:tc>
        <w:tc>
          <w:tcPr>
            <w:tcW w:w="1458" w:type="dxa"/>
            <w:vAlign w:val="bottom"/>
          </w:tcPr>
          <w:p w14:paraId="2AE135AC" w14:textId="7848A59A" w:rsidR="007F594B" w:rsidRPr="000B365D" w:rsidRDefault="007F594B" w:rsidP="007F594B">
            <w:pPr>
              <w:pStyle w:val="Code"/>
              <w:spacing w:line="276" w:lineRule="auto"/>
              <w:rPr>
                <w:sz w:val="16"/>
                <w:szCs w:val="16"/>
              </w:rPr>
            </w:pPr>
            <w:r w:rsidRPr="000B365D">
              <w:rPr>
                <w:rFonts w:cs="Calibri"/>
                <w:bCs/>
                <w:sz w:val="16"/>
                <w:szCs w:val="16"/>
              </w:rPr>
              <w:t>_children</w:t>
            </w:r>
          </w:p>
        </w:tc>
        <w:tc>
          <w:tcPr>
            <w:tcW w:w="3769" w:type="dxa"/>
            <w:vAlign w:val="center"/>
          </w:tcPr>
          <w:p w14:paraId="1CD4D377" w14:textId="182630F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children cells</w:t>
            </w:r>
          </w:p>
        </w:tc>
        <w:tc>
          <w:tcPr>
            <w:tcW w:w="380" w:type="dxa"/>
            <w:vAlign w:val="center"/>
          </w:tcPr>
          <w:p w14:paraId="2BC136C0" w14:textId="0B5719E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A45FD44" w14:textId="500BDB3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E5E3845" w14:textId="481AE16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FA184B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26D053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B6D294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5D6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F0D1B6E" w14:textId="77777777" w:rsidTr="000B365D">
        <w:trPr>
          <w:jc w:val="center"/>
        </w:trPr>
        <w:tc>
          <w:tcPr>
            <w:tcW w:w="1453" w:type="dxa"/>
            <w:vMerge/>
            <w:vAlign w:val="center"/>
          </w:tcPr>
          <w:p w14:paraId="017416F0" w14:textId="77777777" w:rsidR="007F594B" w:rsidRPr="000B365D" w:rsidRDefault="007F594B" w:rsidP="007F594B">
            <w:pPr>
              <w:pStyle w:val="Code"/>
              <w:spacing w:line="276" w:lineRule="auto"/>
              <w:rPr>
                <w:sz w:val="16"/>
                <w:szCs w:val="16"/>
              </w:rPr>
            </w:pPr>
          </w:p>
        </w:tc>
        <w:tc>
          <w:tcPr>
            <w:tcW w:w="1458" w:type="dxa"/>
            <w:vAlign w:val="bottom"/>
          </w:tcPr>
          <w:p w14:paraId="5DA0A045" w14:textId="67988675" w:rsidR="007F594B" w:rsidRPr="000B365D" w:rsidRDefault="007F594B" w:rsidP="007F594B">
            <w:pPr>
              <w:pStyle w:val="Code"/>
              <w:spacing w:line="276" w:lineRule="auto"/>
              <w:rPr>
                <w:sz w:val="16"/>
                <w:szCs w:val="16"/>
              </w:rPr>
            </w:pPr>
            <w:r w:rsidRPr="000B365D">
              <w:rPr>
                <w:rFonts w:cs="Calibri"/>
                <w:bCs/>
                <w:sz w:val="16"/>
                <w:szCs w:val="16"/>
              </w:rPr>
              <w:t>_edges</w:t>
            </w:r>
          </w:p>
        </w:tc>
        <w:tc>
          <w:tcPr>
            <w:tcW w:w="3769" w:type="dxa"/>
            <w:vAlign w:val="center"/>
          </w:tcPr>
          <w:p w14:paraId="763161EA" w14:textId="2B3B2C7B"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edges</w:t>
            </w:r>
          </w:p>
        </w:tc>
        <w:tc>
          <w:tcPr>
            <w:tcW w:w="380" w:type="dxa"/>
            <w:vAlign w:val="center"/>
          </w:tcPr>
          <w:p w14:paraId="5F86340F" w14:textId="2789DA3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DAA8DD1" w14:textId="3768F1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880C93" w14:textId="7A11F32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057372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CEC6FA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84E76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AE7D6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80AE675" w14:textId="77777777" w:rsidTr="000B365D">
        <w:trPr>
          <w:jc w:val="center"/>
        </w:trPr>
        <w:tc>
          <w:tcPr>
            <w:tcW w:w="1453" w:type="dxa"/>
            <w:vMerge/>
            <w:vAlign w:val="center"/>
          </w:tcPr>
          <w:p w14:paraId="14443FD7" w14:textId="77777777" w:rsidR="007F594B" w:rsidRPr="000B365D" w:rsidRDefault="007F594B" w:rsidP="007F594B">
            <w:pPr>
              <w:pStyle w:val="Code"/>
              <w:spacing w:line="276" w:lineRule="auto"/>
              <w:rPr>
                <w:sz w:val="16"/>
                <w:szCs w:val="16"/>
              </w:rPr>
            </w:pPr>
          </w:p>
        </w:tc>
        <w:tc>
          <w:tcPr>
            <w:tcW w:w="1458" w:type="dxa"/>
            <w:vAlign w:val="bottom"/>
          </w:tcPr>
          <w:p w14:paraId="1951DF71" w14:textId="27C21AEA" w:rsidR="007F594B" w:rsidRPr="000B365D" w:rsidRDefault="007F594B" w:rsidP="007F594B">
            <w:pPr>
              <w:pStyle w:val="Code"/>
              <w:spacing w:line="276" w:lineRule="auto"/>
              <w:rPr>
                <w:sz w:val="16"/>
                <w:szCs w:val="16"/>
              </w:rPr>
            </w:pPr>
            <w:r w:rsidRPr="000B365D">
              <w:rPr>
                <w:rFonts w:cs="Calibri"/>
                <w:bCs/>
                <w:sz w:val="16"/>
                <w:szCs w:val="16"/>
              </w:rPr>
              <w:t>_mxTransient</w:t>
            </w:r>
          </w:p>
        </w:tc>
        <w:tc>
          <w:tcPr>
            <w:tcW w:w="3769" w:type="dxa"/>
            <w:vAlign w:val="center"/>
          </w:tcPr>
          <w:p w14:paraId="74F5BEB3" w14:textId="4076E6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Array of members not to be cloned by </w:t>
            </w:r>
            <w:r w:rsidRPr="000B365D">
              <w:rPr>
                <w:rStyle w:val="CodeChar"/>
                <w:rFonts w:eastAsia="Arial"/>
                <w:sz w:val="16"/>
                <w:szCs w:val="16"/>
              </w:rPr>
              <w:t>clone</w:t>
            </w:r>
          </w:p>
        </w:tc>
        <w:tc>
          <w:tcPr>
            <w:tcW w:w="380" w:type="dxa"/>
            <w:vAlign w:val="center"/>
          </w:tcPr>
          <w:p w14:paraId="12A1D244" w14:textId="6E85FA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DE1E42B" w14:textId="700CD58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50C2A48" w14:textId="330F52A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EBEF31C"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1E8142A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E7C7F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9EEC51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4E187DE6" w14:textId="77777777" w:rsidTr="000B365D">
        <w:trPr>
          <w:jc w:val="center"/>
        </w:trPr>
        <w:tc>
          <w:tcPr>
            <w:tcW w:w="1453" w:type="dxa"/>
            <w:shd w:val="clear" w:color="auto" w:fill="F2F2F2" w:themeFill="background1" w:themeFillShade="F2"/>
            <w:vAlign w:val="center"/>
          </w:tcPr>
          <w:p w14:paraId="6A00F89F" w14:textId="5B4AE453" w:rsidR="007F594B" w:rsidRPr="000B365D" w:rsidRDefault="007F594B" w:rsidP="007F594B">
            <w:pPr>
              <w:pStyle w:val="Code"/>
              <w:spacing w:line="276" w:lineRule="auto"/>
              <w:rPr>
                <w:b/>
                <w:sz w:val="16"/>
                <w:szCs w:val="16"/>
              </w:rPr>
            </w:pPr>
            <w:r w:rsidRPr="000B365D">
              <w:rPr>
                <w:b/>
                <w:sz w:val="16"/>
                <w:szCs w:val="16"/>
              </w:rPr>
              <w:t>&lt;mxGeometry&gt;</w:t>
            </w:r>
          </w:p>
        </w:tc>
        <w:tc>
          <w:tcPr>
            <w:tcW w:w="1458" w:type="dxa"/>
            <w:shd w:val="clear" w:color="auto" w:fill="F2F2F2" w:themeFill="background1" w:themeFillShade="F2"/>
            <w:vAlign w:val="bottom"/>
          </w:tcPr>
          <w:p w14:paraId="424ECAFF" w14:textId="2C191A60"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63CE6D4E"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01442CEB" w14:textId="443E63E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shd w:val="clear" w:color="auto" w:fill="F2F2F2" w:themeFill="background1" w:themeFillShade="F2"/>
            <w:vAlign w:val="center"/>
          </w:tcPr>
          <w:p w14:paraId="7B9B826E"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F7BF635" w14:textId="0DFB453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1A129FE"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5ED4D957"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A2BB85"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C0099C8"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95D2701" w14:textId="77777777" w:rsidTr="000B365D">
        <w:trPr>
          <w:jc w:val="center"/>
        </w:trPr>
        <w:tc>
          <w:tcPr>
            <w:tcW w:w="1453" w:type="dxa"/>
            <w:vMerge w:val="restart"/>
            <w:vAlign w:val="center"/>
          </w:tcPr>
          <w:p w14:paraId="12A7D94E" w14:textId="70C7457F" w:rsidR="007F594B" w:rsidRPr="00C0652F" w:rsidRDefault="007F594B" w:rsidP="007F594B">
            <w:pPr>
              <w:pStyle w:val="Code"/>
              <w:spacing w:line="276" w:lineRule="auto"/>
              <w:jc w:val="center"/>
              <w:rPr>
                <w:rFonts w:ascii="Roboto" w:hAnsi="Roboto"/>
                <w:b/>
                <w:sz w:val="16"/>
                <w:szCs w:val="16"/>
              </w:rPr>
            </w:pPr>
            <w:r w:rsidRPr="00C0652F">
              <w:rPr>
                <w:rFonts w:ascii="Roboto" w:hAnsi="Roboto"/>
                <w:color w:val="A6A6A6" w:themeColor="background1" w:themeShade="A6"/>
                <w:sz w:val="16"/>
                <w:szCs w:val="16"/>
              </w:rPr>
              <w:t>(size and positioning)</w:t>
            </w:r>
          </w:p>
        </w:tc>
        <w:tc>
          <w:tcPr>
            <w:tcW w:w="1458" w:type="dxa"/>
            <w:vAlign w:val="bottom"/>
          </w:tcPr>
          <w:p w14:paraId="4C48416E" w14:textId="3CC0955B" w:rsidR="007F594B" w:rsidRPr="000B365D" w:rsidRDefault="007F594B" w:rsidP="007F594B">
            <w:pPr>
              <w:pStyle w:val="Code"/>
              <w:spacing w:line="276" w:lineRule="auto"/>
              <w:rPr>
                <w:rFonts w:cs="Calibri"/>
                <w:bCs/>
                <w:sz w:val="16"/>
                <w:szCs w:val="16"/>
              </w:rPr>
            </w:pPr>
            <w:r w:rsidRPr="000B365D">
              <w:rPr>
                <w:rFonts w:cs="Calibri"/>
                <w:bCs/>
                <w:sz w:val="16"/>
                <w:szCs w:val="16"/>
              </w:rPr>
              <w:t>_relative</w:t>
            </w:r>
          </w:p>
        </w:tc>
        <w:tc>
          <w:tcPr>
            <w:tcW w:w="3769" w:type="dxa"/>
            <w:vAlign w:val="center"/>
          </w:tcPr>
          <w:p w14:paraId="0B02E65E" w14:textId="5F551BC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to set mxCell positioning to absolute or relative to parent</w:t>
            </w:r>
          </w:p>
        </w:tc>
        <w:tc>
          <w:tcPr>
            <w:tcW w:w="380" w:type="dxa"/>
            <w:vAlign w:val="center"/>
          </w:tcPr>
          <w:p w14:paraId="094C499E" w14:textId="77777777" w:rsidR="007F594B" w:rsidRPr="000B365D" w:rsidRDefault="007F594B" w:rsidP="007F594B">
            <w:pPr>
              <w:pStyle w:val="body"/>
              <w:spacing w:before="0" w:after="0" w:line="276" w:lineRule="auto"/>
              <w:ind w:left="0"/>
              <w:jc w:val="right"/>
              <w:rPr>
                <w:sz w:val="16"/>
                <w:szCs w:val="16"/>
              </w:rPr>
            </w:pPr>
          </w:p>
        </w:tc>
        <w:tc>
          <w:tcPr>
            <w:tcW w:w="421" w:type="dxa"/>
            <w:vAlign w:val="center"/>
          </w:tcPr>
          <w:p w14:paraId="4EB0DEFB" w14:textId="7E752B58"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2671FF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9415BC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5B6BE66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572949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7BA83C0" w14:textId="171C2D7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CE642F9" w14:textId="77777777" w:rsidTr="000B365D">
        <w:trPr>
          <w:jc w:val="center"/>
        </w:trPr>
        <w:tc>
          <w:tcPr>
            <w:tcW w:w="1453" w:type="dxa"/>
            <w:vMerge/>
            <w:vAlign w:val="center"/>
          </w:tcPr>
          <w:p w14:paraId="7E68F50A" w14:textId="77777777" w:rsidR="007F594B" w:rsidRPr="000B365D" w:rsidRDefault="007F594B" w:rsidP="007F594B">
            <w:pPr>
              <w:pStyle w:val="Code"/>
              <w:spacing w:line="276" w:lineRule="auto"/>
              <w:rPr>
                <w:sz w:val="16"/>
                <w:szCs w:val="16"/>
              </w:rPr>
            </w:pPr>
          </w:p>
        </w:tc>
        <w:tc>
          <w:tcPr>
            <w:tcW w:w="1458" w:type="dxa"/>
            <w:vAlign w:val="bottom"/>
          </w:tcPr>
          <w:p w14:paraId="1B8D8EB3" w14:textId="432E8EF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20A82B7E" w14:textId="61920A2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6E9938AB" w14:textId="03D4D52A"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2F6F5924" w14:textId="203DD08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71FE54C" w14:textId="255146E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AC3ABF" w14:textId="193A37D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03569CB0" w14:textId="697BE2B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CC5C39C" w14:textId="4A687B5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9EE0FF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27F4C7D" w14:textId="77777777" w:rsidTr="000B365D">
        <w:trPr>
          <w:jc w:val="center"/>
        </w:trPr>
        <w:tc>
          <w:tcPr>
            <w:tcW w:w="1453" w:type="dxa"/>
            <w:vMerge/>
            <w:vAlign w:val="center"/>
          </w:tcPr>
          <w:p w14:paraId="4A88417C" w14:textId="77777777" w:rsidR="007F594B" w:rsidRPr="000B365D" w:rsidRDefault="007F594B" w:rsidP="007F594B">
            <w:pPr>
              <w:pStyle w:val="Code"/>
              <w:spacing w:line="276" w:lineRule="auto"/>
              <w:rPr>
                <w:sz w:val="16"/>
                <w:szCs w:val="16"/>
              </w:rPr>
            </w:pPr>
          </w:p>
        </w:tc>
        <w:tc>
          <w:tcPr>
            <w:tcW w:w="1458" w:type="dxa"/>
            <w:vAlign w:val="bottom"/>
          </w:tcPr>
          <w:p w14:paraId="68450DE8" w14:textId="6C304BF6" w:rsidR="007F594B" w:rsidRPr="000B365D" w:rsidRDefault="007F594B" w:rsidP="007F594B">
            <w:pPr>
              <w:pStyle w:val="Code"/>
              <w:spacing w:line="276" w:lineRule="auto"/>
              <w:rPr>
                <w:sz w:val="16"/>
                <w:szCs w:val="16"/>
              </w:rPr>
            </w:pPr>
            <w:r w:rsidRPr="000B365D">
              <w:rPr>
                <w:rFonts w:cs="Calibri"/>
                <w:bCs/>
                <w:sz w:val="16"/>
                <w:szCs w:val="16"/>
              </w:rPr>
              <w:t>_y</w:t>
            </w:r>
          </w:p>
        </w:tc>
        <w:tc>
          <w:tcPr>
            <w:tcW w:w="3769" w:type="dxa"/>
            <w:vAlign w:val="center"/>
          </w:tcPr>
          <w:p w14:paraId="3C3371A5" w14:textId="402245D1"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1C9BA428" w14:textId="11F63F50"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A8213D" w14:textId="4AA1120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F54483" w14:textId="3A18B9A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1520EFB" w14:textId="525EC86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7415B8A1" w14:textId="50B5F4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058E5AA" w14:textId="76D0FC35"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6F50E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C4C2732" w14:textId="77777777" w:rsidTr="000B365D">
        <w:trPr>
          <w:jc w:val="center"/>
        </w:trPr>
        <w:tc>
          <w:tcPr>
            <w:tcW w:w="1453" w:type="dxa"/>
            <w:vMerge/>
            <w:vAlign w:val="center"/>
          </w:tcPr>
          <w:p w14:paraId="1A5471A1" w14:textId="77777777" w:rsidR="007F594B" w:rsidRPr="000B365D" w:rsidRDefault="007F594B" w:rsidP="007F594B">
            <w:pPr>
              <w:pStyle w:val="Code"/>
              <w:spacing w:line="276" w:lineRule="auto"/>
              <w:rPr>
                <w:sz w:val="16"/>
                <w:szCs w:val="16"/>
              </w:rPr>
            </w:pPr>
          </w:p>
        </w:tc>
        <w:tc>
          <w:tcPr>
            <w:tcW w:w="1458" w:type="dxa"/>
            <w:vAlign w:val="bottom"/>
          </w:tcPr>
          <w:p w14:paraId="3497EDC7" w14:textId="13DF0439" w:rsidR="007F594B" w:rsidRPr="000B365D" w:rsidRDefault="007F594B" w:rsidP="007F594B">
            <w:pPr>
              <w:pStyle w:val="Code"/>
              <w:spacing w:line="276" w:lineRule="auto"/>
              <w:rPr>
                <w:sz w:val="16"/>
                <w:szCs w:val="16"/>
              </w:rPr>
            </w:pPr>
            <w:r w:rsidRPr="000B365D">
              <w:rPr>
                <w:rFonts w:cs="Calibri"/>
                <w:bCs/>
                <w:sz w:val="16"/>
                <w:szCs w:val="16"/>
              </w:rPr>
              <w:t>_width</w:t>
            </w:r>
          </w:p>
        </w:tc>
        <w:tc>
          <w:tcPr>
            <w:tcW w:w="3769" w:type="dxa"/>
            <w:vAlign w:val="center"/>
          </w:tcPr>
          <w:p w14:paraId="4389BF4A" w14:textId="1B8C053C"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width of shape</w:t>
            </w:r>
          </w:p>
        </w:tc>
        <w:tc>
          <w:tcPr>
            <w:tcW w:w="380" w:type="dxa"/>
            <w:vAlign w:val="center"/>
          </w:tcPr>
          <w:p w14:paraId="167C451D" w14:textId="17025C5D"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E720C38" w14:textId="2399496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742B19" w14:textId="6197BB1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BA63572" w14:textId="0B4ADF2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25D4EAD" w14:textId="6F6A1C0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0A00AC8" w14:textId="472523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6CA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2602255" w14:textId="77777777" w:rsidTr="000B365D">
        <w:trPr>
          <w:jc w:val="center"/>
        </w:trPr>
        <w:tc>
          <w:tcPr>
            <w:tcW w:w="1453" w:type="dxa"/>
            <w:vMerge/>
            <w:vAlign w:val="center"/>
          </w:tcPr>
          <w:p w14:paraId="25887FAF" w14:textId="77777777" w:rsidR="007F594B" w:rsidRPr="000B365D" w:rsidRDefault="007F594B" w:rsidP="007F594B">
            <w:pPr>
              <w:pStyle w:val="Code"/>
              <w:spacing w:line="276" w:lineRule="auto"/>
              <w:rPr>
                <w:sz w:val="16"/>
                <w:szCs w:val="16"/>
              </w:rPr>
            </w:pPr>
          </w:p>
        </w:tc>
        <w:tc>
          <w:tcPr>
            <w:tcW w:w="1458" w:type="dxa"/>
            <w:vAlign w:val="bottom"/>
          </w:tcPr>
          <w:p w14:paraId="00971C44" w14:textId="6DB1A8E4" w:rsidR="007F594B" w:rsidRPr="000B365D" w:rsidRDefault="007F594B" w:rsidP="007F594B">
            <w:pPr>
              <w:pStyle w:val="Code"/>
              <w:spacing w:line="276" w:lineRule="auto"/>
              <w:rPr>
                <w:sz w:val="16"/>
                <w:szCs w:val="16"/>
              </w:rPr>
            </w:pPr>
            <w:r w:rsidRPr="000B365D">
              <w:rPr>
                <w:rFonts w:cs="Calibri"/>
                <w:bCs/>
                <w:sz w:val="16"/>
                <w:szCs w:val="16"/>
              </w:rPr>
              <w:t>_height</w:t>
            </w:r>
          </w:p>
        </w:tc>
        <w:tc>
          <w:tcPr>
            <w:tcW w:w="3769" w:type="dxa"/>
            <w:vAlign w:val="center"/>
          </w:tcPr>
          <w:p w14:paraId="40241F51" w14:textId="4B968F0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height of shape</w:t>
            </w:r>
          </w:p>
        </w:tc>
        <w:tc>
          <w:tcPr>
            <w:tcW w:w="380" w:type="dxa"/>
            <w:vAlign w:val="center"/>
          </w:tcPr>
          <w:p w14:paraId="44D22C43" w14:textId="509E26C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C3DB727" w14:textId="726B90A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DF8D05E" w14:textId="14F19017"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D5E91AB" w14:textId="12318C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0074010" w14:textId="54C2A55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13171B8" w14:textId="1013154F"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0E4536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4B91380" w14:textId="77777777" w:rsidTr="000B365D">
        <w:trPr>
          <w:jc w:val="center"/>
        </w:trPr>
        <w:tc>
          <w:tcPr>
            <w:tcW w:w="1453" w:type="dxa"/>
            <w:vMerge/>
            <w:vAlign w:val="center"/>
          </w:tcPr>
          <w:p w14:paraId="33AA3CF1" w14:textId="77777777" w:rsidR="007F594B" w:rsidRPr="000B365D" w:rsidRDefault="007F594B" w:rsidP="007F594B">
            <w:pPr>
              <w:pStyle w:val="Code"/>
              <w:spacing w:line="276" w:lineRule="auto"/>
              <w:rPr>
                <w:sz w:val="16"/>
                <w:szCs w:val="16"/>
              </w:rPr>
            </w:pPr>
          </w:p>
        </w:tc>
        <w:tc>
          <w:tcPr>
            <w:tcW w:w="1458" w:type="dxa"/>
            <w:vAlign w:val="bottom"/>
          </w:tcPr>
          <w:p w14:paraId="24F0A845" w14:textId="53A916C8"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3F7413D1" w14:textId="6308D4F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63290DF8" w14:textId="5E42E667"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2E0D1D7" w14:textId="6E5C9FC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09C327" w14:textId="4A4CEDA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69083C3" w14:textId="0446796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11BAC74" w14:textId="1EAC852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DB3A51A" w14:textId="5B7C814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FD18A72" w14:textId="2F093A6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6BBCFB09" w14:textId="77777777" w:rsidTr="000B365D">
        <w:trPr>
          <w:jc w:val="center"/>
        </w:trPr>
        <w:tc>
          <w:tcPr>
            <w:tcW w:w="1453" w:type="dxa"/>
            <w:shd w:val="clear" w:color="auto" w:fill="F2F2F2" w:themeFill="background1" w:themeFillShade="F2"/>
            <w:vAlign w:val="center"/>
          </w:tcPr>
          <w:p w14:paraId="605FEB94" w14:textId="7828045E" w:rsidR="007F594B" w:rsidRPr="000B365D" w:rsidRDefault="007F594B" w:rsidP="007F594B">
            <w:pPr>
              <w:pStyle w:val="Code"/>
              <w:spacing w:line="276" w:lineRule="auto"/>
              <w:rPr>
                <w:sz w:val="16"/>
                <w:szCs w:val="16"/>
              </w:rPr>
            </w:pPr>
            <w:r w:rsidRPr="000B365D">
              <w:rPr>
                <w:b/>
                <w:sz w:val="16"/>
                <w:szCs w:val="16"/>
              </w:rPr>
              <w:t>&lt;mxPoint&gt;</w:t>
            </w:r>
          </w:p>
        </w:tc>
        <w:tc>
          <w:tcPr>
            <w:tcW w:w="1458" w:type="dxa"/>
            <w:shd w:val="clear" w:color="auto" w:fill="F2F2F2" w:themeFill="background1" w:themeFillShade="F2"/>
            <w:vAlign w:val="bottom"/>
          </w:tcPr>
          <w:p w14:paraId="5ADD772A" w14:textId="23BE1A98"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D315D65"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69D8F568" w14:textId="77777777"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97F5DB6"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4B9197" w14:textId="65DF1040"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51D1C88"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08DC5C9C"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8D97FED"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1B0D63D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6CF0EB5" w14:textId="77777777" w:rsidTr="000B365D">
        <w:trPr>
          <w:jc w:val="center"/>
        </w:trPr>
        <w:tc>
          <w:tcPr>
            <w:tcW w:w="1453" w:type="dxa"/>
            <w:vMerge w:val="restart"/>
            <w:vAlign w:val="center"/>
          </w:tcPr>
          <w:p w14:paraId="5D276747" w14:textId="5D288413" w:rsidR="007F594B" w:rsidRPr="00C0652F" w:rsidRDefault="007F594B" w:rsidP="007F594B">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(edge waypoints)</w:t>
            </w:r>
          </w:p>
        </w:tc>
        <w:tc>
          <w:tcPr>
            <w:tcW w:w="1458" w:type="dxa"/>
            <w:vAlign w:val="bottom"/>
          </w:tcPr>
          <w:p w14:paraId="4BB1E70F" w14:textId="18DBDC7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02FA033E" w14:textId="094F2C7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4C5B1E5D" w14:textId="5CCBCC04"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CA1294" w14:textId="1B10CB86"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EA8C282" w14:textId="0658268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B3AD537"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B1246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71D994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58D3FA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97FAF60" w14:textId="77777777" w:rsidTr="000B365D">
        <w:trPr>
          <w:jc w:val="center"/>
        </w:trPr>
        <w:tc>
          <w:tcPr>
            <w:tcW w:w="1453" w:type="dxa"/>
            <w:vMerge/>
            <w:vAlign w:val="center"/>
          </w:tcPr>
          <w:p w14:paraId="75FB055F" w14:textId="77777777" w:rsidR="007F594B" w:rsidRPr="000B365D" w:rsidRDefault="007F594B" w:rsidP="007F594B">
            <w:pPr>
              <w:pStyle w:val="Code"/>
              <w:spacing w:line="276" w:lineRule="auto"/>
              <w:rPr>
                <w:b/>
                <w:sz w:val="16"/>
                <w:szCs w:val="16"/>
              </w:rPr>
            </w:pPr>
          </w:p>
        </w:tc>
        <w:tc>
          <w:tcPr>
            <w:tcW w:w="1458" w:type="dxa"/>
            <w:vAlign w:val="bottom"/>
          </w:tcPr>
          <w:p w14:paraId="3A0A0326" w14:textId="45A6551E" w:rsidR="007F594B" w:rsidRPr="000B365D" w:rsidRDefault="007F594B" w:rsidP="007F594B">
            <w:pPr>
              <w:pStyle w:val="Code"/>
              <w:spacing w:line="276" w:lineRule="auto"/>
              <w:rPr>
                <w:rFonts w:cs="Calibri"/>
                <w:bCs/>
                <w:sz w:val="16"/>
                <w:szCs w:val="16"/>
              </w:rPr>
            </w:pPr>
            <w:r w:rsidRPr="000B365D">
              <w:rPr>
                <w:rFonts w:cs="Calibri"/>
                <w:bCs/>
                <w:sz w:val="16"/>
                <w:szCs w:val="16"/>
              </w:rPr>
              <w:t>_y</w:t>
            </w:r>
          </w:p>
        </w:tc>
        <w:tc>
          <w:tcPr>
            <w:tcW w:w="3769" w:type="dxa"/>
            <w:vAlign w:val="center"/>
          </w:tcPr>
          <w:p w14:paraId="2D27A98A" w14:textId="3D68CA3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659FD9B7" w14:textId="76C83E17"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40701F5E" w14:textId="5784C1E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870237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10DE05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C64BF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0608B9"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289549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4AA6414" w14:textId="77777777" w:rsidTr="000B365D">
        <w:trPr>
          <w:jc w:val="center"/>
        </w:trPr>
        <w:tc>
          <w:tcPr>
            <w:tcW w:w="1453" w:type="dxa"/>
            <w:vMerge/>
            <w:vAlign w:val="center"/>
          </w:tcPr>
          <w:p w14:paraId="0AC17BD4" w14:textId="77777777" w:rsidR="007F594B" w:rsidRPr="000B365D" w:rsidRDefault="007F594B" w:rsidP="007F594B">
            <w:pPr>
              <w:pStyle w:val="Code"/>
              <w:spacing w:line="276" w:lineRule="auto"/>
              <w:rPr>
                <w:sz w:val="16"/>
                <w:szCs w:val="16"/>
              </w:rPr>
            </w:pPr>
          </w:p>
        </w:tc>
        <w:tc>
          <w:tcPr>
            <w:tcW w:w="1458" w:type="dxa"/>
            <w:vAlign w:val="bottom"/>
          </w:tcPr>
          <w:p w14:paraId="3BB8350E" w14:textId="191C3219"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24D8270A" w14:textId="17B894D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135E7304" w14:textId="0651CA2E"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5899A26D" w14:textId="330164CC"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96F25C3" w14:textId="2937B14D"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808845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9CA5AB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071F8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508FD4" w14:textId="77777777" w:rsidR="007F594B" w:rsidRPr="000B365D" w:rsidRDefault="007F594B" w:rsidP="007F594B">
            <w:pPr>
              <w:pStyle w:val="body"/>
              <w:keepNext/>
              <w:spacing w:before="0" w:after="0" w:line="276" w:lineRule="auto"/>
              <w:ind w:left="0"/>
              <w:jc w:val="center"/>
              <w:rPr>
                <w:b/>
                <w:sz w:val="16"/>
                <w:szCs w:val="16"/>
              </w:rPr>
            </w:pPr>
          </w:p>
        </w:tc>
      </w:tr>
    </w:tbl>
    <w:p w14:paraId="2FA9A439" w14:textId="1432B4A8" w:rsidR="00EC5281" w:rsidRDefault="000B365D" w:rsidP="008D5AF7">
      <w:pPr>
        <w:pStyle w:val="Caption"/>
        <w:spacing w:before="120"/>
        <w:jc w:val="center"/>
      </w:pPr>
      <w:bookmarkStart w:id="117" w:name="_Toc524048385"/>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3</w:t>
      </w:r>
      <w:r w:rsidR="00F011BF">
        <w:rPr>
          <w:noProof/>
        </w:rPr>
        <w:fldChar w:fldCharType="end"/>
      </w:r>
      <w:r>
        <w:t xml:space="preserve"> Overview of all attributes and those implementend in the XML templates.</w:t>
      </w:r>
      <w:bookmarkEnd w:id="117"/>
    </w:p>
    <w:p w14:paraId="78493B23" w14:textId="77777777" w:rsidR="003910A6" w:rsidRPr="003910A6" w:rsidRDefault="003910A6" w:rsidP="003910A6"/>
    <w:p w14:paraId="7CA42A48" w14:textId="77777777" w:rsidR="003910A6" w:rsidRPr="006624B2" w:rsidRDefault="003910A6" w:rsidP="00946439">
      <w:pPr>
        <w:pStyle w:val="body"/>
        <w:spacing w:before="0" w:after="0" w:line="240" w:lineRule="auto"/>
        <w:ind w:left="-142"/>
        <w:rPr>
          <w:sz w:val="18"/>
          <w:szCs w:val="18"/>
        </w:rPr>
      </w:pPr>
      <w:r w:rsidRPr="006624B2">
        <w:rPr>
          <w:b/>
          <w:sz w:val="18"/>
          <w:szCs w:val="18"/>
        </w:rPr>
        <w:t>SL</w:t>
      </w:r>
      <w:r>
        <w:rPr>
          <w:sz w:val="18"/>
          <w:szCs w:val="18"/>
        </w:rPr>
        <w:t>:</w:t>
      </w:r>
      <w:r w:rsidRPr="006624B2">
        <w:rPr>
          <w:sz w:val="18"/>
          <w:szCs w:val="18"/>
        </w:rPr>
        <w:t xml:space="preserve"> shape library (default static value)</w:t>
      </w:r>
    </w:p>
    <w:p w14:paraId="40F6FB20" w14:textId="77777777" w:rsidR="003910A6" w:rsidRPr="006624B2" w:rsidRDefault="003910A6" w:rsidP="00946439">
      <w:pPr>
        <w:pStyle w:val="body"/>
        <w:spacing w:before="0" w:after="0" w:line="240" w:lineRule="auto"/>
        <w:ind w:left="-142"/>
        <w:rPr>
          <w:sz w:val="18"/>
          <w:szCs w:val="18"/>
        </w:rPr>
      </w:pPr>
      <w:r w:rsidRPr="006624B2">
        <w:rPr>
          <w:b/>
          <w:sz w:val="18"/>
          <w:szCs w:val="18"/>
        </w:rPr>
        <w:t>SC</w:t>
      </w:r>
      <w:r>
        <w:rPr>
          <w:sz w:val="18"/>
          <w:szCs w:val="18"/>
        </w:rPr>
        <w:t>:</w:t>
      </w:r>
      <w:r w:rsidRPr="006624B2">
        <w:rPr>
          <w:sz w:val="18"/>
          <w:szCs w:val="18"/>
        </w:rPr>
        <w:t xml:space="preserve"> source code (dynamically generated value with code)</w:t>
      </w:r>
    </w:p>
    <w:p w14:paraId="5E0CD4E9" w14:textId="77777777" w:rsidR="003910A6" w:rsidRPr="006624B2" w:rsidRDefault="003910A6" w:rsidP="00946439">
      <w:pPr>
        <w:pStyle w:val="body"/>
        <w:spacing w:before="0" w:after="0" w:line="240" w:lineRule="auto"/>
        <w:ind w:left="-142"/>
        <w:rPr>
          <w:sz w:val="18"/>
          <w:szCs w:val="18"/>
        </w:rPr>
      </w:pPr>
      <w:r w:rsidRPr="006624B2">
        <w:rPr>
          <w:b/>
          <w:sz w:val="18"/>
          <w:szCs w:val="18"/>
        </w:rPr>
        <w:t>DB</w:t>
      </w:r>
      <w:r>
        <w:rPr>
          <w:sz w:val="18"/>
          <w:szCs w:val="18"/>
        </w:rPr>
        <w:t>:</w:t>
      </w:r>
      <w:r w:rsidRPr="006624B2">
        <w:rPr>
          <w:sz w:val="18"/>
          <w:szCs w:val="18"/>
        </w:rPr>
        <w:t xml:space="preserve"> database (static value fetched from database)</w:t>
      </w:r>
    </w:p>
    <w:p w14:paraId="2D50EA21" w14:textId="77777777" w:rsidR="003910A6" w:rsidRDefault="003910A6" w:rsidP="00946439">
      <w:pPr>
        <w:pStyle w:val="body"/>
        <w:spacing w:before="0" w:after="0" w:line="240" w:lineRule="auto"/>
        <w:ind w:left="-142"/>
        <w:rPr>
          <w:sz w:val="18"/>
          <w:szCs w:val="18"/>
        </w:rPr>
      </w:pPr>
      <w:r w:rsidRPr="006624B2">
        <w:rPr>
          <w:b/>
          <w:sz w:val="18"/>
          <w:szCs w:val="18"/>
        </w:rPr>
        <w:t>B</w:t>
      </w:r>
      <w:r w:rsidRPr="006624B2">
        <w:rPr>
          <w:sz w:val="18"/>
          <w:szCs w:val="18"/>
        </w:rPr>
        <w:t xml:space="preserve">: Boilerplate, </w:t>
      </w:r>
      <w:r w:rsidRPr="006624B2">
        <w:rPr>
          <w:b/>
          <w:sz w:val="18"/>
          <w:szCs w:val="18"/>
        </w:rPr>
        <w:t>E</w:t>
      </w:r>
      <w:r w:rsidRPr="006624B2">
        <w:rPr>
          <w:sz w:val="18"/>
          <w:szCs w:val="18"/>
        </w:rPr>
        <w:t>:</w:t>
      </w:r>
      <w:r>
        <w:rPr>
          <w:sz w:val="18"/>
          <w:szCs w:val="18"/>
        </w:rPr>
        <w:t xml:space="preserve"> </w:t>
      </w:r>
      <w:r w:rsidRPr="006624B2">
        <w:rPr>
          <w:sz w:val="18"/>
          <w:szCs w:val="18"/>
        </w:rPr>
        <w:t xml:space="preserve">Equipment, </w:t>
      </w:r>
      <w:r w:rsidRPr="006624B2">
        <w:rPr>
          <w:b/>
          <w:sz w:val="18"/>
          <w:szCs w:val="18"/>
        </w:rPr>
        <w:t>I</w:t>
      </w:r>
      <w:r w:rsidRPr="006624B2">
        <w:rPr>
          <w:sz w:val="18"/>
          <w:szCs w:val="18"/>
        </w:rPr>
        <w:t xml:space="preserve">: Instruments, </w:t>
      </w:r>
      <w:r w:rsidRPr="006624B2">
        <w:rPr>
          <w:b/>
          <w:sz w:val="18"/>
          <w:szCs w:val="18"/>
        </w:rPr>
        <w:t>A</w:t>
      </w:r>
      <w:r w:rsidRPr="006624B2">
        <w:rPr>
          <w:sz w:val="18"/>
          <w:szCs w:val="18"/>
        </w:rPr>
        <w:t xml:space="preserve">: Arrows, </w:t>
      </w:r>
      <w:r w:rsidRPr="006624B2">
        <w:rPr>
          <w:b/>
          <w:sz w:val="18"/>
          <w:szCs w:val="18"/>
        </w:rPr>
        <w:t>G</w:t>
      </w:r>
      <w:r w:rsidRPr="006624B2">
        <w:rPr>
          <w:sz w:val="18"/>
          <w:szCs w:val="18"/>
        </w:rPr>
        <w:t xml:space="preserve">: Groups, </w:t>
      </w:r>
      <w:r w:rsidRPr="006624B2">
        <w:rPr>
          <w:b/>
          <w:sz w:val="18"/>
          <w:szCs w:val="18"/>
        </w:rPr>
        <w:t>L</w:t>
      </w:r>
      <w:r w:rsidRPr="006624B2">
        <w:rPr>
          <w:sz w:val="18"/>
          <w:szCs w:val="18"/>
        </w:rPr>
        <w:t>: Line.</w:t>
      </w:r>
    </w:p>
    <w:p w14:paraId="21B6A2C9" w14:textId="77777777" w:rsidR="008D5AF7" w:rsidRDefault="008D5AF7" w:rsidP="00987FEB">
      <w:pPr>
        <w:pStyle w:val="body"/>
      </w:pPr>
    </w:p>
    <w:p w14:paraId="0DE47121" w14:textId="22C41875" w:rsidR="006624B2" w:rsidRDefault="00C2134A" w:rsidP="006624B2">
      <w:pPr>
        <w:pStyle w:val="body"/>
      </w:pPr>
      <w:r>
        <w:t>.</w:t>
      </w:r>
    </w:p>
    <w:p w14:paraId="6CF956E4" w14:textId="77777777" w:rsidR="006624B2" w:rsidRDefault="006624B2">
      <w:r>
        <w:br w:type="page"/>
      </w:r>
    </w:p>
    <w:tbl>
      <w:tblPr>
        <w:tblStyle w:val="TableGrid"/>
        <w:tblW w:w="0" w:type="auto"/>
        <w:jc w:val="center"/>
        <w:tblCellMar>
          <w:top w:w="28" w:type="dxa"/>
          <w:left w:w="28" w:type="dxa"/>
          <w:bottom w:w="28" w:type="dxa"/>
          <w:right w:w="28" w:type="dxa"/>
        </w:tblCellMar>
        <w:tblLook w:val="04A0" w:firstRow="1" w:lastRow="0" w:firstColumn="1" w:lastColumn="0" w:noHBand="0" w:noVBand="1"/>
      </w:tblPr>
      <w:tblGrid>
        <w:gridCol w:w="1019"/>
        <w:gridCol w:w="2029"/>
        <w:gridCol w:w="5426"/>
        <w:gridCol w:w="422"/>
      </w:tblGrid>
      <w:tr w:rsidR="007C07E3" w:rsidRPr="00F373A7" w14:paraId="4D3E6857" w14:textId="77777777" w:rsidTr="00BC3FB1">
        <w:trPr>
          <w:trHeight w:val="221"/>
          <w:jc w:val="center"/>
        </w:trPr>
        <w:tc>
          <w:tcPr>
            <w:tcW w:w="0" w:type="auto"/>
            <w:vMerge w:val="restart"/>
            <w:shd w:val="clear" w:color="auto" w:fill="A6A6A6" w:themeFill="background1" w:themeFillShade="A6"/>
            <w:vAlign w:val="center"/>
          </w:tcPr>
          <w:p w14:paraId="1FB8ADC3" w14:textId="6AB99796" w:rsidR="007C07E3" w:rsidRPr="00F373A7" w:rsidRDefault="007C07E3" w:rsidP="00BC3FB1">
            <w:pPr>
              <w:pStyle w:val="body"/>
              <w:spacing w:before="0" w:after="0" w:line="276" w:lineRule="auto"/>
              <w:ind w:left="0"/>
              <w:jc w:val="center"/>
              <w:rPr>
                <w:b/>
                <w:sz w:val="16"/>
                <w:szCs w:val="16"/>
                <w:highlight w:val="darkGray"/>
              </w:rPr>
            </w:pPr>
            <w:r w:rsidRPr="00F373A7">
              <w:rPr>
                <w:b/>
                <w:sz w:val="16"/>
                <w:szCs w:val="16"/>
                <w:highlight w:val="darkGray"/>
              </w:rPr>
              <w:lastRenderedPageBreak/>
              <w:t>JS Object</w:t>
            </w:r>
          </w:p>
        </w:tc>
        <w:tc>
          <w:tcPr>
            <w:tcW w:w="0" w:type="auto"/>
            <w:vMerge w:val="restart"/>
            <w:shd w:val="clear" w:color="auto" w:fill="A6A6A6" w:themeFill="background1" w:themeFillShade="A6"/>
            <w:vAlign w:val="center"/>
          </w:tcPr>
          <w:p w14:paraId="0AEEDDD2" w14:textId="523B3BBE"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Property</w:t>
            </w:r>
          </w:p>
        </w:tc>
        <w:tc>
          <w:tcPr>
            <w:tcW w:w="0" w:type="auto"/>
            <w:vMerge w:val="restart"/>
            <w:shd w:val="clear" w:color="auto" w:fill="A6A6A6" w:themeFill="background1" w:themeFillShade="A6"/>
            <w:vAlign w:val="center"/>
          </w:tcPr>
          <w:p w14:paraId="08C07BD0" w14:textId="41C13C73"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Description</w:t>
            </w:r>
          </w:p>
        </w:tc>
        <w:tc>
          <w:tcPr>
            <w:tcW w:w="0" w:type="auto"/>
            <w:vMerge w:val="restart"/>
            <w:shd w:val="clear" w:color="auto" w:fill="A6A6A6" w:themeFill="background1" w:themeFillShade="A6"/>
            <w:vAlign w:val="center"/>
          </w:tcPr>
          <w:p w14:paraId="5B5A88B8" w14:textId="48C00AB7" w:rsidR="007C07E3" w:rsidRPr="00F373A7" w:rsidRDefault="007C07E3" w:rsidP="00100CFF">
            <w:pPr>
              <w:pStyle w:val="body"/>
              <w:spacing w:before="0" w:after="0" w:line="276" w:lineRule="auto"/>
              <w:ind w:left="0"/>
              <w:jc w:val="right"/>
              <w:rPr>
                <w:b/>
                <w:sz w:val="16"/>
                <w:szCs w:val="16"/>
                <w:highlight w:val="darkGray"/>
              </w:rPr>
            </w:pPr>
            <w:r w:rsidRPr="00F373A7">
              <w:rPr>
                <w:b/>
                <w:sz w:val="16"/>
                <w:szCs w:val="16"/>
                <w:highlight w:val="darkGray"/>
              </w:rPr>
              <w:t>S</w:t>
            </w:r>
            <w:r>
              <w:rPr>
                <w:b/>
                <w:sz w:val="16"/>
                <w:szCs w:val="16"/>
                <w:highlight w:val="darkGray"/>
              </w:rPr>
              <w:t>rc</w:t>
            </w:r>
          </w:p>
        </w:tc>
      </w:tr>
      <w:tr w:rsidR="007C07E3" w:rsidRPr="00F373A7" w14:paraId="18C9B3BB" w14:textId="77777777" w:rsidTr="00BC3FB1">
        <w:trPr>
          <w:trHeight w:val="221"/>
          <w:jc w:val="center"/>
        </w:trPr>
        <w:tc>
          <w:tcPr>
            <w:tcW w:w="0" w:type="auto"/>
            <w:vMerge/>
            <w:tcBorders>
              <w:bottom w:val="single" w:sz="4" w:space="0" w:color="auto"/>
            </w:tcBorders>
            <w:shd w:val="clear" w:color="auto" w:fill="A6A6A6" w:themeFill="background1" w:themeFillShade="A6"/>
            <w:vAlign w:val="center"/>
          </w:tcPr>
          <w:p w14:paraId="135949DC" w14:textId="4AAB7FBD" w:rsidR="007C07E3" w:rsidRPr="00F373A7" w:rsidRDefault="007C07E3" w:rsidP="00BC3FB1">
            <w:pPr>
              <w:pStyle w:val="body"/>
              <w:spacing w:before="0" w:after="0" w:line="276" w:lineRule="auto"/>
              <w:ind w:left="0"/>
              <w:jc w:val="center"/>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637338DD" w14:textId="74C8B100" w:rsidR="007C07E3" w:rsidRPr="00F373A7" w:rsidRDefault="007C07E3" w:rsidP="00C53DC1">
            <w:pPr>
              <w:pStyle w:val="body"/>
              <w:spacing w:before="0" w:after="0" w:line="276" w:lineRule="auto"/>
              <w:ind w:left="0"/>
              <w:jc w:val="left"/>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56595C1D" w14:textId="7BD1FC19" w:rsidR="007C07E3" w:rsidRPr="00F373A7" w:rsidRDefault="007C07E3" w:rsidP="00C53DC1">
            <w:pPr>
              <w:pStyle w:val="body"/>
              <w:spacing w:before="0" w:after="0" w:line="276" w:lineRule="auto"/>
              <w:ind w:left="0"/>
              <w:jc w:val="left"/>
              <w:rPr>
                <w:b/>
                <w:sz w:val="16"/>
                <w:szCs w:val="16"/>
                <w:highlight w:val="darkGray"/>
              </w:rPr>
            </w:pPr>
          </w:p>
        </w:tc>
        <w:tc>
          <w:tcPr>
            <w:tcW w:w="0" w:type="auto"/>
            <w:vMerge/>
            <w:shd w:val="clear" w:color="auto" w:fill="A6A6A6" w:themeFill="background1" w:themeFillShade="A6"/>
            <w:vAlign w:val="center"/>
          </w:tcPr>
          <w:p w14:paraId="3D2F989B" w14:textId="190E9D05" w:rsidR="007C07E3" w:rsidRPr="00F373A7" w:rsidRDefault="007C07E3" w:rsidP="00100CFF">
            <w:pPr>
              <w:pStyle w:val="body"/>
              <w:spacing w:before="0" w:after="0" w:line="276" w:lineRule="auto"/>
              <w:ind w:left="0"/>
              <w:jc w:val="right"/>
              <w:rPr>
                <w:b/>
                <w:sz w:val="16"/>
                <w:szCs w:val="16"/>
                <w:highlight w:val="darkGray"/>
              </w:rPr>
            </w:pPr>
          </w:p>
        </w:tc>
      </w:tr>
      <w:tr w:rsidR="007C07E3" w:rsidRPr="00C53DC1" w14:paraId="3574BCC9" w14:textId="77777777" w:rsidTr="00BC3FB1">
        <w:trPr>
          <w:jc w:val="center"/>
        </w:trPr>
        <w:tc>
          <w:tcPr>
            <w:tcW w:w="0" w:type="auto"/>
            <w:tcBorders>
              <w:top w:val="single" w:sz="4" w:space="0" w:color="auto"/>
              <w:bottom w:val="single" w:sz="4" w:space="0" w:color="auto"/>
            </w:tcBorders>
            <w:shd w:val="clear" w:color="auto" w:fill="F2F2F2" w:themeFill="background1" w:themeFillShade="F2"/>
            <w:vAlign w:val="center"/>
          </w:tcPr>
          <w:p w14:paraId="0D00C835" w14:textId="79A73AAB" w:rsidR="007C07E3" w:rsidRPr="00C53DC1" w:rsidRDefault="007C07E3" w:rsidP="00BC3FB1">
            <w:pPr>
              <w:pStyle w:val="body"/>
              <w:spacing w:before="0" w:after="0" w:line="276" w:lineRule="auto"/>
              <w:ind w:left="0"/>
              <w:jc w:val="center"/>
              <w:rPr>
                <w:b/>
                <w:sz w:val="16"/>
                <w:szCs w:val="16"/>
              </w:rPr>
            </w:pPr>
            <w:r w:rsidRPr="00C53DC1">
              <w:rPr>
                <w:b/>
                <w:sz w:val="16"/>
                <w:szCs w:val="16"/>
              </w:rPr>
              <w:t>styleObject</w:t>
            </w:r>
          </w:p>
        </w:tc>
        <w:tc>
          <w:tcPr>
            <w:tcW w:w="0" w:type="auto"/>
            <w:tcBorders>
              <w:top w:val="single" w:sz="4" w:space="0" w:color="auto"/>
              <w:left w:val="nil"/>
              <w:bottom w:val="single" w:sz="4" w:space="0" w:color="auto"/>
              <w:right w:val="nil"/>
            </w:tcBorders>
            <w:shd w:val="clear" w:color="auto" w:fill="F2F2F2" w:themeFill="background1" w:themeFillShade="F2"/>
            <w:vAlign w:val="center"/>
          </w:tcPr>
          <w:p w14:paraId="720D405D" w14:textId="2717CD86" w:rsidR="007C07E3" w:rsidRPr="00C53DC1" w:rsidRDefault="007C07E3" w:rsidP="00C53DC1">
            <w:pPr>
              <w:pStyle w:val="body"/>
              <w:spacing w:before="0" w:after="0" w:line="276" w:lineRule="auto"/>
              <w:ind w:left="0"/>
              <w:jc w:val="left"/>
              <w:rPr>
                <w:sz w:val="16"/>
                <w:szCs w:val="16"/>
              </w:rPr>
            </w:pPr>
          </w:p>
        </w:tc>
        <w:tc>
          <w:tcPr>
            <w:tcW w:w="0" w:type="auto"/>
            <w:tcBorders>
              <w:top w:val="single" w:sz="4" w:space="0" w:color="auto"/>
              <w:bottom w:val="single" w:sz="4" w:space="0" w:color="auto"/>
            </w:tcBorders>
            <w:shd w:val="clear" w:color="auto" w:fill="F2F2F2" w:themeFill="background1" w:themeFillShade="F2"/>
            <w:vAlign w:val="center"/>
          </w:tcPr>
          <w:p w14:paraId="016B28F3" w14:textId="77777777" w:rsidR="007C07E3" w:rsidRPr="00C53DC1" w:rsidRDefault="007C07E3" w:rsidP="00C53DC1">
            <w:pPr>
              <w:pStyle w:val="body"/>
              <w:spacing w:before="0" w:after="0" w:line="276" w:lineRule="auto"/>
              <w:ind w:left="0"/>
              <w:jc w:val="left"/>
              <w:rPr>
                <w:sz w:val="16"/>
                <w:szCs w:val="16"/>
              </w:rPr>
            </w:pPr>
          </w:p>
        </w:tc>
        <w:tc>
          <w:tcPr>
            <w:tcW w:w="0" w:type="auto"/>
            <w:shd w:val="clear" w:color="auto" w:fill="F2F2F2" w:themeFill="background1" w:themeFillShade="F2"/>
            <w:vAlign w:val="center"/>
          </w:tcPr>
          <w:p w14:paraId="070E9AD1" w14:textId="77777777" w:rsidR="007C07E3" w:rsidRPr="00C53DC1" w:rsidRDefault="007C07E3" w:rsidP="00100CFF">
            <w:pPr>
              <w:pStyle w:val="body"/>
              <w:spacing w:before="0" w:after="0" w:line="276" w:lineRule="auto"/>
              <w:ind w:left="0"/>
              <w:jc w:val="right"/>
              <w:rPr>
                <w:sz w:val="16"/>
                <w:szCs w:val="16"/>
              </w:rPr>
            </w:pPr>
          </w:p>
        </w:tc>
      </w:tr>
      <w:tr w:rsidR="007C07E3" w:rsidRPr="00C53DC1" w14:paraId="3FF56995" w14:textId="77777777" w:rsidTr="00BC3FB1">
        <w:trPr>
          <w:jc w:val="center"/>
        </w:trPr>
        <w:tc>
          <w:tcPr>
            <w:tcW w:w="0" w:type="auto"/>
            <w:tcBorders>
              <w:top w:val="single" w:sz="4" w:space="0" w:color="auto"/>
              <w:bottom w:val="single" w:sz="4" w:space="0" w:color="auto"/>
            </w:tcBorders>
            <w:vAlign w:val="center"/>
          </w:tcPr>
          <w:p w14:paraId="20C8DED0" w14:textId="21AB763D" w:rsidR="007C07E3" w:rsidRPr="00C53DC1" w:rsidRDefault="007C07E3" w:rsidP="00BC3FB1">
            <w:pPr>
              <w:pStyle w:val="Code"/>
              <w:spacing w:line="276" w:lineRule="auto"/>
              <w:jc w:val="center"/>
              <w:rPr>
                <w:b/>
                <w:sz w:val="16"/>
                <w:szCs w:val="16"/>
              </w:rPr>
            </w:pPr>
            <w:r>
              <w:rPr>
                <w:rFonts w:ascii="Roboto" w:hAnsi="Roboto"/>
                <w:color w:val="A6A6A6" w:themeColor="background1" w:themeShade="A6"/>
                <w:sz w:val="16"/>
                <w:szCs w:val="16"/>
              </w:rPr>
              <w:t>(a</w:t>
            </w:r>
            <w:r w:rsidRPr="00C0652F">
              <w:rPr>
                <w:rFonts w:ascii="Roboto" w:hAnsi="Roboto"/>
                <w:color w:val="A6A6A6" w:themeColor="background1" w:themeShade="A6"/>
                <w:sz w:val="16"/>
                <w:szCs w:val="16"/>
              </w:rPr>
              <w:t>ll</w:t>
            </w:r>
            <w:r>
              <w:rPr>
                <w:rFonts w:ascii="Roboto" w:hAnsi="Roboto"/>
                <w:color w:val="A6A6A6" w:themeColor="background1" w:themeShade="A6"/>
                <w:sz w:val="16"/>
                <w:szCs w:val="16"/>
              </w:rPr>
              <w:t>)</w:t>
            </w:r>
          </w:p>
        </w:tc>
        <w:tc>
          <w:tcPr>
            <w:tcW w:w="0" w:type="auto"/>
            <w:tcBorders>
              <w:top w:val="single" w:sz="4" w:space="0" w:color="auto"/>
              <w:left w:val="nil"/>
              <w:bottom w:val="single" w:sz="4" w:space="0" w:color="auto"/>
              <w:right w:val="nil"/>
            </w:tcBorders>
            <w:shd w:val="clear" w:color="auto" w:fill="auto"/>
            <w:vAlign w:val="center"/>
          </w:tcPr>
          <w:p w14:paraId="5518954C" w14:textId="4476CBD0" w:rsidR="007C07E3" w:rsidRPr="00723D54" w:rsidRDefault="007C07E3" w:rsidP="00D1690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shape</w:t>
            </w:r>
          </w:p>
        </w:tc>
        <w:tc>
          <w:tcPr>
            <w:tcW w:w="0" w:type="auto"/>
            <w:tcBorders>
              <w:top w:val="single" w:sz="4" w:space="0" w:color="auto"/>
              <w:bottom w:val="single" w:sz="4" w:space="0" w:color="auto"/>
            </w:tcBorders>
            <w:vAlign w:val="center"/>
          </w:tcPr>
          <w:p w14:paraId="2B24663E" w14:textId="23CD17AE" w:rsidR="007C07E3" w:rsidRPr="00C53DC1" w:rsidRDefault="007C07E3" w:rsidP="00D16901">
            <w:pPr>
              <w:pStyle w:val="body"/>
              <w:spacing w:before="0" w:after="0" w:line="276" w:lineRule="auto"/>
              <w:ind w:left="0"/>
              <w:jc w:val="left"/>
              <w:rPr>
                <w:sz w:val="16"/>
                <w:szCs w:val="16"/>
              </w:rPr>
            </w:pPr>
            <w:r>
              <w:rPr>
                <w:sz w:val="16"/>
                <w:szCs w:val="16"/>
              </w:rPr>
              <w:t xml:space="preserve">Name of shape (maps to </w:t>
            </w:r>
            <w:r w:rsidRPr="00E666AC">
              <w:rPr>
                <w:rStyle w:val="CodeChar"/>
                <w:rFonts w:eastAsia="Arial"/>
                <w:sz w:val="16"/>
                <w:szCs w:val="16"/>
              </w:rPr>
              <w:t>shapeName</w:t>
            </w:r>
            <w:r>
              <w:rPr>
                <w:sz w:val="16"/>
                <w:szCs w:val="16"/>
              </w:rPr>
              <w:t xml:space="preserve"> property from database)</w:t>
            </w:r>
          </w:p>
        </w:tc>
        <w:tc>
          <w:tcPr>
            <w:tcW w:w="0" w:type="auto"/>
            <w:vAlign w:val="center"/>
          </w:tcPr>
          <w:p w14:paraId="2E732600" w14:textId="5B2BE294" w:rsidR="007C07E3" w:rsidRPr="00C53DC1" w:rsidRDefault="007C07E3" w:rsidP="00100CFF">
            <w:pPr>
              <w:pStyle w:val="body"/>
              <w:spacing w:before="0" w:after="0" w:line="276" w:lineRule="auto"/>
              <w:ind w:left="0"/>
              <w:jc w:val="right"/>
              <w:rPr>
                <w:sz w:val="16"/>
                <w:szCs w:val="16"/>
              </w:rPr>
            </w:pPr>
            <w:r>
              <w:rPr>
                <w:sz w:val="16"/>
                <w:szCs w:val="16"/>
              </w:rPr>
              <w:t>SL</w:t>
            </w:r>
          </w:p>
        </w:tc>
      </w:tr>
      <w:tr w:rsidR="007C07E3" w:rsidRPr="00C53DC1" w14:paraId="4FF3238C" w14:textId="77777777" w:rsidTr="00BC3FB1">
        <w:trPr>
          <w:jc w:val="center"/>
        </w:trPr>
        <w:tc>
          <w:tcPr>
            <w:tcW w:w="0" w:type="auto"/>
            <w:vMerge w:val="restart"/>
            <w:tcBorders>
              <w:top w:val="single" w:sz="4" w:space="0" w:color="auto"/>
            </w:tcBorders>
            <w:vAlign w:val="center"/>
          </w:tcPr>
          <w:p w14:paraId="722680B3" w14:textId="451CE1F1"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4A244C1C" w14:textId="1A66352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6D88BC64" w14:textId="7282C847" w:rsidR="007C07E3" w:rsidRPr="00C53DC1" w:rsidRDefault="007C07E3" w:rsidP="00121341">
            <w:pPr>
              <w:pStyle w:val="body"/>
              <w:spacing w:before="0" w:after="0" w:line="276" w:lineRule="auto"/>
              <w:ind w:left="0"/>
              <w:jc w:val="left"/>
              <w:rPr>
                <w:sz w:val="16"/>
                <w:szCs w:val="16"/>
              </w:rPr>
            </w:pPr>
            <w:r>
              <w:rPr>
                <w:sz w:val="16"/>
                <w:szCs w:val="16"/>
              </w:rPr>
              <w:t>Type of actuator (manual, pneumatic, etc.)</w:t>
            </w:r>
          </w:p>
        </w:tc>
        <w:tc>
          <w:tcPr>
            <w:tcW w:w="0" w:type="auto"/>
            <w:vAlign w:val="center"/>
          </w:tcPr>
          <w:p w14:paraId="31B02996" w14:textId="4591ADD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B0A74FB" w14:textId="77777777" w:rsidTr="00BC3FB1">
        <w:trPr>
          <w:jc w:val="center"/>
        </w:trPr>
        <w:tc>
          <w:tcPr>
            <w:tcW w:w="0" w:type="auto"/>
            <w:vMerge/>
            <w:vAlign w:val="center"/>
          </w:tcPr>
          <w:p w14:paraId="0DF6645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0749FF8" w14:textId="4AC991A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direction</w:t>
            </w:r>
          </w:p>
        </w:tc>
        <w:tc>
          <w:tcPr>
            <w:tcW w:w="0" w:type="auto"/>
            <w:tcBorders>
              <w:top w:val="single" w:sz="4" w:space="0" w:color="auto"/>
              <w:bottom w:val="single" w:sz="4" w:space="0" w:color="auto"/>
            </w:tcBorders>
            <w:vAlign w:val="center"/>
          </w:tcPr>
          <w:p w14:paraId="5529CDAD" w14:textId="67C48CDD" w:rsidR="007C07E3" w:rsidRPr="00C53DC1" w:rsidRDefault="007C07E3" w:rsidP="00121341">
            <w:pPr>
              <w:pStyle w:val="body"/>
              <w:spacing w:before="0" w:after="0" w:line="276" w:lineRule="auto"/>
              <w:ind w:left="0"/>
              <w:jc w:val="left"/>
              <w:rPr>
                <w:sz w:val="16"/>
                <w:szCs w:val="16"/>
              </w:rPr>
            </w:pPr>
            <w:r>
              <w:rPr>
                <w:sz w:val="16"/>
                <w:szCs w:val="16"/>
              </w:rPr>
              <w:t>Direction of shape</w:t>
            </w:r>
          </w:p>
        </w:tc>
        <w:tc>
          <w:tcPr>
            <w:tcW w:w="0" w:type="auto"/>
            <w:vAlign w:val="center"/>
          </w:tcPr>
          <w:p w14:paraId="3FC444DB" w14:textId="4FE9C63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D99A247" w14:textId="77777777" w:rsidTr="00BC3FB1">
        <w:trPr>
          <w:jc w:val="center"/>
        </w:trPr>
        <w:tc>
          <w:tcPr>
            <w:tcW w:w="0" w:type="auto"/>
            <w:vMerge/>
            <w:vAlign w:val="center"/>
          </w:tcPr>
          <w:p w14:paraId="2707D16C"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1F9D7BA" w14:textId="31E4B37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fanType</w:t>
            </w:r>
          </w:p>
        </w:tc>
        <w:tc>
          <w:tcPr>
            <w:tcW w:w="0" w:type="auto"/>
            <w:tcBorders>
              <w:top w:val="single" w:sz="4" w:space="0" w:color="auto"/>
              <w:bottom w:val="single" w:sz="4" w:space="0" w:color="auto"/>
            </w:tcBorders>
            <w:vAlign w:val="center"/>
          </w:tcPr>
          <w:p w14:paraId="18D5DCF4" w14:textId="2D020D95" w:rsidR="007C07E3" w:rsidRPr="00C53DC1" w:rsidRDefault="007C07E3" w:rsidP="00121341">
            <w:pPr>
              <w:pStyle w:val="body"/>
              <w:spacing w:before="0" w:after="0" w:line="276" w:lineRule="auto"/>
              <w:ind w:left="0"/>
              <w:jc w:val="left"/>
              <w:rPr>
                <w:sz w:val="16"/>
                <w:szCs w:val="16"/>
              </w:rPr>
            </w:pPr>
            <w:r>
              <w:rPr>
                <w:sz w:val="16"/>
                <w:szCs w:val="16"/>
              </w:rPr>
              <w:t>Type of fan (for fans)</w:t>
            </w:r>
          </w:p>
        </w:tc>
        <w:tc>
          <w:tcPr>
            <w:tcW w:w="0" w:type="auto"/>
            <w:vAlign w:val="center"/>
          </w:tcPr>
          <w:p w14:paraId="5F8A4326" w14:textId="5665C6B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7D465F2" w14:textId="77777777" w:rsidTr="00BC3FB1">
        <w:trPr>
          <w:jc w:val="center"/>
        </w:trPr>
        <w:tc>
          <w:tcPr>
            <w:tcW w:w="0" w:type="auto"/>
            <w:vMerge w:val="restart"/>
            <w:vAlign w:val="center"/>
          </w:tcPr>
          <w:p w14:paraId="337CE059" w14:textId="5C2A617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58B7956A" w14:textId="2DC5BE3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columnType</w:t>
            </w:r>
          </w:p>
        </w:tc>
        <w:tc>
          <w:tcPr>
            <w:tcW w:w="0" w:type="auto"/>
            <w:tcBorders>
              <w:top w:val="single" w:sz="4" w:space="0" w:color="auto"/>
              <w:bottom w:val="single" w:sz="4" w:space="0" w:color="auto"/>
            </w:tcBorders>
            <w:vAlign w:val="center"/>
          </w:tcPr>
          <w:p w14:paraId="15EBF09B" w14:textId="1708C97A" w:rsidR="007C07E3" w:rsidRPr="00C53DC1" w:rsidRDefault="007C07E3" w:rsidP="00121341">
            <w:pPr>
              <w:pStyle w:val="body"/>
              <w:spacing w:before="0" w:after="0" w:line="276" w:lineRule="auto"/>
              <w:ind w:left="0"/>
              <w:jc w:val="left"/>
              <w:rPr>
                <w:sz w:val="16"/>
                <w:szCs w:val="16"/>
              </w:rPr>
            </w:pPr>
            <w:r>
              <w:rPr>
                <w:sz w:val="16"/>
                <w:szCs w:val="16"/>
              </w:rPr>
              <w:t>Type of column (for columns)</w:t>
            </w:r>
          </w:p>
        </w:tc>
        <w:tc>
          <w:tcPr>
            <w:tcW w:w="0" w:type="auto"/>
            <w:vAlign w:val="center"/>
          </w:tcPr>
          <w:p w14:paraId="177A2FC5" w14:textId="1985D35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19997AF" w14:textId="77777777" w:rsidTr="00BC3FB1">
        <w:trPr>
          <w:jc w:val="center"/>
        </w:trPr>
        <w:tc>
          <w:tcPr>
            <w:tcW w:w="0" w:type="auto"/>
            <w:vMerge/>
            <w:vAlign w:val="center"/>
          </w:tcPr>
          <w:p w14:paraId="03992A8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60250C5" w14:textId="161FF41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valveType</w:t>
            </w:r>
          </w:p>
        </w:tc>
        <w:tc>
          <w:tcPr>
            <w:tcW w:w="0" w:type="auto"/>
            <w:tcBorders>
              <w:top w:val="single" w:sz="4" w:space="0" w:color="auto"/>
              <w:bottom w:val="single" w:sz="4" w:space="0" w:color="auto"/>
            </w:tcBorders>
            <w:vAlign w:val="center"/>
          </w:tcPr>
          <w:p w14:paraId="41E15E79" w14:textId="03B6AD62" w:rsidR="007C07E3" w:rsidRPr="00C53DC1" w:rsidRDefault="007C07E3" w:rsidP="00121341">
            <w:pPr>
              <w:pStyle w:val="body"/>
              <w:spacing w:before="0" w:after="0" w:line="276" w:lineRule="auto"/>
              <w:ind w:left="0"/>
              <w:jc w:val="left"/>
              <w:rPr>
                <w:sz w:val="16"/>
                <w:szCs w:val="16"/>
              </w:rPr>
            </w:pPr>
            <w:r>
              <w:rPr>
                <w:sz w:val="16"/>
                <w:szCs w:val="16"/>
              </w:rPr>
              <w:t>Type of valve (for valves)</w:t>
            </w:r>
          </w:p>
        </w:tc>
        <w:tc>
          <w:tcPr>
            <w:tcW w:w="0" w:type="auto"/>
            <w:vAlign w:val="center"/>
          </w:tcPr>
          <w:p w14:paraId="7DF217AD" w14:textId="3E08AD0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2EBA945" w14:textId="77777777" w:rsidTr="00BC3FB1">
        <w:trPr>
          <w:jc w:val="center"/>
        </w:trPr>
        <w:tc>
          <w:tcPr>
            <w:tcW w:w="0" w:type="auto"/>
            <w:vMerge/>
            <w:vAlign w:val="center"/>
          </w:tcPr>
          <w:p w14:paraId="717EF71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EDA3C52" w14:textId="62E4E11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defState</w:t>
            </w:r>
          </w:p>
        </w:tc>
        <w:tc>
          <w:tcPr>
            <w:tcW w:w="0" w:type="auto"/>
            <w:tcBorders>
              <w:top w:val="single" w:sz="4" w:space="0" w:color="auto"/>
              <w:bottom w:val="single" w:sz="4" w:space="0" w:color="auto"/>
            </w:tcBorders>
            <w:vAlign w:val="center"/>
          </w:tcPr>
          <w:p w14:paraId="0548DF26" w14:textId="656EC175" w:rsidR="007C07E3" w:rsidRPr="00C53DC1" w:rsidRDefault="007C07E3" w:rsidP="00121341">
            <w:pPr>
              <w:pStyle w:val="body"/>
              <w:spacing w:before="0" w:after="0" w:line="276" w:lineRule="auto"/>
              <w:ind w:left="0"/>
              <w:jc w:val="left"/>
              <w:rPr>
                <w:sz w:val="16"/>
                <w:szCs w:val="16"/>
              </w:rPr>
            </w:pPr>
            <w:r>
              <w:rPr>
                <w:sz w:val="16"/>
                <w:szCs w:val="16"/>
              </w:rPr>
              <w:t>Default state for valve (closed/open)</w:t>
            </w:r>
          </w:p>
        </w:tc>
        <w:tc>
          <w:tcPr>
            <w:tcW w:w="0" w:type="auto"/>
            <w:vAlign w:val="center"/>
          </w:tcPr>
          <w:p w14:paraId="57A5619C" w14:textId="6DE2E73E"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FC73BD" w14:textId="77777777" w:rsidTr="00BC3FB1">
        <w:trPr>
          <w:jc w:val="center"/>
        </w:trPr>
        <w:tc>
          <w:tcPr>
            <w:tcW w:w="0" w:type="auto"/>
            <w:vMerge/>
            <w:tcBorders>
              <w:bottom w:val="single" w:sz="4" w:space="0" w:color="auto"/>
            </w:tcBorders>
            <w:vAlign w:val="center"/>
          </w:tcPr>
          <w:p w14:paraId="39E20FB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0819E7F" w14:textId="019C000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77AA3EC2" w14:textId="2A522A99" w:rsidR="007C07E3" w:rsidRPr="00C53DC1" w:rsidRDefault="007C07E3" w:rsidP="00121341">
            <w:pPr>
              <w:pStyle w:val="body"/>
              <w:spacing w:before="0" w:after="0" w:line="276" w:lineRule="auto"/>
              <w:ind w:left="0"/>
              <w:jc w:val="left"/>
              <w:rPr>
                <w:sz w:val="16"/>
                <w:szCs w:val="16"/>
              </w:rPr>
            </w:pPr>
            <w:r>
              <w:rPr>
                <w:sz w:val="16"/>
                <w:szCs w:val="16"/>
              </w:rPr>
              <w:t>Type of actuator (for valves)</w:t>
            </w:r>
          </w:p>
        </w:tc>
        <w:tc>
          <w:tcPr>
            <w:tcW w:w="0" w:type="auto"/>
            <w:vAlign w:val="center"/>
          </w:tcPr>
          <w:p w14:paraId="59368366" w14:textId="34CE1F7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5E60056" w14:textId="77777777" w:rsidTr="00BC3FB1">
        <w:trPr>
          <w:jc w:val="center"/>
        </w:trPr>
        <w:tc>
          <w:tcPr>
            <w:tcW w:w="0" w:type="auto"/>
            <w:vMerge w:val="restart"/>
            <w:tcBorders>
              <w:top w:val="single" w:sz="4" w:space="0" w:color="auto"/>
            </w:tcBorders>
            <w:vAlign w:val="center"/>
          </w:tcPr>
          <w:p w14:paraId="7248D6D6" w14:textId="58A36D99"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(instruments)</w:t>
            </w:r>
          </w:p>
        </w:tc>
        <w:tc>
          <w:tcPr>
            <w:tcW w:w="0" w:type="auto"/>
            <w:tcBorders>
              <w:top w:val="single" w:sz="4" w:space="0" w:color="auto"/>
              <w:left w:val="nil"/>
              <w:bottom w:val="single" w:sz="4" w:space="0" w:color="auto"/>
              <w:right w:val="nil"/>
            </w:tcBorders>
            <w:shd w:val="clear" w:color="auto" w:fill="auto"/>
            <w:vAlign w:val="center"/>
          </w:tcPr>
          <w:p w14:paraId="6F66CE9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mounting</w:t>
            </w:r>
          </w:p>
        </w:tc>
        <w:tc>
          <w:tcPr>
            <w:tcW w:w="0" w:type="auto"/>
            <w:tcBorders>
              <w:top w:val="single" w:sz="4" w:space="0" w:color="auto"/>
              <w:bottom w:val="single" w:sz="4" w:space="0" w:color="auto"/>
            </w:tcBorders>
            <w:vAlign w:val="center"/>
          </w:tcPr>
          <w:p w14:paraId="56108AFD" w14:textId="089F57AA" w:rsidR="007C07E3" w:rsidRPr="00C53DC1" w:rsidRDefault="007C07E3" w:rsidP="00121341">
            <w:pPr>
              <w:pStyle w:val="body"/>
              <w:spacing w:before="0" w:after="0" w:line="276" w:lineRule="auto"/>
              <w:ind w:left="0"/>
              <w:jc w:val="left"/>
              <w:rPr>
                <w:sz w:val="16"/>
                <w:szCs w:val="16"/>
              </w:rPr>
            </w:pPr>
            <w:r>
              <w:rPr>
                <w:sz w:val="16"/>
                <w:szCs w:val="16"/>
              </w:rPr>
              <w:t>Location of mounting (room, local, field, etc.)</w:t>
            </w:r>
          </w:p>
        </w:tc>
        <w:tc>
          <w:tcPr>
            <w:tcW w:w="0" w:type="auto"/>
            <w:vAlign w:val="center"/>
          </w:tcPr>
          <w:p w14:paraId="53B0E9CB" w14:textId="135DBD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B63F93A" w14:textId="77777777" w:rsidTr="00BC3FB1">
        <w:trPr>
          <w:jc w:val="center"/>
        </w:trPr>
        <w:tc>
          <w:tcPr>
            <w:tcW w:w="0" w:type="auto"/>
            <w:vMerge/>
            <w:vAlign w:val="center"/>
          </w:tcPr>
          <w:p w14:paraId="78C57FB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BC2118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overflow</w:t>
            </w:r>
          </w:p>
        </w:tc>
        <w:tc>
          <w:tcPr>
            <w:tcW w:w="0" w:type="auto"/>
            <w:tcBorders>
              <w:top w:val="single" w:sz="4" w:space="0" w:color="auto"/>
              <w:bottom w:val="single" w:sz="4" w:space="0" w:color="auto"/>
            </w:tcBorders>
            <w:vAlign w:val="center"/>
          </w:tcPr>
          <w:p w14:paraId="6F277E1F" w14:textId="3C9CE7CE" w:rsidR="007C07E3" w:rsidRPr="00C53DC1" w:rsidRDefault="007C07E3" w:rsidP="00121341">
            <w:pPr>
              <w:pStyle w:val="body"/>
              <w:spacing w:before="0" w:after="0" w:line="276" w:lineRule="auto"/>
              <w:ind w:left="0"/>
              <w:jc w:val="left"/>
              <w:rPr>
                <w:sz w:val="16"/>
                <w:szCs w:val="16"/>
              </w:rPr>
            </w:pPr>
            <w:r>
              <w:rPr>
                <w:sz w:val="16"/>
                <w:szCs w:val="16"/>
              </w:rPr>
              <w:t>Overflow value for instruments (fill)</w:t>
            </w:r>
          </w:p>
        </w:tc>
        <w:tc>
          <w:tcPr>
            <w:tcW w:w="0" w:type="auto"/>
            <w:vAlign w:val="center"/>
          </w:tcPr>
          <w:p w14:paraId="591E64CB" w14:textId="0E30F0B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4EAA456" w14:textId="77777777" w:rsidTr="00BC3FB1">
        <w:trPr>
          <w:jc w:val="center"/>
        </w:trPr>
        <w:tc>
          <w:tcPr>
            <w:tcW w:w="0" w:type="auto"/>
            <w:vMerge/>
            <w:tcBorders>
              <w:bottom w:val="single" w:sz="4" w:space="0" w:color="auto"/>
            </w:tcBorders>
            <w:vAlign w:val="center"/>
          </w:tcPr>
          <w:p w14:paraId="574F2B8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346B411"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indType</w:t>
            </w:r>
          </w:p>
        </w:tc>
        <w:tc>
          <w:tcPr>
            <w:tcW w:w="0" w:type="auto"/>
            <w:tcBorders>
              <w:top w:val="single" w:sz="4" w:space="0" w:color="auto"/>
              <w:bottom w:val="single" w:sz="4" w:space="0" w:color="auto"/>
            </w:tcBorders>
            <w:vAlign w:val="center"/>
          </w:tcPr>
          <w:p w14:paraId="1A769C9C" w14:textId="1D5EE3BA" w:rsidR="007C07E3" w:rsidRPr="00C53DC1" w:rsidRDefault="007C07E3" w:rsidP="00121341">
            <w:pPr>
              <w:pStyle w:val="body"/>
              <w:spacing w:before="0" w:after="0" w:line="276" w:lineRule="auto"/>
              <w:ind w:left="0"/>
              <w:jc w:val="left"/>
              <w:rPr>
                <w:sz w:val="16"/>
                <w:szCs w:val="16"/>
              </w:rPr>
            </w:pPr>
            <w:r>
              <w:rPr>
                <w:sz w:val="16"/>
                <w:szCs w:val="16"/>
              </w:rPr>
              <w:t>(inst, ctrl func, plc)</w:t>
            </w:r>
          </w:p>
        </w:tc>
        <w:tc>
          <w:tcPr>
            <w:tcW w:w="0" w:type="auto"/>
            <w:vAlign w:val="center"/>
          </w:tcPr>
          <w:p w14:paraId="5362DB7F" w14:textId="068ED75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9C9325E" w14:textId="77777777" w:rsidTr="00BC3FB1">
        <w:trPr>
          <w:jc w:val="center"/>
        </w:trPr>
        <w:tc>
          <w:tcPr>
            <w:tcW w:w="0" w:type="auto"/>
            <w:vMerge w:val="restart"/>
            <w:tcBorders>
              <w:top w:val="single" w:sz="4" w:space="0" w:color="auto"/>
            </w:tcBorders>
            <w:vAlign w:val="center"/>
          </w:tcPr>
          <w:p w14:paraId="5D202FE0" w14:textId="7458C053"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(arrows)</w:t>
            </w:r>
          </w:p>
        </w:tc>
        <w:tc>
          <w:tcPr>
            <w:tcW w:w="0" w:type="auto"/>
            <w:tcBorders>
              <w:top w:val="single" w:sz="4" w:space="0" w:color="auto"/>
              <w:left w:val="nil"/>
              <w:bottom w:val="single" w:sz="4" w:space="0" w:color="auto"/>
              <w:right w:val="nil"/>
            </w:tcBorders>
            <w:shd w:val="clear" w:color="auto" w:fill="auto"/>
            <w:vAlign w:val="center"/>
          </w:tcPr>
          <w:p w14:paraId="36D97FF0" w14:textId="58BAE49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dy</w:t>
            </w:r>
          </w:p>
        </w:tc>
        <w:tc>
          <w:tcPr>
            <w:tcW w:w="0" w:type="auto"/>
            <w:tcBorders>
              <w:top w:val="single" w:sz="4" w:space="0" w:color="auto"/>
              <w:bottom w:val="single" w:sz="4" w:space="0" w:color="auto"/>
            </w:tcBorders>
            <w:vAlign w:val="center"/>
          </w:tcPr>
          <w:p w14:paraId="510DF2AD" w14:textId="139F1CC7" w:rsidR="007C07E3" w:rsidRPr="00C53DC1" w:rsidRDefault="007C07E3" w:rsidP="00121341">
            <w:pPr>
              <w:pStyle w:val="body"/>
              <w:spacing w:before="0" w:after="0" w:line="276" w:lineRule="auto"/>
              <w:ind w:left="0"/>
              <w:jc w:val="left"/>
              <w:rPr>
                <w:sz w:val="16"/>
                <w:szCs w:val="16"/>
              </w:rPr>
            </w:pPr>
            <w:r>
              <w:rPr>
                <w:sz w:val="16"/>
                <w:szCs w:val="16"/>
              </w:rPr>
              <w:t>Geometry of arrow point (y-offset)</w:t>
            </w:r>
          </w:p>
        </w:tc>
        <w:tc>
          <w:tcPr>
            <w:tcW w:w="0" w:type="auto"/>
            <w:vAlign w:val="center"/>
          </w:tcPr>
          <w:p w14:paraId="1F23C48C" w14:textId="30E74BE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985099" w14:textId="77777777" w:rsidTr="00BC3FB1">
        <w:trPr>
          <w:jc w:val="center"/>
        </w:trPr>
        <w:tc>
          <w:tcPr>
            <w:tcW w:w="0" w:type="auto"/>
            <w:vMerge/>
            <w:vAlign w:val="center"/>
          </w:tcPr>
          <w:p w14:paraId="3B2531F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FB2408" w14:textId="14E1387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dx</w:t>
            </w:r>
          </w:p>
        </w:tc>
        <w:tc>
          <w:tcPr>
            <w:tcW w:w="0" w:type="auto"/>
            <w:tcBorders>
              <w:top w:val="single" w:sz="4" w:space="0" w:color="auto"/>
              <w:bottom w:val="single" w:sz="4" w:space="0" w:color="auto"/>
            </w:tcBorders>
            <w:vAlign w:val="center"/>
          </w:tcPr>
          <w:p w14:paraId="69A20312" w14:textId="0BBCE917" w:rsidR="007C07E3" w:rsidRPr="00C53DC1" w:rsidRDefault="007C07E3" w:rsidP="00121341">
            <w:pPr>
              <w:pStyle w:val="body"/>
              <w:spacing w:before="0" w:after="0" w:line="276" w:lineRule="auto"/>
              <w:ind w:left="0"/>
              <w:jc w:val="left"/>
              <w:rPr>
                <w:sz w:val="16"/>
                <w:szCs w:val="16"/>
              </w:rPr>
            </w:pPr>
            <w:r>
              <w:rPr>
                <w:sz w:val="16"/>
                <w:szCs w:val="16"/>
              </w:rPr>
              <w:t>Geometry of arrow point (x-offset)</w:t>
            </w:r>
          </w:p>
        </w:tc>
        <w:tc>
          <w:tcPr>
            <w:tcW w:w="0" w:type="auto"/>
            <w:vAlign w:val="center"/>
          </w:tcPr>
          <w:p w14:paraId="075CC446" w14:textId="3457414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3CC4773" w14:textId="77777777" w:rsidTr="00BC3FB1">
        <w:trPr>
          <w:jc w:val="center"/>
        </w:trPr>
        <w:tc>
          <w:tcPr>
            <w:tcW w:w="0" w:type="auto"/>
            <w:vMerge/>
            <w:tcBorders>
              <w:bottom w:val="single" w:sz="4" w:space="0" w:color="auto"/>
            </w:tcBorders>
            <w:vAlign w:val="center"/>
          </w:tcPr>
          <w:p w14:paraId="5BB3CDC4"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BE9CA65" w14:textId="1F404C4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notch</w:t>
            </w:r>
          </w:p>
        </w:tc>
        <w:tc>
          <w:tcPr>
            <w:tcW w:w="0" w:type="auto"/>
            <w:tcBorders>
              <w:top w:val="single" w:sz="4" w:space="0" w:color="auto"/>
              <w:bottom w:val="single" w:sz="4" w:space="0" w:color="auto"/>
            </w:tcBorders>
            <w:vAlign w:val="center"/>
          </w:tcPr>
          <w:p w14:paraId="730657A2" w14:textId="1F8FEF51" w:rsidR="007C07E3" w:rsidRPr="00C53DC1" w:rsidRDefault="007C07E3" w:rsidP="00121341">
            <w:pPr>
              <w:pStyle w:val="body"/>
              <w:spacing w:before="0" w:after="0" w:line="276" w:lineRule="auto"/>
              <w:ind w:left="0"/>
              <w:jc w:val="left"/>
              <w:rPr>
                <w:sz w:val="16"/>
                <w:szCs w:val="16"/>
              </w:rPr>
            </w:pPr>
            <w:r>
              <w:rPr>
                <w:sz w:val="16"/>
                <w:szCs w:val="16"/>
              </w:rPr>
              <w:t>Angle of arrow point</w:t>
            </w:r>
          </w:p>
        </w:tc>
        <w:tc>
          <w:tcPr>
            <w:tcW w:w="0" w:type="auto"/>
            <w:vAlign w:val="center"/>
          </w:tcPr>
          <w:p w14:paraId="555CE4FA" w14:textId="126FCCE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42F641B" w14:textId="77777777" w:rsidTr="00BC3FB1">
        <w:trPr>
          <w:jc w:val="center"/>
        </w:trPr>
        <w:tc>
          <w:tcPr>
            <w:tcW w:w="0" w:type="auto"/>
            <w:vMerge w:val="restart"/>
            <w:tcBorders>
              <w:top w:val="single" w:sz="4" w:space="0" w:color="auto"/>
            </w:tcBorders>
            <w:vAlign w:val="center"/>
          </w:tcPr>
          <w:p w14:paraId="75280A07" w14:textId="4AC13A16"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(groups)</w:t>
            </w:r>
          </w:p>
        </w:tc>
        <w:tc>
          <w:tcPr>
            <w:tcW w:w="0" w:type="auto"/>
            <w:tcBorders>
              <w:top w:val="single" w:sz="4" w:space="0" w:color="auto"/>
              <w:left w:val="nil"/>
              <w:bottom w:val="single" w:sz="4" w:space="0" w:color="auto"/>
              <w:right w:val="nil"/>
            </w:tcBorders>
            <w:shd w:val="clear" w:color="auto" w:fill="auto"/>
            <w:vAlign w:val="center"/>
          </w:tcPr>
          <w:p w14:paraId="1C1594AC"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group</w:t>
            </w:r>
          </w:p>
        </w:tc>
        <w:tc>
          <w:tcPr>
            <w:tcW w:w="0" w:type="auto"/>
            <w:tcBorders>
              <w:top w:val="single" w:sz="4" w:space="0" w:color="auto"/>
              <w:bottom w:val="single" w:sz="4" w:space="0" w:color="auto"/>
            </w:tcBorders>
            <w:vAlign w:val="center"/>
          </w:tcPr>
          <w:p w14:paraId="02F55425" w14:textId="4E1EE169" w:rsidR="007C07E3" w:rsidRPr="00C53DC1" w:rsidRDefault="007C07E3" w:rsidP="00121341">
            <w:pPr>
              <w:pStyle w:val="body"/>
              <w:spacing w:before="0" w:after="0" w:line="276" w:lineRule="auto"/>
              <w:ind w:left="0"/>
              <w:jc w:val="left"/>
              <w:rPr>
                <w:sz w:val="16"/>
                <w:szCs w:val="16"/>
              </w:rPr>
            </w:pPr>
            <w:r>
              <w:rPr>
                <w:sz w:val="16"/>
                <w:szCs w:val="16"/>
              </w:rPr>
              <w:t xml:space="preserve">Sets if group or not (for </w:t>
            </w:r>
            <w:r w:rsidRPr="00F5719E">
              <w:rPr>
                <w:rStyle w:val="CodeChar"/>
                <w:rFonts w:eastAsia="Arial"/>
                <w:sz w:val="16"/>
                <w:szCs w:val="16"/>
              </w:rPr>
              <w:t>_vertex=1</w:t>
            </w:r>
            <w:r>
              <w:rPr>
                <w:sz w:val="16"/>
                <w:szCs w:val="16"/>
              </w:rPr>
              <w:t xml:space="preserve"> shapes)</w:t>
            </w:r>
          </w:p>
        </w:tc>
        <w:tc>
          <w:tcPr>
            <w:tcW w:w="0" w:type="auto"/>
            <w:vAlign w:val="center"/>
          </w:tcPr>
          <w:p w14:paraId="18A9B1C3" w14:textId="6615B0A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74E002" w14:textId="77777777" w:rsidTr="00BC3FB1">
        <w:trPr>
          <w:jc w:val="center"/>
        </w:trPr>
        <w:tc>
          <w:tcPr>
            <w:tcW w:w="0" w:type="auto"/>
            <w:vMerge/>
            <w:tcBorders>
              <w:bottom w:val="single" w:sz="4" w:space="0" w:color="auto"/>
            </w:tcBorders>
            <w:vAlign w:val="center"/>
          </w:tcPr>
          <w:p w14:paraId="09203C9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4C081EF"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container</w:t>
            </w:r>
          </w:p>
        </w:tc>
        <w:tc>
          <w:tcPr>
            <w:tcW w:w="0" w:type="auto"/>
            <w:tcBorders>
              <w:top w:val="single" w:sz="4" w:space="0" w:color="auto"/>
              <w:bottom w:val="single" w:sz="4" w:space="0" w:color="auto"/>
            </w:tcBorders>
            <w:vAlign w:val="center"/>
          </w:tcPr>
          <w:p w14:paraId="58457FF2" w14:textId="680D1CB7" w:rsidR="007C07E3" w:rsidRPr="00C53DC1" w:rsidRDefault="007C07E3" w:rsidP="00121341">
            <w:pPr>
              <w:pStyle w:val="body"/>
              <w:spacing w:before="0" w:after="0" w:line="276" w:lineRule="auto"/>
              <w:ind w:left="0"/>
              <w:jc w:val="left"/>
              <w:rPr>
                <w:sz w:val="16"/>
                <w:szCs w:val="16"/>
              </w:rPr>
            </w:pPr>
            <w:r>
              <w:rPr>
                <w:sz w:val="16"/>
                <w:szCs w:val="16"/>
              </w:rPr>
              <w:t>Sets if group is container for other cells or not</w:t>
            </w:r>
          </w:p>
        </w:tc>
        <w:tc>
          <w:tcPr>
            <w:tcW w:w="0" w:type="auto"/>
            <w:vAlign w:val="center"/>
          </w:tcPr>
          <w:p w14:paraId="7D4A43BF" w14:textId="69261F7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AB9E14" w14:textId="77777777" w:rsidTr="00BC3FB1">
        <w:trPr>
          <w:jc w:val="center"/>
        </w:trPr>
        <w:tc>
          <w:tcPr>
            <w:tcW w:w="0" w:type="auto"/>
            <w:vMerge w:val="restart"/>
            <w:tcBorders>
              <w:top w:val="single" w:sz="4" w:space="0" w:color="auto"/>
            </w:tcBorders>
            <w:vAlign w:val="center"/>
          </w:tcPr>
          <w:p w14:paraId="08BB0754" w14:textId="18076218"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(lines)</w:t>
            </w:r>
          </w:p>
        </w:tc>
        <w:tc>
          <w:tcPr>
            <w:tcW w:w="0" w:type="auto"/>
            <w:tcBorders>
              <w:top w:val="single" w:sz="4" w:space="0" w:color="auto"/>
              <w:left w:val="nil"/>
              <w:bottom w:val="single" w:sz="4" w:space="0" w:color="auto"/>
              <w:right w:val="nil"/>
            </w:tcBorders>
            <w:shd w:val="clear" w:color="auto" w:fill="auto"/>
            <w:vAlign w:val="center"/>
          </w:tcPr>
          <w:p w14:paraId="0A14E3C1" w14:textId="00BC17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edgeStyle</w:t>
            </w:r>
          </w:p>
        </w:tc>
        <w:tc>
          <w:tcPr>
            <w:tcW w:w="0" w:type="auto"/>
            <w:tcBorders>
              <w:top w:val="single" w:sz="4" w:space="0" w:color="auto"/>
              <w:bottom w:val="single" w:sz="4" w:space="0" w:color="auto"/>
            </w:tcBorders>
            <w:vAlign w:val="center"/>
          </w:tcPr>
          <w:p w14:paraId="5E722C77" w14:textId="505F3F9D" w:rsidR="007C07E3" w:rsidRPr="00C53DC1" w:rsidRDefault="007C07E3" w:rsidP="00121341">
            <w:pPr>
              <w:pStyle w:val="body"/>
              <w:spacing w:before="0" w:after="0" w:line="276" w:lineRule="auto"/>
              <w:ind w:left="0"/>
              <w:jc w:val="left"/>
              <w:rPr>
                <w:sz w:val="16"/>
                <w:szCs w:val="16"/>
              </w:rPr>
            </w:pPr>
            <w:r>
              <w:rPr>
                <w:sz w:val="16"/>
                <w:szCs w:val="16"/>
              </w:rPr>
              <w:t>Style of edge geometry (straight, orghogonal, rounded, etc.)</w:t>
            </w:r>
          </w:p>
        </w:tc>
        <w:tc>
          <w:tcPr>
            <w:tcW w:w="0" w:type="auto"/>
            <w:vAlign w:val="center"/>
          </w:tcPr>
          <w:p w14:paraId="5D20CAC3" w14:textId="0667B5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D169F78" w14:textId="77777777" w:rsidTr="00BC3FB1">
        <w:trPr>
          <w:jc w:val="center"/>
        </w:trPr>
        <w:tc>
          <w:tcPr>
            <w:tcW w:w="0" w:type="auto"/>
            <w:vMerge/>
            <w:vAlign w:val="center"/>
          </w:tcPr>
          <w:p w14:paraId="4CC0B03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35122A" w14:textId="4AE696FB"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exitX</w:t>
            </w:r>
          </w:p>
        </w:tc>
        <w:tc>
          <w:tcPr>
            <w:tcW w:w="0" w:type="auto"/>
            <w:tcBorders>
              <w:top w:val="single" w:sz="4" w:space="0" w:color="auto"/>
              <w:bottom w:val="single" w:sz="4" w:space="0" w:color="auto"/>
            </w:tcBorders>
            <w:vAlign w:val="center"/>
          </w:tcPr>
          <w:p w14:paraId="6A06831D" w14:textId="3E2A9D07" w:rsidR="007C07E3" w:rsidRPr="00C53DC1" w:rsidRDefault="007C07E3" w:rsidP="00121341">
            <w:pPr>
              <w:pStyle w:val="body"/>
              <w:spacing w:before="0" w:after="0" w:line="276" w:lineRule="auto"/>
              <w:ind w:left="0"/>
              <w:jc w:val="left"/>
              <w:rPr>
                <w:sz w:val="16"/>
                <w:szCs w:val="16"/>
              </w:rPr>
            </w:pPr>
            <w:r>
              <w:rPr>
                <w:sz w:val="16"/>
                <w:szCs w:val="16"/>
              </w:rPr>
              <w:t>x-coordinate position of source connection</w:t>
            </w:r>
          </w:p>
        </w:tc>
        <w:tc>
          <w:tcPr>
            <w:tcW w:w="0" w:type="auto"/>
            <w:vAlign w:val="center"/>
          </w:tcPr>
          <w:p w14:paraId="16E0CFAC" w14:textId="539FF85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77878A0" w14:textId="77777777" w:rsidTr="00BC3FB1">
        <w:trPr>
          <w:jc w:val="center"/>
        </w:trPr>
        <w:tc>
          <w:tcPr>
            <w:tcW w:w="0" w:type="auto"/>
            <w:vMerge/>
            <w:vAlign w:val="center"/>
          </w:tcPr>
          <w:p w14:paraId="54BBC25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21AA8B8" w14:textId="0B3AEA5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exitY</w:t>
            </w:r>
          </w:p>
        </w:tc>
        <w:tc>
          <w:tcPr>
            <w:tcW w:w="0" w:type="auto"/>
            <w:tcBorders>
              <w:top w:val="single" w:sz="4" w:space="0" w:color="auto"/>
              <w:bottom w:val="single" w:sz="4" w:space="0" w:color="auto"/>
            </w:tcBorders>
            <w:vAlign w:val="center"/>
          </w:tcPr>
          <w:p w14:paraId="13C76806" w14:textId="3E923012" w:rsidR="007C07E3" w:rsidRPr="00C53DC1" w:rsidRDefault="007C07E3" w:rsidP="00121341">
            <w:pPr>
              <w:pStyle w:val="body"/>
              <w:spacing w:before="0" w:after="0" w:line="276" w:lineRule="auto"/>
              <w:ind w:left="0"/>
              <w:jc w:val="left"/>
              <w:rPr>
                <w:sz w:val="16"/>
                <w:szCs w:val="16"/>
              </w:rPr>
            </w:pPr>
            <w:r>
              <w:rPr>
                <w:sz w:val="16"/>
                <w:szCs w:val="16"/>
              </w:rPr>
              <w:t>y-coordinate position of source connection</w:t>
            </w:r>
          </w:p>
        </w:tc>
        <w:tc>
          <w:tcPr>
            <w:tcW w:w="0" w:type="auto"/>
            <w:vAlign w:val="center"/>
          </w:tcPr>
          <w:p w14:paraId="63EE651A" w14:textId="3B07EB8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87EB384" w14:textId="77777777" w:rsidTr="00BC3FB1">
        <w:trPr>
          <w:jc w:val="center"/>
        </w:trPr>
        <w:tc>
          <w:tcPr>
            <w:tcW w:w="0" w:type="auto"/>
            <w:vMerge/>
            <w:vAlign w:val="center"/>
          </w:tcPr>
          <w:p w14:paraId="28B1B4C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4713CB7" w14:textId="6E3BB6C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entryX</w:t>
            </w:r>
          </w:p>
        </w:tc>
        <w:tc>
          <w:tcPr>
            <w:tcW w:w="0" w:type="auto"/>
            <w:tcBorders>
              <w:top w:val="single" w:sz="4" w:space="0" w:color="auto"/>
              <w:bottom w:val="single" w:sz="4" w:space="0" w:color="auto"/>
            </w:tcBorders>
            <w:vAlign w:val="center"/>
          </w:tcPr>
          <w:p w14:paraId="47330D13" w14:textId="22EA7BAC" w:rsidR="007C07E3" w:rsidRPr="00C53DC1" w:rsidRDefault="007C07E3" w:rsidP="00121341">
            <w:pPr>
              <w:pStyle w:val="body"/>
              <w:spacing w:before="0" w:after="0" w:line="276" w:lineRule="auto"/>
              <w:ind w:left="0"/>
              <w:jc w:val="left"/>
              <w:rPr>
                <w:sz w:val="16"/>
                <w:szCs w:val="16"/>
              </w:rPr>
            </w:pPr>
            <w:r>
              <w:rPr>
                <w:sz w:val="16"/>
                <w:szCs w:val="16"/>
              </w:rPr>
              <w:t>x-coordinate position of target connection</w:t>
            </w:r>
          </w:p>
        </w:tc>
        <w:tc>
          <w:tcPr>
            <w:tcW w:w="0" w:type="auto"/>
            <w:vAlign w:val="center"/>
          </w:tcPr>
          <w:p w14:paraId="0C896E84" w14:textId="39E2F7BA"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DC8DE88" w14:textId="77777777" w:rsidTr="00BC3FB1">
        <w:trPr>
          <w:jc w:val="center"/>
        </w:trPr>
        <w:tc>
          <w:tcPr>
            <w:tcW w:w="0" w:type="auto"/>
            <w:vMerge/>
            <w:vAlign w:val="center"/>
          </w:tcPr>
          <w:p w14:paraId="09F438D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9351AAB" w14:textId="03E1027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entryY</w:t>
            </w:r>
          </w:p>
        </w:tc>
        <w:tc>
          <w:tcPr>
            <w:tcW w:w="0" w:type="auto"/>
            <w:tcBorders>
              <w:top w:val="single" w:sz="4" w:space="0" w:color="auto"/>
              <w:bottom w:val="single" w:sz="4" w:space="0" w:color="auto"/>
            </w:tcBorders>
            <w:vAlign w:val="center"/>
          </w:tcPr>
          <w:p w14:paraId="054D036B" w14:textId="4634D580" w:rsidR="007C07E3" w:rsidRPr="00C53DC1" w:rsidRDefault="007C07E3" w:rsidP="00121341">
            <w:pPr>
              <w:pStyle w:val="body"/>
              <w:spacing w:before="0" w:after="0" w:line="276" w:lineRule="auto"/>
              <w:ind w:left="0"/>
              <w:jc w:val="left"/>
              <w:rPr>
                <w:sz w:val="16"/>
                <w:szCs w:val="16"/>
              </w:rPr>
            </w:pPr>
            <w:r>
              <w:rPr>
                <w:sz w:val="16"/>
                <w:szCs w:val="16"/>
              </w:rPr>
              <w:t>y-coordinate position of target connection</w:t>
            </w:r>
          </w:p>
        </w:tc>
        <w:tc>
          <w:tcPr>
            <w:tcW w:w="0" w:type="auto"/>
            <w:vAlign w:val="center"/>
          </w:tcPr>
          <w:p w14:paraId="7688C58F" w14:textId="53466D11"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86263E" w14:textId="77777777" w:rsidTr="00BC3FB1">
        <w:trPr>
          <w:jc w:val="center"/>
        </w:trPr>
        <w:tc>
          <w:tcPr>
            <w:tcW w:w="0" w:type="auto"/>
            <w:vMerge/>
            <w:vAlign w:val="center"/>
          </w:tcPr>
          <w:p w14:paraId="4DCE15C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62665EE" w14:textId="6A27311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startArrow</w:t>
            </w:r>
          </w:p>
        </w:tc>
        <w:tc>
          <w:tcPr>
            <w:tcW w:w="0" w:type="auto"/>
            <w:tcBorders>
              <w:top w:val="single" w:sz="4" w:space="0" w:color="auto"/>
              <w:bottom w:val="single" w:sz="4" w:space="0" w:color="auto"/>
            </w:tcBorders>
            <w:vAlign w:val="center"/>
          </w:tcPr>
          <w:p w14:paraId="3A215838" w14:textId="6144C336" w:rsidR="007C07E3" w:rsidRPr="00C53DC1" w:rsidRDefault="007C07E3" w:rsidP="00121341">
            <w:pPr>
              <w:pStyle w:val="body"/>
              <w:spacing w:before="0" w:after="0" w:line="276" w:lineRule="auto"/>
              <w:ind w:left="0"/>
              <w:jc w:val="left"/>
              <w:rPr>
                <w:sz w:val="16"/>
                <w:szCs w:val="16"/>
              </w:rPr>
            </w:pPr>
            <w:r>
              <w:rPr>
                <w:sz w:val="16"/>
                <w:szCs w:val="16"/>
              </w:rPr>
              <w:t>Arrow type of starting edge (source)</w:t>
            </w:r>
          </w:p>
        </w:tc>
        <w:tc>
          <w:tcPr>
            <w:tcW w:w="0" w:type="auto"/>
            <w:vAlign w:val="center"/>
          </w:tcPr>
          <w:p w14:paraId="2C422075" w14:textId="4FD2FE7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6AB4506" w14:textId="77777777" w:rsidTr="00BC3FB1">
        <w:trPr>
          <w:jc w:val="center"/>
        </w:trPr>
        <w:tc>
          <w:tcPr>
            <w:tcW w:w="0" w:type="auto"/>
            <w:vMerge/>
            <w:vAlign w:val="center"/>
          </w:tcPr>
          <w:p w14:paraId="2792BB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37CCCB" w14:textId="7C9243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startFill</w:t>
            </w:r>
          </w:p>
        </w:tc>
        <w:tc>
          <w:tcPr>
            <w:tcW w:w="0" w:type="auto"/>
            <w:tcBorders>
              <w:top w:val="single" w:sz="4" w:space="0" w:color="auto"/>
              <w:bottom w:val="single" w:sz="4" w:space="0" w:color="auto"/>
            </w:tcBorders>
            <w:vAlign w:val="center"/>
          </w:tcPr>
          <w:p w14:paraId="4EB870DF" w14:textId="6CF56007" w:rsidR="007C07E3" w:rsidRPr="00C53DC1" w:rsidRDefault="007C07E3" w:rsidP="00121341">
            <w:pPr>
              <w:pStyle w:val="body"/>
              <w:spacing w:before="0" w:after="0" w:line="276" w:lineRule="auto"/>
              <w:ind w:left="0"/>
              <w:jc w:val="left"/>
              <w:rPr>
                <w:sz w:val="16"/>
                <w:szCs w:val="16"/>
              </w:rPr>
            </w:pPr>
            <w:r>
              <w:rPr>
                <w:sz w:val="16"/>
                <w:szCs w:val="16"/>
              </w:rPr>
              <w:t>Arrow color fill of starting edge (source)</w:t>
            </w:r>
          </w:p>
        </w:tc>
        <w:tc>
          <w:tcPr>
            <w:tcW w:w="0" w:type="auto"/>
            <w:vAlign w:val="center"/>
          </w:tcPr>
          <w:p w14:paraId="14CEEEC9" w14:textId="6C79EF07"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B98BF0F" w14:textId="77777777" w:rsidTr="00BC3FB1">
        <w:trPr>
          <w:jc w:val="center"/>
        </w:trPr>
        <w:tc>
          <w:tcPr>
            <w:tcW w:w="0" w:type="auto"/>
            <w:vMerge/>
            <w:vAlign w:val="center"/>
          </w:tcPr>
          <w:p w14:paraId="17BE370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5172B6" w14:textId="123CF54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startSize</w:t>
            </w:r>
          </w:p>
        </w:tc>
        <w:tc>
          <w:tcPr>
            <w:tcW w:w="0" w:type="auto"/>
            <w:tcBorders>
              <w:top w:val="single" w:sz="4" w:space="0" w:color="auto"/>
              <w:bottom w:val="single" w:sz="4" w:space="0" w:color="auto"/>
            </w:tcBorders>
            <w:vAlign w:val="center"/>
          </w:tcPr>
          <w:p w14:paraId="0AAAB44B" w14:textId="25DB8882" w:rsidR="007C07E3" w:rsidRPr="00C53DC1" w:rsidRDefault="007C07E3" w:rsidP="00121341">
            <w:pPr>
              <w:pStyle w:val="body"/>
              <w:spacing w:before="0" w:after="0" w:line="276" w:lineRule="auto"/>
              <w:ind w:left="0"/>
              <w:jc w:val="left"/>
              <w:rPr>
                <w:sz w:val="16"/>
                <w:szCs w:val="16"/>
              </w:rPr>
            </w:pPr>
            <w:r>
              <w:rPr>
                <w:sz w:val="16"/>
                <w:szCs w:val="16"/>
              </w:rPr>
              <w:t>Arrow size of starting edge (source)</w:t>
            </w:r>
          </w:p>
        </w:tc>
        <w:tc>
          <w:tcPr>
            <w:tcW w:w="0" w:type="auto"/>
            <w:vAlign w:val="center"/>
          </w:tcPr>
          <w:p w14:paraId="51D3649B" w14:textId="1CD3D5C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400D186" w14:textId="77777777" w:rsidTr="00BC3FB1">
        <w:trPr>
          <w:jc w:val="center"/>
        </w:trPr>
        <w:tc>
          <w:tcPr>
            <w:tcW w:w="0" w:type="auto"/>
            <w:vMerge/>
            <w:vAlign w:val="center"/>
          </w:tcPr>
          <w:p w14:paraId="5B60395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5844C52" w14:textId="479ACCB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endArrow</w:t>
            </w:r>
          </w:p>
        </w:tc>
        <w:tc>
          <w:tcPr>
            <w:tcW w:w="0" w:type="auto"/>
            <w:tcBorders>
              <w:top w:val="single" w:sz="4" w:space="0" w:color="auto"/>
              <w:bottom w:val="single" w:sz="4" w:space="0" w:color="auto"/>
            </w:tcBorders>
            <w:vAlign w:val="center"/>
          </w:tcPr>
          <w:p w14:paraId="0F70A27C" w14:textId="404F8F38" w:rsidR="007C07E3" w:rsidRPr="00C53DC1" w:rsidRDefault="007C07E3" w:rsidP="00121341">
            <w:pPr>
              <w:pStyle w:val="body"/>
              <w:spacing w:before="0" w:after="0" w:line="276" w:lineRule="auto"/>
              <w:ind w:left="0"/>
              <w:jc w:val="left"/>
              <w:rPr>
                <w:sz w:val="16"/>
                <w:szCs w:val="16"/>
              </w:rPr>
            </w:pPr>
            <w:r>
              <w:rPr>
                <w:sz w:val="16"/>
                <w:szCs w:val="16"/>
              </w:rPr>
              <w:t>Arrow type of ending edge (target)</w:t>
            </w:r>
          </w:p>
        </w:tc>
        <w:tc>
          <w:tcPr>
            <w:tcW w:w="0" w:type="auto"/>
            <w:vAlign w:val="center"/>
          </w:tcPr>
          <w:p w14:paraId="6F162777" w14:textId="28C5490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857BAB9" w14:textId="77777777" w:rsidTr="00BC3FB1">
        <w:trPr>
          <w:jc w:val="center"/>
        </w:trPr>
        <w:tc>
          <w:tcPr>
            <w:tcW w:w="0" w:type="auto"/>
            <w:vMerge/>
            <w:vAlign w:val="center"/>
          </w:tcPr>
          <w:p w14:paraId="4529571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DFE5E39" w14:textId="18AC17C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endFill</w:t>
            </w:r>
          </w:p>
        </w:tc>
        <w:tc>
          <w:tcPr>
            <w:tcW w:w="0" w:type="auto"/>
            <w:tcBorders>
              <w:top w:val="single" w:sz="4" w:space="0" w:color="auto"/>
              <w:bottom w:val="single" w:sz="4" w:space="0" w:color="auto"/>
            </w:tcBorders>
            <w:vAlign w:val="center"/>
          </w:tcPr>
          <w:p w14:paraId="0271A73F" w14:textId="0DB01548" w:rsidR="007C07E3" w:rsidRPr="00C53DC1" w:rsidRDefault="007C07E3" w:rsidP="00121341">
            <w:pPr>
              <w:pStyle w:val="body"/>
              <w:spacing w:before="0" w:after="0" w:line="276" w:lineRule="auto"/>
              <w:ind w:left="0"/>
              <w:jc w:val="left"/>
              <w:rPr>
                <w:sz w:val="16"/>
                <w:szCs w:val="16"/>
              </w:rPr>
            </w:pPr>
            <w:r>
              <w:rPr>
                <w:sz w:val="16"/>
                <w:szCs w:val="16"/>
              </w:rPr>
              <w:t>Arrow color fill of ending edge (target)</w:t>
            </w:r>
          </w:p>
        </w:tc>
        <w:tc>
          <w:tcPr>
            <w:tcW w:w="0" w:type="auto"/>
            <w:vAlign w:val="center"/>
          </w:tcPr>
          <w:p w14:paraId="5D29DCFF" w14:textId="338EC32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3503285" w14:textId="77777777" w:rsidTr="00BC3FB1">
        <w:trPr>
          <w:jc w:val="center"/>
        </w:trPr>
        <w:tc>
          <w:tcPr>
            <w:tcW w:w="0" w:type="auto"/>
            <w:vMerge/>
            <w:vAlign w:val="center"/>
          </w:tcPr>
          <w:p w14:paraId="55E21160"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CC18523" w14:textId="1D18962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endSize</w:t>
            </w:r>
          </w:p>
        </w:tc>
        <w:tc>
          <w:tcPr>
            <w:tcW w:w="0" w:type="auto"/>
            <w:tcBorders>
              <w:top w:val="single" w:sz="4" w:space="0" w:color="auto"/>
              <w:bottom w:val="single" w:sz="4" w:space="0" w:color="auto"/>
            </w:tcBorders>
            <w:vAlign w:val="center"/>
          </w:tcPr>
          <w:p w14:paraId="071D73D3" w14:textId="5AC32A17" w:rsidR="007C07E3" w:rsidRPr="00C53DC1" w:rsidRDefault="007C07E3" w:rsidP="00121341">
            <w:pPr>
              <w:pStyle w:val="body"/>
              <w:spacing w:before="0" w:after="0" w:line="276" w:lineRule="auto"/>
              <w:ind w:left="0"/>
              <w:jc w:val="left"/>
              <w:rPr>
                <w:sz w:val="16"/>
                <w:szCs w:val="16"/>
              </w:rPr>
            </w:pPr>
            <w:r>
              <w:rPr>
                <w:sz w:val="16"/>
                <w:szCs w:val="16"/>
              </w:rPr>
              <w:t>Arrow size of ending edge (target)</w:t>
            </w:r>
          </w:p>
        </w:tc>
        <w:tc>
          <w:tcPr>
            <w:tcW w:w="0" w:type="auto"/>
            <w:vAlign w:val="center"/>
          </w:tcPr>
          <w:p w14:paraId="0FF10C8B" w14:textId="06E2229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BDADF9B" w14:textId="77777777" w:rsidTr="00BC3FB1">
        <w:trPr>
          <w:jc w:val="center"/>
        </w:trPr>
        <w:tc>
          <w:tcPr>
            <w:tcW w:w="0" w:type="auto"/>
            <w:vMerge/>
            <w:vAlign w:val="center"/>
          </w:tcPr>
          <w:p w14:paraId="540E707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8FDE724" w14:textId="5344B80C"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jettySize</w:t>
            </w:r>
          </w:p>
        </w:tc>
        <w:tc>
          <w:tcPr>
            <w:tcW w:w="0" w:type="auto"/>
            <w:tcBorders>
              <w:top w:val="single" w:sz="4" w:space="0" w:color="auto"/>
              <w:bottom w:val="single" w:sz="4" w:space="0" w:color="auto"/>
            </w:tcBorders>
            <w:vAlign w:val="center"/>
          </w:tcPr>
          <w:p w14:paraId="4F991C5B" w14:textId="22B0D5F4" w:rsidR="007C07E3" w:rsidRPr="00C53DC1" w:rsidRDefault="007C07E3" w:rsidP="00121341">
            <w:pPr>
              <w:pStyle w:val="body"/>
              <w:spacing w:before="0" w:after="0" w:line="276" w:lineRule="auto"/>
              <w:ind w:left="0"/>
              <w:jc w:val="left"/>
              <w:rPr>
                <w:sz w:val="16"/>
                <w:szCs w:val="16"/>
              </w:rPr>
            </w:pPr>
            <w:r>
              <w:rPr>
                <w:sz w:val="16"/>
                <w:szCs w:val="16"/>
              </w:rPr>
              <w:t>Sets if jetty size should be used or not</w:t>
            </w:r>
          </w:p>
        </w:tc>
        <w:tc>
          <w:tcPr>
            <w:tcW w:w="0" w:type="auto"/>
            <w:vAlign w:val="center"/>
          </w:tcPr>
          <w:p w14:paraId="3FE1A574" w14:textId="2C569A4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336DFE9" w14:textId="77777777" w:rsidTr="00BC3FB1">
        <w:trPr>
          <w:jc w:val="center"/>
        </w:trPr>
        <w:tc>
          <w:tcPr>
            <w:tcW w:w="0" w:type="auto"/>
            <w:vMerge/>
            <w:tcBorders>
              <w:bottom w:val="single" w:sz="4" w:space="0" w:color="auto"/>
            </w:tcBorders>
            <w:vAlign w:val="center"/>
          </w:tcPr>
          <w:p w14:paraId="626318B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EB74985" w14:textId="0E557D7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orthogonalLoop</w:t>
            </w:r>
          </w:p>
        </w:tc>
        <w:tc>
          <w:tcPr>
            <w:tcW w:w="0" w:type="auto"/>
            <w:tcBorders>
              <w:top w:val="single" w:sz="4" w:space="0" w:color="auto"/>
              <w:bottom w:val="single" w:sz="4" w:space="0" w:color="auto"/>
            </w:tcBorders>
            <w:vAlign w:val="center"/>
          </w:tcPr>
          <w:p w14:paraId="288C3987" w14:textId="4EF43D69" w:rsidR="007C07E3" w:rsidRPr="00C53DC1" w:rsidRDefault="007C07E3" w:rsidP="00121341">
            <w:pPr>
              <w:pStyle w:val="body"/>
              <w:spacing w:before="0" w:after="0" w:line="276" w:lineRule="auto"/>
              <w:ind w:left="0"/>
              <w:jc w:val="left"/>
              <w:rPr>
                <w:sz w:val="16"/>
                <w:szCs w:val="16"/>
              </w:rPr>
            </w:pPr>
            <w:r>
              <w:rPr>
                <w:sz w:val="16"/>
                <w:szCs w:val="16"/>
              </w:rPr>
              <w:t>Activates/deactivates orthogonal loops</w:t>
            </w:r>
          </w:p>
        </w:tc>
        <w:tc>
          <w:tcPr>
            <w:tcW w:w="0" w:type="auto"/>
            <w:vAlign w:val="center"/>
          </w:tcPr>
          <w:p w14:paraId="2687AB17" w14:textId="11698D4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0E3CE74" w14:textId="77777777" w:rsidTr="00BC3FB1">
        <w:trPr>
          <w:jc w:val="center"/>
        </w:trPr>
        <w:tc>
          <w:tcPr>
            <w:tcW w:w="0" w:type="auto"/>
            <w:vMerge w:val="restart"/>
            <w:tcBorders>
              <w:top w:val="single" w:sz="4" w:space="0" w:color="auto"/>
            </w:tcBorders>
            <w:vAlign w:val="center"/>
          </w:tcPr>
          <w:p w14:paraId="4C646A20" w14:textId="738F370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(all)</w:t>
            </w:r>
          </w:p>
        </w:tc>
        <w:tc>
          <w:tcPr>
            <w:tcW w:w="0" w:type="auto"/>
            <w:tcBorders>
              <w:top w:val="single" w:sz="4" w:space="0" w:color="auto"/>
              <w:left w:val="nil"/>
              <w:bottom w:val="single" w:sz="4" w:space="0" w:color="auto"/>
              <w:right w:val="nil"/>
            </w:tcBorders>
            <w:shd w:val="clear" w:color="auto" w:fill="auto"/>
            <w:vAlign w:val="center"/>
          </w:tcPr>
          <w:p w14:paraId="43482584" w14:textId="2F7E6892"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html</w:t>
            </w:r>
          </w:p>
        </w:tc>
        <w:tc>
          <w:tcPr>
            <w:tcW w:w="0" w:type="auto"/>
            <w:tcBorders>
              <w:top w:val="single" w:sz="4" w:space="0" w:color="auto"/>
              <w:bottom w:val="single" w:sz="4" w:space="0" w:color="auto"/>
            </w:tcBorders>
            <w:vAlign w:val="center"/>
          </w:tcPr>
          <w:p w14:paraId="41D41544" w14:textId="5A889B3A" w:rsidR="007C07E3" w:rsidRPr="00C53DC1" w:rsidRDefault="007C07E3" w:rsidP="00121341">
            <w:pPr>
              <w:pStyle w:val="body"/>
              <w:spacing w:before="0" w:after="0" w:line="276" w:lineRule="auto"/>
              <w:ind w:left="0"/>
              <w:jc w:val="left"/>
              <w:rPr>
                <w:sz w:val="16"/>
                <w:szCs w:val="16"/>
              </w:rPr>
            </w:pPr>
            <w:r>
              <w:rPr>
                <w:sz w:val="16"/>
                <w:szCs w:val="16"/>
              </w:rPr>
              <w:t xml:space="preserve">Boolean (1/0) activates/deactivates html set in </w:t>
            </w:r>
            <w:r w:rsidRPr="00651286">
              <w:rPr>
                <w:rStyle w:val="CodeChar"/>
                <w:rFonts w:eastAsia="Arial"/>
                <w:sz w:val="16"/>
                <w:szCs w:val="16"/>
              </w:rPr>
              <w:t>_value</w:t>
            </w:r>
            <w:r>
              <w:rPr>
                <w:sz w:val="16"/>
                <w:szCs w:val="16"/>
              </w:rPr>
              <w:t xml:space="preserve"> property of mxCell</w:t>
            </w:r>
          </w:p>
        </w:tc>
        <w:tc>
          <w:tcPr>
            <w:tcW w:w="0" w:type="auto"/>
            <w:vAlign w:val="center"/>
          </w:tcPr>
          <w:p w14:paraId="0040A328" w14:textId="195EB850"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1702B585" w14:textId="77777777" w:rsidTr="00BC3FB1">
        <w:trPr>
          <w:jc w:val="center"/>
        </w:trPr>
        <w:tc>
          <w:tcPr>
            <w:tcW w:w="0" w:type="auto"/>
            <w:vMerge/>
            <w:vAlign w:val="center"/>
          </w:tcPr>
          <w:p w14:paraId="5A9FFD9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6CFC12D" w14:textId="1F7E7D2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align</w:t>
            </w:r>
          </w:p>
        </w:tc>
        <w:tc>
          <w:tcPr>
            <w:tcW w:w="0" w:type="auto"/>
            <w:tcBorders>
              <w:top w:val="single" w:sz="4" w:space="0" w:color="auto"/>
              <w:bottom w:val="single" w:sz="4" w:space="0" w:color="auto"/>
            </w:tcBorders>
            <w:vAlign w:val="center"/>
          </w:tcPr>
          <w:p w14:paraId="2B32ADD8" w14:textId="7C62F50F" w:rsidR="007C07E3" w:rsidRPr="00C53DC1" w:rsidRDefault="007C07E3" w:rsidP="00121341">
            <w:pPr>
              <w:pStyle w:val="body"/>
              <w:spacing w:before="0" w:after="0" w:line="276" w:lineRule="auto"/>
              <w:ind w:left="0"/>
              <w:jc w:val="left"/>
              <w:rPr>
                <w:sz w:val="16"/>
                <w:szCs w:val="16"/>
              </w:rPr>
            </w:pPr>
            <w:r>
              <w:rPr>
                <w:sz w:val="16"/>
                <w:szCs w:val="16"/>
              </w:rPr>
              <w:t>Sets the horizontal alignment of the html</w:t>
            </w:r>
          </w:p>
        </w:tc>
        <w:tc>
          <w:tcPr>
            <w:tcW w:w="0" w:type="auto"/>
            <w:vAlign w:val="center"/>
          </w:tcPr>
          <w:p w14:paraId="524410C8" w14:textId="61D199C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70F71E" w14:textId="77777777" w:rsidTr="00BC3FB1">
        <w:trPr>
          <w:jc w:val="center"/>
        </w:trPr>
        <w:tc>
          <w:tcPr>
            <w:tcW w:w="0" w:type="auto"/>
            <w:vMerge/>
            <w:vAlign w:val="center"/>
          </w:tcPr>
          <w:p w14:paraId="19BA54C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52E50E" w14:textId="5293DD4E" w:rsidR="007C07E3" w:rsidRPr="00723D54" w:rsidRDefault="007C07E3" w:rsidP="00522996">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verticalLabelPosition</w:t>
            </w:r>
          </w:p>
        </w:tc>
        <w:tc>
          <w:tcPr>
            <w:tcW w:w="0" w:type="auto"/>
            <w:tcBorders>
              <w:top w:val="single" w:sz="4" w:space="0" w:color="auto"/>
              <w:bottom w:val="single" w:sz="4" w:space="0" w:color="auto"/>
            </w:tcBorders>
            <w:vAlign w:val="center"/>
          </w:tcPr>
          <w:p w14:paraId="332A1B9C" w14:textId="7696A671" w:rsidR="007C07E3" w:rsidRPr="00C53DC1" w:rsidRDefault="007C07E3" w:rsidP="00522996">
            <w:pPr>
              <w:pStyle w:val="body"/>
              <w:spacing w:before="0" w:after="0" w:line="276" w:lineRule="auto"/>
              <w:ind w:left="0"/>
              <w:jc w:val="left"/>
              <w:rPr>
                <w:sz w:val="16"/>
                <w:szCs w:val="16"/>
              </w:rPr>
            </w:pPr>
            <w:r>
              <w:rPr>
                <w:sz w:val="16"/>
                <w:szCs w:val="16"/>
              </w:rPr>
              <w:t>Sets the vertical alignment of the label</w:t>
            </w:r>
          </w:p>
        </w:tc>
        <w:tc>
          <w:tcPr>
            <w:tcW w:w="0" w:type="auto"/>
            <w:vAlign w:val="center"/>
          </w:tcPr>
          <w:p w14:paraId="7171FB1F" w14:textId="41050A0F" w:rsidR="007C07E3" w:rsidRPr="00C53DC1" w:rsidRDefault="007C07E3" w:rsidP="00522996">
            <w:pPr>
              <w:pStyle w:val="body"/>
              <w:spacing w:before="0" w:after="0" w:line="276" w:lineRule="auto"/>
              <w:ind w:left="0"/>
              <w:jc w:val="right"/>
              <w:rPr>
                <w:sz w:val="16"/>
                <w:szCs w:val="16"/>
              </w:rPr>
            </w:pPr>
            <w:r>
              <w:rPr>
                <w:sz w:val="16"/>
                <w:szCs w:val="16"/>
              </w:rPr>
              <w:t>SL</w:t>
            </w:r>
          </w:p>
        </w:tc>
      </w:tr>
      <w:tr w:rsidR="007C07E3" w:rsidRPr="00C53DC1" w14:paraId="492B8FFE" w14:textId="77777777" w:rsidTr="00BC3FB1">
        <w:trPr>
          <w:jc w:val="center"/>
        </w:trPr>
        <w:tc>
          <w:tcPr>
            <w:tcW w:w="0" w:type="auto"/>
            <w:vMerge/>
            <w:vAlign w:val="center"/>
          </w:tcPr>
          <w:p w14:paraId="6CF811D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3D17F9D" w14:textId="0D9DC7E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verticalAlign</w:t>
            </w:r>
          </w:p>
        </w:tc>
        <w:tc>
          <w:tcPr>
            <w:tcW w:w="0" w:type="auto"/>
            <w:tcBorders>
              <w:top w:val="single" w:sz="4" w:space="0" w:color="auto"/>
              <w:bottom w:val="single" w:sz="4" w:space="0" w:color="auto"/>
            </w:tcBorders>
            <w:vAlign w:val="center"/>
          </w:tcPr>
          <w:p w14:paraId="17194C21" w14:textId="61836D57" w:rsidR="007C07E3" w:rsidRPr="00C53DC1" w:rsidRDefault="007C07E3" w:rsidP="004F7D64">
            <w:pPr>
              <w:pStyle w:val="body"/>
              <w:spacing w:before="0" w:after="0" w:line="276" w:lineRule="auto"/>
              <w:ind w:left="0"/>
              <w:jc w:val="left"/>
              <w:rPr>
                <w:sz w:val="16"/>
                <w:szCs w:val="16"/>
              </w:rPr>
            </w:pPr>
            <w:r>
              <w:rPr>
                <w:sz w:val="16"/>
                <w:szCs w:val="16"/>
              </w:rPr>
              <w:t>Sets the vertical alignment of the html</w:t>
            </w:r>
          </w:p>
        </w:tc>
        <w:tc>
          <w:tcPr>
            <w:tcW w:w="0" w:type="auto"/>
            <w:vAlign w:val="center"/>
          </w:tcPr>
          <w:p w14:paraId="408A5A44" w14:textId="511CF507"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2375B3BD" w14:textId="77777777" w:rsidTr="00BC3FB1">
        <w:trPr>
          <w:jc w:val="center"/>
        </w:trPr>
        <w:tc>
          <w:tcPr>
            <w:tcW w:w="0" w:type="auto"/>
            <w:vMerge/>
            <w:vAlign w:val="center"/>
          </w:tcPr>
          <w:p w14:paraId="13B44EF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7462BEE" w14:textId="790A9A84"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labelPosition</w:t>
            </w:r>
          </w:p>
        </w:tc>
        <w:tc>
          <w:tcPr>
            <w:tcW w:w="0" w:type="auto"/>
            <w:tcBorders>
              <w:top w:val="single" w:sz="4" w:space="0" w:color="auto"/>
              <w:bottom w:val="single" w:sz="4" w:space="0" w:color="auto"/>
            </w:tcBorders>
            <w:vAlign w:val="center"/>
          </w:tcPr>
          <w:p w14:paraId="2A1006E7" w14:textId="25D12797" w:rsidR="007C07E3" w:rsidRPr="004F7D64" w:rsidRDefault="007C07E3" w:rsidP="004F7D64">
            <w:pPr>
              <w:pStyle w:val="body"/>
              <w:spacing w:before="0" w:after="0" w:line="276" w:lineRule="auto"/>
              <w:ind w:left="0"/>
              <w:jc w:val="left"/>
              <w:rPr>
                <w:b/>
                <w:sz w:val="16"/>
                <w:szCs w:val="16"/>
              </w:rPr>
            </w:pPr>
            <w:r>
              <w:rPr>
                <w:sz w:val="16"/>
                <w:szCs w:val="16"/>
              </w:rPr>
              <w:t>Sets the horizontal alignment of the label</w:t>
            </w:r>
          </w:p>
        </w:tc>
        <w:tc>
          <w:tcPr>
            <w:tcW w:w="0" w:type="auto"/>
            <w:vAlign w:val="center"/>
          </w:tcPr>
          <w:p w14:paraId="43E5A3A9" w14:textId="5EF0F372"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52F2395B" w14:textId="77777777" w:rsidTr="00BC3FB1">
        <w:trPr>
          <w:jc w:val="center"/>
        </w:trPr>
        <w:tc>
          <w:tcPr>
            <w:tcW w:w="0" w:type="auto"/>
            <w:vMerge/>
            <w:vAlign w:val="center"/>
          </w:tcPr>
          <w:p w14:paraId="0A8A539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B6A013" w14:textId="26D6C399"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dashed</w:t>
            </w:r>
          </w:p>
        </w:tc>
        <w:tc>
          <w:tcPr>
            <w:tcW w:w="0" w:type="auto"/>
            <w:tcBorders>
              <w:top w:val="single" w:sz="4" w:space="0" w:color="auto"/>
              <w:bottom w:val="single" w:sz="4" w:space="0" w:color="auto"/>
            </w:tcBorders>
            <w:vAlign w:val="center"/>
          </w:tcPr>
          <w:p w14:paraId="3427E447" w14:textId="23965F7E" w:rsidR="007C07E3" w:rsidRPr="00C53DC1" w:rsidRDefault="007C07E3" w:rsidP="004F7D64">
            <w:pPr>
              <w:pStyle w:val="body"/>
              <w:spacing w:before="0" w:after="0" w:line="276" w:lineRule="auto"/>
              <w:ind w:left="0"/>
              <w:jc w:val="left"/>
              <w:rPr>
                <w:sz w:val="16"/>
                <w:szCs w:val="16"/>
              </w:rPr>
            </w:pPr>
            <w:r>
              <w:rPr>
                <w:sz w:val="16"/>
                <w:szCs w:val="16"/>
              </w:rPr>
              <w:t>Sets if stroke/border should be dashed or not</w:t>
            </w:r>
          </w:p>
        </w:tc>
        <w:tc>
          <w:tcPr>
            <w:tcW w:w="0" w:type="auto"/>
            <w:vAlign w:val="center"/>
          </w:tcPr>
          <w:p w14:paraId="796D3681" w14:textId="5CB8377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C3FE155" w14:textId="77777777" w:rsidTr="00BC3FB1">
        <w:trPr>
          <w:jc w:val="center"/>
        </w:trPr>
        <w:tc>
          <w:tcPr>
            <w:tcW w:w="0" w:type="auto"/>
            <w:vMerge/>
            <w:vAlign w:val="center"/>
          </w:tcPr>
          <w:p w14:paraId="6947662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327C01C" w14:textId="181A91FC"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dashPattern</w:t>
            </w:r>
          </w:p>
        </w:tc>
        <w:tc>
          <w:tcPr>
            <w:tcW w:w="0" w:type="auto"/>
            <w:tcBorders>
              <w:top w:val="single" w:sz="4" w:space="0" w:color="auto"/>
              <w:bottom w:val="single" w:sz="4" w:space="0" w:color="auto"/>
            </w:tcBorders>
            <w:vAlign w:val="center"/>
          </w:tcPr>
          <w:p w14:paraId="5701E45D" w14:textId="0B605E41" w:rsidR="007C07E3" w:rsidRPr="00C53DC1" w:rsidRDefault="007C07E3" w:rsidP="004F7D64">
            <w:pPr>
              <w:pStyle w:val="body"/>
              <w:spacing w:before="0" w:after="0" w:line="276" w:lineRule="auto"/>
              <w:ind w:left="0"/>
              <w:jc w:val="left"/>
              <w:rPr>
                <w:sz w:val="16"/>
                <w:szCs w:val="16"/>
              </w:rPr>
            </w:pPr>
            <w:r>
              <w:rPr>
                <w:sz w:val="16"/>
                <w:szCs w:val="16"/>
              </w:rPr>
              <w:t xml:space="preserve">Sets dash pattern </w:t>
            </w:r>
          </w:p>
        </w:tc>
        <w:tc>
          <w:tcPr>
            <w:tcW w:w="0" w:type="auto"/>
            <w:vAlign w:val="center"/>
          </w:tcPr>
          <w:p w14:paraId="7EA296BA" w14:textId="22342B38"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8B0D722" w14:textId="77777777" w:rsidTr="00BC3FB1">
        <w:trPr>
          <w:jc w:val="center"/>
        </w:trPr>
        <w:tc>
          <w:tcPr>
            <w:tcW w:w="0" w:type="auto"/>
            <w:vMerge/>
            <w:vAlign w:val="center"/>
          </w:tcPr>
          <w:p w14:paraId="1DCF3F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2CBC059" w14:textId="4E5F3C60"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strokeColor</w:t>
            </w:r>
          </w:p>
        </w:tc>
        <w:tc>
          <w:tcPr>
            <w:tcW w:w="0" w:type="auto"/>
            <w:tcBorders>
              <w:top w:val="single" w:sz="4" w:space="0" w:color="auto"/>
              <w:bottom w:val="single" w:sz="4" w:space="0" w:color="auto"/>
            </w:tcBorders>
            <w:vAlign w:val="center"/>
          </w:tcPr>
          <w:p w14:paraId="4D9ED5A5" w14:textId="4D0F54CD" w:rsidR="007C07E3" w:rsidRPr="00C53DC1" w:rsidRDefault="007C07E3" w:rsidP="004F7D64">
            <w:pPr>
              <w:pStyle w:val="body"/>
              <w:spacing w:before="0" w:after="0" w:line="276" w:lineRule="auto"/>
              <w:ind w:left="0"/>
              <w:jc w:val="left"/>
              <w:rPr>
                <w:sz w:val="16"/>
                <w:szCs w:val="16"/>
              </w:rPr>
            </w:pPr>
            <w:r>
              <w:rPr>
                <w:sz w:val="16"/>
                <w:szCs w:val="16"/>
              </w:rPr>
              <w:t>Sets color of stroke/border</w:t>
            </w:r>
          </w:p>
        </w:tc>
        <w:tc>
          <w:tcPr>
            <w:tcW w:w="0" w:type="auto"/>
            <w:vAlign w:val="center"/>
          </w:tcPr>
          <w:p w14:paraId="61770770" w14:textId="466AC129"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14F37881" w14:textId="77777777" w:rsidTr="00BC3FB1">
        <w:trPr>
          <w:jc w:val="center"/>
        </w:trPr>
        <w:tc>
          <w:tcPr>
            <w:tcW w:w="0" w:type="auto"/>
            <w:vMerge/>
            <w:vAlign w:val="center"/>
          </w:tcPr>
          <w:p w14:paraId="3991583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F2FBFF" w14:textId="369C01D2"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strokeWidth</w:t>
            </w:r>
          </w:p>
        </w:tc>
        <w:tc>
          <w:tcPr>
            <w:tcW w:w="0" w:type="auto"/>
            <w:tcBorders>
              <w:top w:val="single" w:sz="4" w:space="0" w:color="auto"/>
              <w:bottom w:val="single" w:sz="4" w:space="0" w:color="auto"/>
            </w:tcBorders>
            <w:vAlign w:val="center"/>
          </w:tcPr>
          <w:p w14:paraId="5FBA2553" w14:textId="03154ED6" w:rsidR="007C07E3" w:rsidRPr="00C53DC1" w:rsidRDefault="007C07E3" w:rsidP="004F7D64">
            <w:pPr>
              <w:pStyle w:val="body"/>
              <w:spacing w:before="0" w:after="0" w:line="276" w:lineRule="auto"/>
              <w:ind w:left="0"/>
              <w:jc w:val="left"/>
              <w:rPr>
                <w:sz w:val="16"/>
                <w:szCs w:val="16"/>
              </w:rPr>
            </w:pPr>
            <w:r>
              <w:rPr>
                <w:sz w:val="16"/>
                <w:szCs w:val="16"/>
              </w:rPr>
              <w:t>Sets width of stroke/border</w:t>
            </w:r>
          </w:p>
        </w:tc>
        <w:tc>
          <w:tcPr>
            <w:tcW w:w="0" w:type="auto"/>
            <w:vAlign w:val="center"/>
          </w:tcPr>
          <w:p w14:paraId="0336CA22" w14:textId="0881161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D6579B6" w14:textId="77777777" w:rsidTr="00BC3FB1">
        <w:trPr>
          <w:jc w:val="center"/>
        </w:trPr>
        <w:tc>
          <w:tcPr>
            <w:tcW w:w="0" w:type="auto"/>
            <w:vMerge/>
            <w:vAlign w:val="center"/>
          </w:tcPr>
          <w:p w14:paraId="2A4C85E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4BA0B5E" w14:textId="19FEB20E"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fillColor</w:t>
            </w:r>
          </w:p>
        </w:tc>
        <w:tc>
          <w:tcPr>
            <w:tcW w:w="0" w:type="auto"/>
            <w:tcBorders>
              <w:top w:val="single" w:sz="4" w:space="0" w:color="auto"/>
              <w:bottom w:val="single" w:sz="4" w:space="0" w:color="auto"/>
            </w:tcBorders>
            <w:vAlign w:val="center"/>
          </w:tcPr>
          <w:p w14:paraId="0052F92F" w14:textId="4A72DF4B" w:rsidR="007C07E3" w:rsidRPr="00C53DC1" w:rsidRDefault="007C07E3" w:rsidP="004F7D64">
            <w:pPr>
              <w:pStyle w:val="body"/>
              <w:spacing w:before="0" w:after="0" w:line="276" w:lineRule="auto"/>
              <w:ind w:left="0"/>
              <w:jc w:val="left"/>
              <w:rPr>
                <w:sz w:val="16"/>
                <w:szCs w:val="16"/>
              </w:rPr>
            </w:pPr>
            <w:r>
              <w:rPr>
                <w:sz w:val="16"/>
                <w:szCs w:val="16"/>
              </w:rPr>
              <w:t>Sets fill color of mxCell</w:t>
            </w:r>
          </w:p>
        </w:tc>
        <w:tc>
          <w:tcPr>
            <w:tcW w:w="0" w:type="auto"/>
            <w:vAlign w:val="center"/>
          </w:tcPr>
          <w:p w14:paraId="0A2E1FFF" w14:textId="5B3A36AB"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9146E48" w14:textId="77777777" w:rsidTr="00BC3FB1">
        <w:trPr>
          <w:jc w:val="center"/>
        </w:trPr>
        <w:tc>
          <w:tcPr>
            <w:tcW w:w="0" w:type="auto"/>
            <w:vMerge/>
            <w:vAlign w:val="center"/>
          </w:tcPr>
          <w:p w14:paraId="1CBD4D0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540D3D8" w14:textId="5B01719D"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fontSize</w:t>
            </w:r>
          </w:p>
        </w:tc>
        <w:tc>
          <w:tcPr>
            <w:tcW w:w="0" w:type="auto"/>
            <w:tcBorders>
              <w:top w:val="single" w:sz="4" w:space="0" w:color="auto"/>
              <w:bottom w:val="single" w:sz="4" w:space="0" w:color="auto"/>
            </w:tcBorders>
            <w:vAlign w:val="center"/>
          </w:tcPr>
          <w:p w14:paraId="430BD831" w14:textId="2380A828" w:rsidR="007C07E3" w:rsidRPr="00C53DC1" w:rsidRDefault="007C07E3" w:rsidP="004F7D64">
            <w:pPr>
              <w:pStyle w:val="body"/>
              <w:spacing w:before="0" w:after="0" w:line="276" w:lineRule="auto"/>
              <w:ind w:left="0"/>
              <w:jc w:val="left"/>
              <w:rPr>
                <w:sz w:val="16"/>
                <w:szCs w:val="16"/>
              </w:rPr>
            </w:pPr>
            <w:r>
              <w:rPr>
                <w:sz w:val="16"/>
                <w:szCs w:val="16"/>
              </w:rPr>
              <w:t>Sets fontSize of label</w:t>
            </w:r>
          </w:p>
        </w:tc>
        <w:tc>
          <w:tcPr>
            <w:tcW w:w="0" w:type="auto"/>
            <w:vAlign w:val="center"/>
          </w:tcPr>
          <w:p w14:paraId="387197A8" w14:textId="635019A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FB462B7" w14:textId="77777777" w:rsidTr="00BC3FB1">
        <w:trPr>
          <w:jc w:val="center"/>
        </w:trPr>
        <w:tc>
          <w:tcPr>
            <w:tcW w:w="0" w:type="auto"/>
            <w:vMerge/>
            <w:vAlign w:val="center"/>
          </w:tcPr>
          <w:p w14:paraId="16B1F1A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9094FF" w14:textId="61708C85"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fontColor</w:t>
            </w:r>
          </w:p>
        </w:tc>
        <w:tc>
          <w:tcPr>
            <w:tcW w:w="0" w:type="auto"/>
            <w:tcBorders>
              <w:top w:val="single" w:sz="4" w:space="0" w:color="auto"/>
              <w:bottom w:val="single" w:sz="4" w:space="0" w:color="auto"/>
            </w:tcBorders>
            <w:vAlign w:val="center"/>
          </w:tcPr>
          <w:p w14:paraId="1CB0C1BF" w14:textId="1374EA6F" w:rsidR="007C07E3" w:rsidRPr="00C53DC1" w:rsidRDefault="007C07E3" w:rsidP="004F7D64">
            <w:pPr>
              <w:pStyle w:val="body"/>
              <w:spacing w:before="0" w:after="0" w:line="276" w:lineRule="auto"/>
              <w:ind w:left="0"/>
              <w:jc w:val="left"/>
              <w:rPr>
                <w:sz w:val="16"/>
                <w:szCs w:val="16"/>
              </w:rPr>
            </w:pPr>
            <w:r>
              <w:rPr>
                <w:sz w:val="16"/>
                <w:szCs w:val="16"/>
              </w:rPr>
              <w:t>Sets fontColor of label</w:t>
            </w:r>
          </w:p>
        </w:tc>
        <w:tc>
          <w:tcPr>
            <w:tcW w:w="0" w:type="auto"/>
            <w:vAlign w:val="center"/>
          </w:tcPr>
          <w:p w14:paraId="44057E53" w14:textId="08457E8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32ACADA" w14:textId="77777777" w:rsidTr="00BC3FB1">
        <w:trPr>
          <w:jc w:val="center"/>
        </w:trPr>
        <w:tc>
          <w:tcPr>
            <w:tcW w:w="0" w:type="auto"/>
            <w:vMerge/>
            <w:tcBorders>
              <w:bottom w:val="single" w:sz="4" w:space="0" w:color="auto"/>
            </w:tcBorders>
            <w:vAlign w:val="center"/>
          </w:tcPr>
          <w:p w14:paraId="5EF3D211"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ACEC0A6" w14:textId="35CBA72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rotation</w:t>
            </w:r>
          </w:p>
        </w:tc>
        <w:tc>
          <w:tcPr>
            <w:tcW w:w="0" w:type="auto"/>
            <w:tcBorders>
              <w:top w:val="single" w:sz="4" w:space="0" w:color="auto"/>
              <w:bottom w:val="single" w:sz="4" w:space="0" w:color="auto"/>
            </w:tcBorders>
            <w:vAlign w:val="center"/>
          </w:tcPr>
          <w:p w14:paraId="78C17E69" w14:textId="62BC8030" w:rsidR="007C07E3" w:rsidRPr="00C53DC1" w:rsidRDefault="007C07E3" w:rsidP="004F7D64">
            <w:pPr>
              <w:pStyle w:val="body"/>
              <w:spacing w:before="0" w:after="0" w:line="276" w:lineRule="auto"/>
              <w:ind w:left="0"/>
              <w:jc w:val="left"/>
              <w:rPr>
                <w:sz w:val="16"/>
                <w:szCs w:val="16"/>
              </w:rPr>
            </w:pPr>
            <w:r>
              <w:rPr>
                <w:sz w:val="16"/>
                <w:szCs w:val="16"/>
              </w:rPr>
              <w:t>Sets rotation of mxCell (0, 90, 180, 360, etc.)</w:t>
            </w:r>
          </w:p>
        </w:tc>
        <w:tc>
          <w:tcPr>
            <w:tcW w:w="0" w:type="auto"/>
            <w:vAlign w:val="center"/>
          </w:tcPr>
          <w:p w14:paraId="321B87BE" w14:textId="108F3206" w:rsidR="007C07E3" w:rsidRPr="00C53DC1" w:rsidRDefault="007C07E3" w:rsidP="00C2134A">
            <w:pPr>
              <w:pStyle w:val="body"/>
              <w:keepNext/>
              <w:spacing w:before="0" w:after="0" w:line="276" w:lineRule="auto"/>
              <w:ind w:left="0"/>
              <w:jc w:val="right"/>
              <w:rPr>
                <w:sz w:val="16"/>
                <w:szCs w:val="16"/>
              </w:rPr>
            </w:pPr>
            <w:r>
              <w:rPr>
                <w:sz w:val="16"/>
                <w:szCs w:val="16"/>
              </w:rPr>
              <w:t>SL</w:t>
            </w:r>
          </w:p>
        </w:tc>
      </w:tr>
    </w:tbl>
    <w:p w14:paraId="2C3632EF" w14:textId="29389067" w:rsidR="000A43F6" w:rsidRDefault="00C2134A" w:rsidP="000D2DCE">
      <w:pPr>
        <w:pStyle w:val="Caption"/>
        <w:spacing w:before="120"/>
        <w:jc w:val="center"/>
      </w:pPr>
      <w:bookmarkStart w:id="118" w:name="_Toc524048386"/>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4</w:t>
      </w:r>
      <w:r w:rsidR="00F011BF">
        <w:rPr>
          <w:noProof/>
        </w:rPr>
        <w:fldChar w:fldCharType="end"/>
      </w:r>
      <w:r>
        <w:t xml:space="preserve"> Detailed decomposition of the styleObject.</w:t>
      </w:r>
      <w:bookmarkEnd w:id="118"/>
    </w:p>
    <w:p w14:paraId="382C019C" w14:textId="10CAD5D9" w:rsidR="006E1C28" w:rsidRDefault="000A43F6" w:rsidP="000A43F6">
      <w:pPr>
        <w:spacing w:after="160" w:line="259" w:lineRule="auto"/>
      </w:pPr>
      <w:r>
        <w:br w:type="page"/>
      </w:r>
    </w:p>
    <w:p w14:paraId="507A964F" w14:textId="77777777" w:rsidR="006E1C28" w:rsidRDefault="006E1C28">
      <w:pPr>
        <w:spacing w:after="160" w:line="259" w:lineRule="auto"/>
      </w:pPr>
      <w:r>
        <w:lastRenderedPageBreak/>
        <w:br w:type="page"/>
      </w:r>
    </w:p>
    <w:p w14:paraId="7B8DFA5E" w14:textId="77777777" w:rsidR="0027002C" w:rsidRPr="000A43F6" w:rsidRDefault="0027002C" w:rsidP="000A43F6">
      <w:pPr>
        <w:spacing w:after="160" w:line="259" w:lineRule="auto"/>
        <w:rPr>
          <w:rFonts w:ascii="Roboto" w:eastAsia="Arial" w:hAnsi="Roboto" w:cs="Arial"/>
          <w:color w:val="222222"/>
          <w:sz w:val="21"/>
          <w:szCs w:val="21"/>
          <w:shd w:val="clear" w:color="auto" w:fill="FFFFFF"/>
        </w:rPr>
        <w:sectPr w:rsidR="0027002C" w:rsidRPr="000A43F6" w:rsidSect="00ED1F9B">
          <w:type w:val="continuous"/>
          <w:pgSz w:w="11906" w:h="16838"/>
          <w:pgMar w:top="1440" w:right="1440" w:bottom="1440" w:left="1440" w:header="708" w:footer="708" w:gutter="0"/>
          <w:cols w:space="708"/>
          <w:titlePg/>
          <w:docGrid w:linePitch="360"/>
        </w:sectPr>
      </w:pPr>
    </w:p>
    <w:p w14:paraId="0914CA96" w14:textId="5D5F2833" w:rsidR="0027002C" w:rsidRDefault="0027002C" w:rsidP="00B67A4F">
      <w:pPr>
        <w:pStyle w:val="h1"/>
      </w:pPr>
      <w:bookmarkStart w:id="119" w:name="_Toc524108115"/>
      <w:r>
        <w:lastRenderedPageBreak/>
        <w:t>P&amp;ID Graphing Algorithm</w:t>
      </w:r>
      <w:bookmarkEnd w:id="119"/>
    </w:p>
    <w:p w14:paraId="07262EE6" w14:textId="56429726" w:rsidR="00F73782" w:rsidRDefault="00C46FA6" w:rsidP="0066419F">
      <w:pPr>
        <w:pStyle w:val="h2"/>
      </w:pPr>
      <w:bookmarkStart w:id="120" w:name="_Toc524108116"/>
      <w:r>
        <w:t>Overview</w:t>
      </w:r>
      <w:bookmarkEnd w:id="120"/>
    </w:p>
    <w:p w14:paraId="2A0E449D" w14:textId="38A2673A" w:rsidR="007C063C" w:rsidRDefault="00F73782" w:rsidP="000D7478">
      <w:pPr>
        <w:pStyle w:val="body"/>
      </w:pPr>
      <w:r>
        <w:t>Thi</w:t>
      </w:r>
      <w:r w:rsidR="00981BF7">
        <w:t>s section will explain the intricacies and working principle of the</w:t>
      </w:r>
      <w:r>
        <w:t xml:space="preserve"> </w:t>
      </w:r>
      <w:r w:rsidRPr="00981BF7">
        <w:rPr>
          <w:rStyle w:val="CodeChar"/>
          <w:rFonts w:eastAsia="Arial"/>
        </w:rPr>
        <w:t>vertexPlacement</w:t>
      </w:r>
      <w:r>
        <w:t xml:space="preserve"> function mentioned </w:t>
      </w:r>
      <w:r w:rsidR="0039418C" w:rsidRPr="00F811B9">
        <w:rPr>
          <w:color w:val="auto"/>
        </w:rPr>
        <w:t xml:space="preserve">previously </w:t>
      </w:r>
      <w:r w:rsidRPr="00F811B9">
        <w:rPr>
          <w:color w:val="auto"/>
        </w:rPr>
        <w:t>in section 4.3.4.</w:t>
      </w:r>
      <w:r w:rsidR="00981BF7" w:rsidRPr="00F811B9">
        <w:rPr>
          <w:color w:val="auto"/>
        </w:rPr>
        <w:t xml:space="preserve"> </w:t>
      </w:r>
      <w:r w:rsidR="00B4127C" w:rsidRPr="00F811B9">
        <w:rPr>
          <w:color w:val="auto"/>
        </w:rPr>
        <w:t xml:space="preserve">The vertexPlacement function encapsulates the P&amp;ID graphing algorithm code entirely. Code snippets </w:t>
      </w:r>
      <w:r w:rsidR="00B4127C">
        <w:t>and diagrams will be presented to aid in the explanation, as the functioin itself spans</w:t>
      </w:r>
      <w:r w:rsidR="00BA4921">
        <w:t xml:space="preserve"> over several hundred lines, too many to be</w:t>
      </w:r>
      <w:r w:rsidR="0076622C">
        <w:t xml:space="preserve"> presented in significant</w:t>
      </w:r>
      <w:r w:rsidR="009E1326">
        <w:t>ly long</w:t>
      </w:r>
      <w:r w:rsidR="0076622C">
        <w:t xml:space="preserve"> snippets in this document.</w:t>
      </w:r>
      <w:r w:rsidR="008919E4">
        <w:t xml:space="preserve"> The graphing algorithm for the generation of P&amp;ID visualizations represent</w:t>
      </w:r>
      <w:r w:rsidR="006B310C">
        <w:t>ed a significant challenge, as no similar works were found, with comparable characteristics and/or goals. The developed concept is thus the integration of research from distinct areas, as are those of graphing</w:t>
      </w:r>
    </w:p>
    <w:p w14:paraId="2344699F" w14:textId="3753EF40" w:rsidR="0066419F" w:rsidRDefault="00B4127C" w:rsidP="000D7478">
      <w:pPr>
        <w:pStyle w:val="body"/>
      </w:pPr>
      <w:r>
        <w:t xml:space="preserve"> </w:t>
      </w:r>
    </w:p>
    <w:p w14:paraId="4AA00D8E" w14:textId="212E9854" w:rsidR="000D7478" w:rsidRDefault="000D7478" w:rsidP="000D7478">
      <w:pPr>
        <w:pStyle w:val="bodyheaderbold"/>
      </w:pPr>
      <w:r>
        <w:t>Requirements</w:t>
      </w:r>
    </w:p>
    <w:p w14:paraId="743A3ACC" w14:textId="3C21AB43" w:rsidR="000D7478" w:rsidRPr="00C35DEC" w:rsidRDefault="000D7478" w:rsidP="00F27DB8">
      <w:pPr>
        <w:pStyle w:val="tightlist"/>
      </w:pPr>
      <w:r>
        <w:t>S</w:t>
      </w:r>
      <w:r w:rsidRPr="00C35DEC">
        <w:t>implicity over efficiency of the algorithm as to allow later improvements and since the creation of P&amp;ID visualizations is not time critical</w:t>
      </w:r>
    </w:p>
    <w:p w14:paraId="78EE873D" w14:textId="72B3EC53" w:rsidR="000D7478" w:rsidRDefault="000D7478" w:rsidP="00F45F00">
      <w:pPr>
        <w:pStyle w:val="tightlist"/>
      </w:pPr>
      <w:r>
        <w:t>A</w:t>
      </w:r>
      <w:r w:rsidRPr="00C35DEC">
        <w:t>lgorithm concept for P&amp;ID visualizations works no matter the complexity of the modelled process engineering plant</w:t>
      </w:r>
    </w:p>
    <w:p w14:paraId="7B7E14D3" w14:textId="2EF1D96A" w:rsidR="00F27DB8" w:rsidRPr="00C35DEC" w:rsidRDefault="00F27DB8" w:rsidP="00F45F00">
      <w:pPr>
        <w:pStyle w:val="tightlist"/>
      </w:pPr>
      <w:r>
        <w:t xml:space="preserve">Optimal </w:t>
      </w:r>
      <w:r w:rsidRPr="00C35DEC">
        <w:t>packing</w:t>
      </w:r>
      <w:r>
        <w:t xml:space="preserve"> of the P&amp;ID visualization for limited screen sizes</w:t>
      </w:r>
    </w:p>
    <w:p w14:paraId="71C714FC" w14:textId="014AF661" w:rsidR="000D7478" w:rsidRPr="00C35DEC" w:rsidRDefault="000D7478" w:rsidP="00F45F00">
      <w:pPr>
        <w:pStyle w:val="tightlist"/>
      </w:pPr>
      <w:r w:rsidRPr="00C35DEC">
        <w:t xml:space="preserve">Ability of progressively enhancing </w:t>
      </w:r>
      <w:r>
        <w:t>the</w:t>
      </w:r>
      <w:r w:rsidRPr="00C35DEC">
        <w:t xml:space="preserve"> algorithm for creation of better and more complex visualizations without change in </w:t>
      </w:r>
      <w:r w:rsidR="00F22A32">
        <w:t xml:space="preserve"> </w:t>
      </w:r>
      <w:r w:rsidR="004033EB">
        <w:t>concept</w:t>
      </w:r>
    </w:p>
    <w:p w14:paraId="690F693C" w14:textId="10A58433" w:rsidR="00F45F00" w:rsidRDefault="000D7478" w:rsidP="007C063C">
      <w:pPr>
        <w:pStyle w:val="tightlist"/>
      </w:pPr>
      <w:r w:rsidRPr="00C35DEC">
        <w:t>Implementation of the algorithm for the example Aida Brewery plant</w:t>
      </w:r>
    </w:p>
    <w:p w14:paraId="38CD4EC7" w14:textId="77777777" w:rsidR="007C063C" w:rsidRDefault="007C063C" w:rsidP="007C063C">
      <w:pPr>
        <w:pStyle w:val="tightlist"/>
        <w:numPr>
          <w:ilvl w:val="0"/>
          <w:numId w:val="0"/>
        </w:numPr>
      </w:pPr>
    </w:p>
    <w:p w14:paraId="7E2B1894" w14:textId="616493E0" w:rsidR="008E660C" w:rsidRDefault="007C063C" w:rsidP="008E660C">
      <w:pPr>
        <w:pStyle w:val="bodyheaderbold"/>
      </w:pPr>
      <w:r>
        <w:t>Encountered Issues</w:t>
      </w:r>
    </w:p>
    <w:p w14:paraId="70146EA0" w14:textId="6DCC3BEA" w:rsidR="00B95E99" w:rsidRDefault="00B95E99" w:rsidP="008E660C">
      <w:pPr>
        <w:pStyle w:val="tightlist"/>
      </w:pPr>
      <w:r>
        <w:t xml:space="preserve">A P&amp;ID diagram requires </w:t>
      </w:r>
      <w:r w:rsidR="00F8058A">
        <w:t>complex and unaparent positioning</w:t>
      </w:r>
      <w:r>
        <w:t xml:space="preserve"> logic, contrary to regular graphs, which can be </w:t>
      </w:r>
      <w:r w:rsidR="00F8058A">
        <w:t>layed out with existing algorithmic approaches</w:t>
      </w:r>
    </w:p>
    <w:p w14:paraId="1174B14E" w14:textId="4F2364B6" w:rsidR="008E660C" w:rsidRDefault="008E660C" w:rsidP="008E660C">
      <w:pPr>
        <w:pStyle w:val="tightlist"/>
      </w:pPr>
      <w:r>
        <w:t xml:space="preserve">Inconsistencies in the </w:t>
      </w:r>
      <w:r w:rsidR="00EA48E1">
        <w:t>plant instance hierarchy</w:t>
      </w:r>
      <w:r w:rsidR="006F4A25">
        <w:t xml:space="preserve"> </w:t>
      </w:r>
      <w:r>
        <w:t>model</w:t>
      </w:r>
      <w:r w:rsidR="006F4A25">
        <w:t xml:space="preserve"> for the purpose of t</w:t>
      </w:r>
      <w:r w:rsidR="00F011BF">
        <w:t>his algorithm</w:t>
      </w:r>
      <w:r w:rsidR="006F4A25">
        <w:t>,</w:t>
      </w:r>
      <w:r>
        <w:t xml:space="preserve"> such as </w:t>
      </w:r>
      <w:r w:rsidR="00EA48E1">
        <w:t>g</w:t>
      </w:r>
      <w:r>
        <w:t>roups containing</w:t>
      </w:r>
      <w:r w:rsidR="006F4A25">
        <w:t xml:space="preserve"> other</w:t>
      </w:r>
      <w:r>
        <w:t xml:space="preserve"> groups but also</w:t>
      </w:r>
      <w:r w:rsidR="006F4A25">
        <w:t xml:space="preserve"> other</w:t>
      </w:r>
      <w:r>
        <w:t xml:space="preserve"> shapes</w:t>
      </w:r>
      <w:r w:rsidR="00EA48E1">
        <w:t xml:space="preserve"> as children</w:t>
      </w:r>
    </w:p>
    <w:p w14:paraId="44C2B8C1" w14:textId="1BDB78C1" w:rsidR="008E660C" w:rsidRDefault="00F011BF" w:rsidP="008E660C">
      <w:pPr>
        <w:pStyle w:val="tightlist"/>
      </w:pPr>
      <w:r>
        <w:t>Inconsistencies lead</w:t>
      </w:r>
      <w:r w:rsidR="008E660C">
        <w:t xml:space="preserve"> to </w:t>
      </w:r>
      <w:r>
        <w:t>i</w:t>
      </w:r>
      <w:r w:rsidR="008E660C">
        <w:t>rregular</w:t>
      </w:r>
      <w:r>
        <w:t xml:space="preserve"> shape</w:t>
      </w:r>
      <w:r w:rsidR="008E660C">
        <w:t xml:space="preserve"> </w:t>
      </w:r>
      <w:r>
        <w:t>p</w:t>
      </w:r>
      <w:r w:rsidR="008E660C">
        <w:t>lacement in the majority of cases</w:t>
      </w:r>
      <w:r>
        <w:t xml:space="preserve"> for the P&amp;ID visualization,</w:t>
      </w:r>
      <w:r w:rsidR="008E660C">
        <w:t xml:space="preserve"> </w:t>
      </w:r>
      <w:r w:rsidR="00EA48E1">
        <w:t xml:space="preserve">what in turn </w:t>
      </w:r>
      <w:r w:rsidR="00B95E99">
        <w:t>calls for more</w:t>
      </w:r>
      <w:r w:rsidR="008E660C">
        <w:t xml:space="preserve"> </w:t>
      </w:r>
      <w:r>
        <w:t xml:space="preserve">programming </w:t>
      </w:r>
      <w:r w:rsidR="008E660C">
        <w:t>logic</w:t>
      </w:r>
      <w:r w:rsidR="00B95E99">
        <w:t>, usually too much due to the declarative nature of the algorithm</w:t>
      </w:r>
    </w:p>
    <w:p w14:paraId="7D369F86" w14:textId="315674F5" w:rsidR="008E660C" w:rsidRDefault="008E660C" w:rsidP="008E660C">
      <w:pPr>
        <w:pStyle w:val="tightlist"/>
      </w:pPr>
      <w:r>
        <w:t>Relative positioning sometimes suboptimal, but still the best alternative</w:t>
      </w:r>
    </w:p>
    <w:p w14:paraId="3392C899" w14:textId="20AE5DDD" w:rsidR="008E660C" w:rsidRDefault="008E660C" w:rsidP="008E660C">
      <w:pPr>
        <w:pStyle w:val="tightlist"/>
      </w:pPr>
      <w:r>
        <w:t>Much effort and little progress in improving the algorithm</w:t>
      </w:r>
    </w:p>
    <w:p w14:paraId="050EB7D0" w14:textId="77777777" w:rsidR="007C063C" w:rsidRDefault="007C063C" w:rsidP="007C063C">
      <w:pPr>
        <w:pStyle w:val="tightlist"/>
        <w:numPr>
          <w:ilvl w:val="0"/>
          <w:numId w:val="0"/>
        </w:numPr>
      </w:pPr>
    </w:p>
    <w:p w14:paraId="2126653C" w14:textId="55C59152" w:rsidR="008E660C" w:rsidRDefault="008E660C" w:rsidP="007C063C">
      <w:pPr>
        <w:pStyle w:val="bodyheaderbold"/>
      </w:pPr>
      <w:r>
        <w:t>Solution:</w:t>
      </w:r>
    </w:p>
    <w:p w14:paraId="21970776" w14:textId="1AB2F9D6" w:rsidR="0072112D" w:rsidRDefault="000E6DFA" w:rsidP="0072112D">
      <w:pPr>
        <w:pStyle w:val="body"/>
      </w:pPr>
      <w:r>
        <w:t xml:space="preserve">Developed algorithm consists </w:t>
      </w:r>
      <w:r w:rsidR="00C50F2F">
        <w:t>of</w:t>
      </w:r>
      <w:r>
        <w:t xml:space="preserve"> two parts</w:t>
      </w:r>
      <w:r w:rsidR="00C50F2F">
        <w:t xml:space="preserve"> relatively</w:t>
      </w:r>
      <w:r w:rsidR="006F1BF4">
        <w:t xml:space="preserve"> independent</w:t>
      </w:r>
      <w:r w:rsidR="00C50F2F">
        <w:t xml:space="preserve"> from each other</w:t>
      </w:r>
      <w:r>
        <w:t xml:space="preserve">: </w:t>
      </w:r>
    </w:p>
    <w:p w14:paraId="210831F6" w14:textId="18263450" w:rsidR="0072112D" w:rsidRDefault="00C0459A" w:rsidP="0072112D">
      <w:pPr>
        <w:pStyle w:val="tightlist"/>
      </w:pPr>
      <w:r w:rsidRPr="00C0459A">
        <w:rPr>
          <w:b/>
        </w:rPr>
        <w:t>Specification</w:t>
      </w:r>
      <w:r w:rsidR="000E6DFA" w:rsidRPr="00C0459A">
        <w:rPr>
          <w:b/>
        </w:rPr>
        <w:t xml:space="preserve"> of </w:t>
      </w:r>
      <w:r w:rsidR="0072112D" w:rsidRPr="00C0459A">
        <w:rPr>
          <w:b/>
        </w:rPr>
        <w:t>C</w:t>
      </w:r>
      <w:r w:rsidR="000E6DFA" w:rsidRPr="00C0459A">
        <w:rPr>
          <w:b/>
        </w:rPr>
        <w:t>onstraints</w:t>
      </w:r>
      <w:r>
        <w:rPr>
          <w:b/>
        </w:rPr>
        <w:t xml:space="preserve">: </w:t>
      </w:r>
      <w:r w:rsidRPr="00C0459A">
        <w:t xml:space="preserve">logically </w:t>
      </w:r>
      <w:r>
        <w:t xml:space="preserve">tagging shapes according to </w:t>
      </w:r>
      <w:r w:rsidR="003359A8">
        <w:t>their</w:t>
      </w:r>
      <w:r>
        <w:t xml:space="preserve"> properties (e.g. </w:t>
      </w:r>
      <w:r w:rsidRPr="003359A8">
        <w:rPr>
          <w:rStyle w:val="CodeChar"/>
          <w:rFonts w:eastAsia="Arial"/>
        </w:rPr>
        <w:t>pidClass</w:t>
      </w:r>
      <w:r>
        <w:t xml:space="preserve">, </w:t>
      </w:r>
      <w:r w:rsidRPr="003359A8">
        <w:rPr>
          <w:rStyle w:val="CodeChar"/>
          <w:rFonts w:eastAsia="Arial"/>
        </w:rPr>
        <w:t>pidCategory</w:t>
      </w:r>
      <w:r>
        <w:t xml:space="preserve">, or more specifically </w:t>
      </w:r>
      <w:r w:rsidRPr="003359A8">
        <w:rPr>
          <w:rStyle w:val="CodeChar"/>
          <w:rFonts w:eastAsia="Arial"/>
        </w:rPr>
        <w:t>shapeName</w:t>
      </w:r>
      <w:r>
        <w:t xml:space="preserve">, </w:t>
      </w:r>
      <w:r w:rsidR="0020512D" w:rsidRPr="0020512D">
        <w:rPr>
          <w:rStyle w:val="CodeChar"/>
          <w:rFonts w:eastAsia="Arial"/>
        </w:rPr>
        <w:t>styleObject.mounting</w:t>
      </w:r>
      <w:r w:rsidR="0020512D">
        <w:t>) in order to later target tagged shapes specifically to apply certain positioning rules.</w:t>
      </w:r>
    </w:p>
    <w:p w14:paraId="186245FC" w14:textId="6F7C4655" w:rsidR="003359A8" w:rsidRDefault="00A323FF" w:rsidP="00376544">
      <w:pPr>
        <w:pStyle w:val="tightlist"/>
      </w:pPr>
      <w:r>
        <w:rPr>
          <w:b/>
        </w:rPr>
        <w:t xml:space="preserve">Vertex Placement via Positioning Rules: </w:t>
      </w:r>
      <w:r>
        <w:t>rules apply specific positioning logic to shapes with specific tags</w:t>
      </w:r>
      <w:r w:rsidR="00A01AD2">
        <w:t xml:space="preserve"> and </w:t>
      </w:r>
      <w:r>
        <w:t>are</w:t>
      </w:r>
      <w:r w:rsidR="00A01AD2">
        <w:t xml:space="preserve"> programmed </w:t>
      </w:r>
      <w:r>
        <w:t>declarative</w:t>
      </w:r>
      <w:r w:rsidR="00A01AD2">
        <w:t>ly (more rules can be add</w:t>
      </w:r>
      <w:r w:rsidR="00376544">
        <w:t>ed</w:t>
      </w:r>
      <w:r w:rsidR="00A01AD2">
        <w:t xml:space="preserve"> later)</w:t>
      </w:r>
      <w:r>
        <w:t xml:space="preserve">, while each rule encapsulates an algorithmic </w:t>
      </w:r>
      <w:r w:rsidR="00A01AD2">
        <w:t xml:space="preserve">approach for the </w:t>
      </w:r>
      <w:r>
        <w:t>positioing logic</w:t>
      </w:r>
      <w:r w:rsidR="00A01AD2">
        <w:t xml:space="preserve"> (which can be later progressivley enhanced for each rule)</w:t>
      </w:r>
      <w:r>
        <w:t>.</w:t>
      </w:r>
    </w:p>
    <w:p w14:paraId="0DA312A8" w14:textId="77777777" w:rsidR="00376544" w:rsidRDefault="00376544" w:rsidP="00376544">
      <w:pPr>
        <w:pStyle w:val="tightlist"/>
        <w:numPr>
          <w:ilvl w:val="0"/>
          <w:numId w:val="0"/>
        </w:numPr>
        <w:ind w:left="476"/>
      </w:pPr>
    </w:p>
    <w:p w14:paraId="10751670" w14:textId="28DEE950" w:rsidR="003359A8" w:rsidRDefault="003359A8" w:rsidP="003359A8">
      <w:pPr>
        <w:pStyle w:val="body"/>
      </w:pPr>
      <w:r>
        <w:t>The implementation details of both main parts of the P&amp;ID graphing algorithm will be described in the following sections.</w:t>
      </w:r>
    </w:p>
    <w:p w14:paraId="743DA5F1" w14:textId="0D11D7C3" w:rsidR="0027002C" w:rsidRDefault="00935330" w:rsidP="0066419F">
      <w:pPr>
        <w:pStyle w:val="h3"/>
      </w:pPr>
      <w:bookmarkStart w:id="121" w:name="_Toc524108117"/>
      <w:r>
        <w:t>Specification of Constraints</w:t>
      </w:r>
      <w:bookmarkEnd w:id="121"/>
    </w:p>
    <w:p w14:paraId="231426B4" w14:textId="77777777" w:rsidR="00376544" w:rsidRDefault="002E53AF" w:rsidP="00376544">
      <w:pPr>
        <w:pStyle w:val="body"/>
        <w:keepNext/>
        <w:jc w:val="center"/>
      </w:pPr>
      <w:r w:rsidRPr="002E53AF">
        <w:rPr>
          <w:noProof/>
          <w:lang w:val="de-DE" w:eastAsia="de-DE"/>
        </w:rPr>
        <w:drawing>
          <wp:inline distT="0" distB="0" distL="0" distR="0" wp14:anchorId="3F32E571" wp14:editId="0AE1E39E">
            <wp:extent cx="6042062" cy="5143718"/>
            <wp:effectExtent l="0" t="0" r="0" b="0"/>
            <wp:docPr id="1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46935" cy="5147866"/>
                    </a:xfrm>
                    <a:prstGeom prst="rect">
                      <a:avLst/>
                    </a:prstGeom>
                  </pic:spPr>
                </pic:pic>
              </a:graphicData>
            </a:graphic>
          </wp:inline>
        </w:drawing>
      </w:r>
    </w:p>
    <w:p w14:paraId="008F1050" w14:textId="6766A118" w:rsidR="00935330" w:rsidRDefault="00376544" w:rsidP="00376544">
      <w:pPr>
        <w:pStyle w:val="Caption"/>
        <w:jc w:val="center"/>
      </w:pPr>
      <w:bookmarkStart w:id="122" w:name="_Toc524048414"/>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27</w:t>
      </w:r>
      <w:r w:rsidR="00796E1C">
        <w:rPr>
          <w:noProof/>
        </w:rPr>
        <w:fldChar w:fldCharType="end"/>
      </w:r>
      <w:r>
        <w:t xml:space="preserve"> </w:t>
      </w:r>
      <w:r w:rsidRPr="00681D08">
        <w:t>UML 2.0 activity diagram of constraint specification</w:t>
      </w:r>
      <w:r w:rsidR="00847B21">
        <w:t xml:space="preserve"> for shapes</w:t>
      </w:r>
      <w:r w:rsidRPr="00681D08">
        <w:t>.</w:t>
      </w:r>
      <w:bookmarkEnd w:id="122"/>
    </w:p>
    <w:p w14:paraId="45447BB0" w14:textId="67C072C8" w:rsidR="00D4315B" w:rsidRDefault="00376544" w:rsidP="00D4315B">
      <w:pPr>
        <w:pStyle w:val="body"/>
      </w:pPr>
      <w:r>
        <w:lastRenderedPageBreak/>
        <w:t xml:space="preserve">The </w:t>
      </w:r>
      <w:r w:rsidRPr="00D21F79">
        <w:rPr>
          <w:color w:val="auto"/>
        </w:rPr>
        <w:t xml:space="preserve">specification of constraints is programmed declaratively </w:t>
      </w:r>
      <w:r w:rsidR="00CE43EB" w:rsidRPr="00D21F79">
        <w:rPr>
          <w:color w:val="auto"/>
        </w:rPr>
        <w:t xml:space="preserve">in the first part of the </w:t>
      </w:r>
      <w:r w:rsidR="00CE43EB" w:rsidRPr="00D21F79">
        <w:rPr>
          <w:rStyle w:val="CodeChar"/>
          <w:rFonts w:eastAsia="Arial"/>
          <w:color w:val="auto"/>
        </w:rPr>
        <w:t>vertexPlacement</w:t>
      </w:r>
      <w:r w:rsidR="00CE43EB" w:rsidRPr="00D21F79">
        <w:rPr>
          <w:color w:val="auto"/>
        </w:rPr>
        <w:t xml:space="preserve"> function. Figure 27 illustrates the </w:t>
      </w:r>
      <w:r w:rsidR="00F0241F" w:rsidRPr="00D21F79">
        <w:rPr>
          <w:color w:val="auto"/>
        </w:rPr>
        <w:t xml:space="preserve">activity diagram of the specification process through which all shapes are subject </w:t>
      </w:r>
      <w:r w:rsidR="00847B21" w:rsidRPr="00D21F79">
        <w:rPr>
          <w:color w:val="auto"/>
        </w:rPr>
        <w:t>to to</w:t>
      </w:r>
      <w:r w:rsidR="00F0241F" w:rsidRPr="00D21F79">
        <w:rPr>
          <w:color w:val="auto"/>
        </w:rPr>
        <w:t xml:space="preserve"> be iteratively tagged.</w:t>
      </w:r>
      <w:r w:rsidR="00E0155B" w:rsidRPr="00D21F79">
        <w:rPr>
          <w:color w:val="auto"/>
        </w:rPr>
        <w:t xml:space="preserve"> As can be seen from </w:t>
      </w:r>
      <w:r w:rsidR="006B2161">
        <w:rPr>
          <w:color w:val="auto"/>
        </w:rPr>
        <w:t>the diagram</w:t>
      </w:r>
      <w:r w:rsidR="00FF48A5" w:rsidRPr="00D21F79">
        <w:rPr>
          <w:color w:val="auto"/>
        </w:rPr>
        <w:t>, the system for tagging can be easily enhanced and expanded for more specific tagging of the shapes, what in turn would allow for a more specific targeting of the positioning logic in form of rules. The system is implemented as a nested tree of conditional statements</w:t>
      </w:r>
      <w:r w:rsidR="00847B21" w:rsidRPr="00D21F79">
        <w:rPr>
          <w:color w:val="auto"/>
        </w:rPr>
        <w:t>, in which the nesting level of the statement corresponds to the specificity of the ta</w:t>
      </w:r>
      <w:r w:rsidR="006940A8" w:rsidRPr="00D21F79">
        <w:rPr>
          <w:color w:val="auto"/>
        </w:rPr>
        <w:t xml:space="preserve">g, with more specific tags on the bottom </w:t>
      </w:r>
      <w:r w:rsidR="006940A8">
        <w:t>and more general ones tending to the top. The specification of constraints in form of tags had several benefits for the specific case of P&amp;ID graphing:</w:t>
      </w:r>
    </w:p>
    <w:p w14:paraId="7316EB2D" w14:textId="28D710A9" w:rsidR="00376544" w:rsidRDefault="00376544" w:rsidP="00376544">
      <w:pPr>
        <w:pStyle w:val="Title"/>
      </w:pPr>
      <w:r>
        <w:t>Constraints in form of tags means any shape can be tagged as much as needed to keep refining the logic used for its positioning.</w:t>
      </w:r>
    </w:p>
    <w:p w14:paraId="41EEC916" w14:textId="77777777" w:rsidR="006940A8" w:rsidRDefault="00376544" w:rsidP="00376544">
      <w:pPr>
        <w:pStyle w:val="tightlist"/>
      </w:pPr>
      <w:r>
        <w:t>Specification of Constraints allows logic to be targeted specifically for certain shapes</w:t>
      </w:r>
      <w:r w:rsidR="006940A8">
        <w:t xml:space="preserve">, </w:t>
      </w:r>
    </w:p>
    <w:p w14:paraId="7A7B98EF" w14:textId="3CFCD4B4" w:rsidR="00376544" w:rsidRDefault="006940A8" w:rsidP="00376544">
      <w:pPr>
        <w:pStyle w:val="tightlist"/>
      </w:pPr>
      <w:r>
        <w:t>Tags make it very clear as to which shapes are positionied with which rules, as the tags are contained in a</w:t>
      </w:r>
      <w:r w:rsidR="004166E1">
        <w:t>n array as properties of the shape itself, and can thus be logged (see figure 28).</w:t>
      </w:r>
    </w:p>
    <w:p w14:paraId="193A77E9" w14:textId="6664D7BE" w:rsidR="00376544" w:rsidRDefault="00376544" w:rsidP="00376544">
      <w:pPr>
        <w:pStyle w:val="tightlist"/>
      </w:pPr>
      <w:r>
        <w:t>Constraints allow progressive enhancement and are loosely coupled to the actual positioning logic</w:t>
      </w:r>
      <w:r w:rsidR="004C4B1B">
        <w:t xml:space="preserve"> itself</w:t>
      </w:r>
    </w:p>
    <w:p w14:paraId="45B57E46" w14:textId="77777777" w:rsidR="00342C29" w:rsidRPr="00376544" w:rsidRDefault="00342C29" w:rsidP="00342C29">
      <w:pPr>
        <w:pStyle w:val="body"/>
      </w:pPr>
    </w:p>
    <w:p w14:paraId="0C13CBBD" w14:textId="77777777" w:rsidR="004166E1" w:rsidRDefault="002E53AF" w:rsidP="004166E1">
      <w:pPr>
        <w:pStyle w:val="body"/>
        <w:keepNext/>
        <w:jc w:val="center"/>
      </w:pPr>
      <w:r>
        <w:rPr>
          <w:noProof/>
          <w:lang w:val="de-DE" w:eastAsia="de-DE"/>
        </w:rPr>
        <w:drawing>
          <wp:inline distT="0" distB="0" distL="0" distR="0" wp14:anchorId="3E4FEB4C" wp14:editId="16E5C9F1">
            <wp:extent cx="5410835" cy="1781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827"/>
                    <a:stretch/>
                  </pic:blipFill>
                  <pic:spPr bwMode="auto">
                    <a:xfrm>
                      <a:off x="0" y="0"/>
                      <a:ext cx="5538736" cy="1823278"/>
                    </a:xfrm>
                    <a:prstGeom prst="rect">
                      <a:avLst/>
                    </a:prstGeom>
                    <a:ln>
                      <a:noFill/>
                    </a:ln>
                    <a:extLst>
                      <a:ext uri="{53640926-AAD7-44D8-BBD7-CCE9431645EC}">
                        <a14:shadowObscured xmlns:a14="http://schemas.microsoft.com/office/drawing/2010/main"/>
                      </a:ext>
                    </a:extLst>
                  </pic:spPr>
                </pic:pic>
              </a:graphicData>
            </a:graphic>
          </wp:inline>
        </w:drawing>
      </w:r>
    </w:p>
    <w:p w14:paraId="6DB644CD" w14:textId="67CA451E" w:rsidR="002E53AF" w:rsidRDefault="004166E1" w:rsidP="004166E1">
      <w:pPr>
        <w:pStyle w:val="Caption"/>
        <w:jc w:val="center"/>
      </w:pPr>
      <w:bookmarkStart w:id="123" w:name="_Toc524048415"/>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28</w:t>
      </w:r>
      <w:r w:rsidR="00796E1C">
        <w:rPr>
          <w:noProof/>
        </w:rPr>
        <w:fldChar w:fldCharType="end"/>
      </w:r>
      <w:r>
        <w:t xml:space="preserve"> Example log of several shape propertie</w:t>
      </w:r>
      <w:r w:rsidR="00BC3FB1">
        <w:t>s</w:t>
      </w:r>
      <w:r>
        <w:t xml:space="preserve"> after constraint specification (tags highlighted in yellow)</w:t>
      </w:r>
      <w:bookmarkEnd w:id="123"/>
    </w:p>
    <w:p w14:paraId="22838E73" w14:textId="77777777" w:rsidR="00342C29" w:rsidRPr="00342C29" w:rsidRDefault="00342C29" w:rsidP="00342C29"/>
    <w:p w14:paraId="474386D5" w14:textId="3A9F134A" w:rsidR="003E55BA" w:rsidRDefault="00935330" w:rsidP="00B800BB">
      <w:pPr>
        <w:pStyle w:val="h3"/>
      </w:pPr>
      <w:bookmarkStart w:id="124" w:name="_Toc524108118"/>
      <w:r>
        <w:t>Vertex Placement</w:t>
      </w:r>
      <w:bookmarkEnd w:id="124"/>
    </w:p>
    <w:p w14:paraId="5927B18D" w14:textId="247A35FE" w:rsidR="000371D7" w:rsidRDefault="00880854" w:rsidP="00FF5C43">
      <w:pPr>
        <w:pStyle w:val="bodyheaderbold"/>
      </w:pPr>
      <w:r>
        <w:t>Concept</w:t>
      </w:r>
      <w:r w:rsidR="004937FC">
        <w:t>ual Overview</w:t>
      </w:r>
    </w:p>
    <w:p w14:paraId="7F7608DE" w14:textId="7FEBE4E8" w:rsidR="00A44479" w:rsidRDefault="00A44479" w:rsidP="00A44479">
      <w:pPr>
        <w:pStyle w:val="body"/>
      </w:pPr>
      <w:r>
        <w:t>The following points summarize the second part of the vertexPlacement funciton, for the actual positioning of the cell</w:t>
      </w:r>
      <w:r w:rsidR="00021773">
        <w:t>s.</w:t>
      </w:r>
      <w:r>
        <w:t xml:space="preserve"> </w:t>
      </w:r>
    </w:p>
    <w:p w14:paraId="1703FE37" w14:textId="5B3BE9A3" w:rsidR="00B800BB" w:rsidRDefault="00A44479" w:rsidP="00B800BB">
      <w:pPr>
        <w:pStyle w:val="tightlist"/>
      </w:pPr>
      <w:r>
        <w:t>Graph</w:t>
      </w:r>
      <w:r w:rsidR="00B800BB">
        <w:t xml:space="preserve"> settings</w:t>
      </w:r>
      <w:r>
        <w:t xml:space="preserve"> like </w:t>
      </w:r>
      <w:r w:rsidRPr="00A44479">
        <w:rPr>
          <w:rStyle w:val="CodeChar"/>
          <w:rFonts w:eastAsia="Arial"/>
        </w:rPr>
        <w:t>spacing</w:t>
      </w:r>
      <w:r>
        <w:t xml:space="preserve">, </w:t>
      </w:r>
      <w:r w:rsidRPr="00A44479">
        <w:rPr>
          <w:rStyle w:val="CodeChar"/>
          <w:rFonts w:eastAsia="Arial"/>
        </w:rPr>
        <w:t>margin</w:t>
      </w:r>
      <w:r>
        <w:t xml:space="preserve">, </w:t>
      </w:r>
      <w:r w:rsidRPr="00A44479">
        <w:rPr>
          <w:rStyle w:val="CodeChar"/>
          <w:rFonts w:eastAsia="Arial"/>
        </w:rPr>
        <w:t>pageWidth</w:t>
      </w:r>
      <w:r>
        <w:t xml:space="preserve"> and </w:t>
      </w:r>
      <w:r w:rsidRPr="00A44479">
        <w:rPr>
          <w:rStyle w:val="CodeChar"/>
          <w:rFonts w:eastAsia="Arial"/>
        </w:rPr>
        <w:t>pageHeight</w:t>
      </w:r>
      <w:r>
        <w:t xml:space="preserve"> </w:t>
      </w:r>
      <w:r w:rsidR="00B800BB">
        <w:t xml:space="preserve">implemented as </w:t>
      </w:r>
      <w:r>
        <w:t>variables</w:t>
      </w:r>
      <w:r w:rsidR="00B800BB">
        <w:t xml:space="preserve"> allow fine tuning</w:t>
      </w:r>
      <w:r>
        <w:t xml:space="preserve"> (progressive enhancement)</w:t>
      </w:r>
      <w:r w:rsidR="00B800BB">
        <w:t xml:space="preserve"> of the algorithm</w:t>
      </w:r>
      <w:r>
        <w:t xml:space="preserve"> during development</w:t>
      </w:r>
    </w:p>
    <w:p w14:paraId="0F3C4CAA" w14:textId="71291249" w:rsidR="00B800BB" w:rsidRDefault="00B800BB" w:rsidP="00B800BB">
      <w:pPr>
        <w:pStyle w:val="tightlist"/>
      </w:pPr>
      <w:r>
        <w:t>Vertex positioning</w:t>
      </w:r>
      <w:r w:rsidR="001057C7">
        <w:t xml:space="preserve"> of cells is allways relative to the origin (0, 0) of the cell’s parent</w:t>
      </w:r>
      <w:r w:rsidR="00436286">
        <w:t xml:space="preserve"> and is dictated by</w:t>
      </w:r>
      <w:r>
        <w:t xml:space="preserve"> rules</w:t>
      </w:r>
      <w:r w:rsidR="005A66C5">
        <w:t xml:space="preserve"> </w:t>
      </w:r>
      <w:r w:rsidR="00436286">
        <w:t xml:space="preserve">which </w:t>
      </w:r>
      <w:r w:rsidR="005A66C5">
        <w:t xml:space="preserve">apply to </w:t>
      </w:r>
      <w:r w:rsidR="00436286">
        <w:t>declaratively target sp</w:t>
      </w:r>
      <w:r w:rsidR="005A66C5">
        <w:t>ecifically tagged elements</w:t>
      </w:r>
    </w:p>
    <w:p w14:paraId="5B0AAC0A" w14:textId="0BEC1BC2" w:rsidR="00A44479" w:rsidRDefault="00B800BB" w:rsidP="00A44479">
      <w:pPr>
        <w:pStyle w:val="tightlist"/>
      </w:pPr>
      <w:r>
        <w:lastRenderedPageBreak/>
        <w:t xml:space="preserve">Each rule encapsulates distinct </w:t>
      </w:r>
      <w:r w:rsidR="005A66C5">
        <w:t>positioning logic (</w:t>
      </w:r>
      <w:r>
        <w:t xml:space="preserve">algorithmic approach for the calculation and setting of proper </w:t>
      </w:r>
      <w:r w:rsidRPr="00914625">
        <w:rPr>
          <w:rStyle w:val="CodeChar"/>
          <w:rFonts w:eastAsia="Arial"/>
        </w:rPr>
        <w:t>mxGeometry._x</w:t>
      </w:r>
      <w:r>
        <w:t xml:space="preserve"> and </w:t>
      </w:r>
      <w:r w:rsidRPr="00914625">
        <w:rPr>
          <w:rStyle w:val="CodeChar"/>
          <w:rFonts w:eastAsia="Arial"/>
        </w:rPr>
        <w:t>mxGeometry._y</w:t>
      </w:r>
      <w:r>
        <w:t xml:space="preserve"> properties for the cells</w:t>
      </w:r>
      <w:r w:rsidR="005A66C5">
        <w:t>)</w:t>
      </w:r>
      <w:r>
        <w:t xml:space="preserve">. </w:t>
      </w:r>
    </w:p>
    <w:p w14:paraId="22F7E1F2" w14:textId="0A34EB59" w:rsidR="00B800BB" w:rsidRDefault="00B800BB" w:rsidP="00B800BB">
      <w:pPr>
        <w:pStyle w:val="tightlist"/>
      </w:pPr>
      <w:r>
        <w:t>Edge placement handled automatically by mxGraph API (optimized to minimize crossings and apply line jumps where needed)</w:t>
      </w:r>
    </w:p>
    <w:p w14:paraId="2B357D91" w14:textId="77777777" w:rsidR="00B800BB" w:rsidRDefault="00B800BB" w:rsidP="00B800BB">
      <w:pPr>
        <w:pStyle w:val="body"/>
      </w:pPr>
    </w:p>
    <w:p w14:paraId="4E88A250" w14:textId="4F20906C" w:rsidR="00BD5A60" w:rsidRDefault="000371D7" w:rsidP="003E55BA">
      <w:pPr>
        <w:pStyle w:val="body"/>
      </w:pPr>
      <w:r>
        <w:t>Aligning to the data structure at hand</w:t>
      </w:r>
      <w:r w:rsidR="00FF5C43">
        <w:t xml:space="preserve"> (</w:t>
      </w:r>
      <w:r w:rsidR="00FF5C43" w:rsidRPr="00FF5C43">
        <w:rPr>
          <w:rStyle w:val="CodeChar"/>
          <w:rFonts w:eastAsia="Arial"/>
        </w:rPr>
        <w:t>pidJson</w:t>
      </w:r>
      <w:r w:rsidR="00FF5C43" w:rsidRPr="00FF5C43">
        <w:t xml:space="preserve"> object</w:t>
      </w:r>
      <w:r w:rsidR="00FF5C43">
        <w:t xml:space="preserve">), which consists of nested </w:t>
      </w:r>
      <w:r w:rsidR="007E535C">
        <w:t>vertex and edge objects</w:t>
      </w:r>
      <w:r w:rsidR="00FF5C43">
        <w:t xml:space="preserve"> and represents the</w:t>
      </w:r>
      <w:r>
        <w:t xml:space="preserve"> plant instance hierarchy, both an inclusion graphing and tree methodology stood out as appropriate </w:t>
      </w:r>
      <w:r w:rsidR="00BD5A60">
        <w:t>approaches</w:t>
      </w:r>
      <w:r>
        <w:t xml:space="preserve"> for </w:t>
      </w:r>
      <w:r w:rsidR="00BD5A60">
        <w:t>positioning of</w:t>
      </w:r>
      <w:r>
        <w:t xml:space="preserve"> P&amp;ID </w:t>
      </w:r>
      <w:r w:rsidR="00BD5A60">
        <w:t>elements parting from</w:t>
      </w:r>
      <w:r>
        <w:t xml:space="preserve"> a hierarchical plant model.</w:t>
      </w:r>
      <w:r w:rsidR="0005536B">
        <w:t xml:space="preserve"> </w:t>
      </w:r>
      <w:r w:rsidR="007D6378">
        <w:t xml:space="preserve">A conceptual </w:t>
      </w:r>
      <w:r w:rsidR="007D6378" w:rsidRPr="00021773">
        <w:rPr>
          <w:color w:val="auto"/>
        </w:rPr>
        <w:t xml:space="preserve">overview of how the plant hierarchy maps to the visualized components or shapes is illustrated in figure 29. </w:t>
      </w:r>
      <w:r w:rsidR="007E535C" w:rsidRPr="00021773">
        <w:rPr>
          <w:color w:val="auto"/>
        </w:rPr>
        <w:t xml:space="preserve">As mentioned before, the </w:t>
      </w:r>
      <w:r w:rsidR="007E535C" w:rsidRPr="00021773">
        <w:rPr>
          <w:rStyle w:val="CodeChar"/>
          <w:rFonts w:eastAsia="Arial"/>
          <w:color w:val="auto"/>
        </w:rPr>
        <w:t>traverseAndSort</w:t>
      </w:r>
      <w:r w:rsidR="007E535C" w:rsidRPr="00021773">
        <w:rPr>
          <w:color w:val="auto"/>
        </w:rPr>
        <w:t xml:space="preserve"> function</w:t>
      </w:r>
      <w:r w:rsidR="0006727A" w:rsidRPr="00021773">
        <w:rPr>
          <w:color w:val="auto"/>
        </w:rPr>
        <w:t xml:space="preserve"> travels through the node tree of the hierarchy </w:t>
      </w:r>
      <w:r w:rsidR="0006727A" w:rsidRPr="00021773">
        <w:rPr>
          <w:i/>
          <w:color w:val="auto"/>
        </w:rPr>
        <w:t>depth-first</w:t>
      </w:r>
      <w:r w:rsidR="0006727A" w:rsidRPr="00021773">
        <w:rPr>
          <w:color w:val="auto"/>
        </w:rPr>
        <w:t xml:space="preserve"> </w:t>
      </w:r>
      <w:r w:rsidR="00991821" w:rsidRPr="00021773">
        <w:rPr>
          <w:color w:val="auto"/>
        </w:rPr>
        <w:t>(</w:t>
      </w:r>
      <w:r w:rsidR="0006727A" w:rsidRPr="00021773">
        <w:rPr>
          <w:color w:val="auto"/>
        </w:rPr>
        <w:t xml:space="preserve">starting from the root node </w:t>
      </w:r>
      <w:r w:rsidR="00991821" w:rsidRPr="00021773">
        <w:rPr>
          <w:color w:val="auto"/>
        </w:rPr>
        <w:t xml:space="preserve">and exploring as deep as possible along each branch before </w:t>
      </w:r>
      <w:r w:rsidR="00991821" w:rsidRPr="00021773">
        <w:rPr>
          <w:i/>
          <w:color w:val="auto"/>
        </w:rPr>
        <w:t>backtracking</w:t>
      </w:r>
      <w:r w:rsidR="00991821" w:rsidRPr="00021773">
        <w:rPr>
          <w:color w:val="auto"/>
        </w:rPr>
        <w:t>). The function returns the path of</w:t>
      </w:r>
      <w:r w:rsidR="0006727A" w:rsidRPr="00021773">
        <w:rPr>
          <w:color w:val="auto"/>
        </w:rPr>
        <w:t xml:space="preserve"> </w:t>
      </w:r>
      <w:r w:rsidR="007E535C" w:rsidRPr="00021773">
        <w:rPr>
          <w:color w:val="auto"/>
        </w:rPr>
        <w:t>traversal</w:t>
      </w:r>
      <w:r w:rsidR="00991821" w:rsidRPr="00021773">
        <w:rPr>
          <w:color w:val="auto"/>
        </w:rPr>
        <w:t>, with which the order of the vertices is to be sorted</w:t>
      </w:r>
      <w:r w:rsidR="002E7353" w:rsidRPr="00021773">
        <w:rPr>
          <w:color w:val="auto"/>
        </w:rPr>
        <w:t xml:space="preserve"> (shown by numbered nodes in figure 29)</w:t>
      </w:r>
      <w:r w:rsidR="00991821" w:rsidRPr="00021773">
        <w:rPr>
          <w:color w:val="auto"/>
        </w:rPr>
        <w:t xml:space="preserve">. </w:t>
      </w:r>
      <w:r w:rsidR="00060305" w:rsidRPr="00021773">
        <w:rPr>
          <w:color w:val="auto"/>
        </w:rPr>
        <w:t xml:space="preserve">The </w:t>
      </w:r>
      <w:r w:rsidR="00060305" w:rsidRPr="00021773">
        <w:rPr>
          <w:rStyle w:val="CodeChar"/>
          <w:rFonts w:eastAsia="Arial"/>
          <w:color w:val="auto"/>
        </w:rPr>
        <w:t>pidJson</w:t>
      </w:r>
      <w:r w:rsidR="00060305" w:rsidRPr="00021773">
        <w:rPr>
          <w:color w:val="auto"/>
        </w:rPr>
        <w:t xml:space="preserve"> object </w:t>
      </w:r>
      <w:r w:rsidR="002E7353" w:rsidRPr="00021773">
        <w:rPr>
          <w:color w:val="auto"/>
        </w:rPr>
        <w:t>passed to</w:t>
      </w:r>
      <w:r w:rsidR="00060305" w:rsidRPr="00021773">
        <w:rPr>
          <w:color w:val="auto"/>
        </w:rPr>
        <w:t xml:space="preserve"> the graphing alrorithm is</w:t>
      </w:r>
      <w:r w:rsidR="002E7353" w:rsidRPr="00021773">
        <w:rPr>
          <w:color w:val="auto"/>
        </w:rPr>
        <w:t xml:space="preserve"> sorted and</w:t>
      </w:r>
      <w:r w:rsidR="00060305" w:rsidRPr="00021773">
        <w:rPr>
          <w:color w:val="auto"/>
        </w:rPr>
        <w:t xml:space="preserve"> therefore </w:t>
      </w:r>
      <w:r w:rsidR="002E7353" w:rsidRPr="00021773">
        <w:rPr>
          <w:color w:val="auto"/>
        </w:rPr>
        <w:t>iterated</w:t>
      </w:r>
      <w:r w:rsidR="00060305" w:rsidRPr="00021773">
        <w:rPr>
          <w:color w:val="auto"/>
        </w:rPr>
        <w:t xml:space="preserve"> in this order</w:t>
      </w:r>
      <w:r w:rsidR="002E7353" w:rsidRPr="00021773">
        <w:rPr>
          <w:color w:val="auto"/>
        </w:rPr>
        <w:t>.</w:t>
      </w:r>
      <w:r w:rsidR="00060305" w:rsidRPr="00021773">
        <w:rPr>
          <w:color w:val="auto"/>
        </w:rPr>
        <w:t xml:space="preserve"> </w:t>
      </w:r>
      <w:r w:rsidR="007D6378" w:rsidRPr="00021773">
        <w:rPr>
          <w:color w:val="auto"/>
        </w:rPr>
        <w:t xml:space="preserve">It is in this way </w:t>
      </w:r>
      <w:r w:rsidR="007D6378">
        <w:t xml:space="preserve">that the P&amp;ID graphing algorithm resemples a standard tree-like graphing </w:t>
      </w:r>
      <w:r w:rsidR="00921837">
        <w:t>algorithm</w:t>
      </w:r>
      <w:r w:rsidR="007D6378">
        <w:t>, and b</w:t>
      </w:r>
      <w:r w:rsidR="0006727A">
        <w:t xml:space="preserve">y means of </w:t>
      </w:r>
      <w:r w:rsidR="007D6378">
        <w:t>which the visualization logic can be sequentially applied to allow for inclusion graphing</w:t>
      </w:r>
      <w:r w:rsidR="00921837">
        <w:t xml:space="preserve"> for children of groups</w:t>
      </w:r>
      <w:r w:rsidR="007D6378">
        <w:t>.</w:t>
      </w:r>
    </w:p>
    <w:p w14:paraId="2F516B0F" w14:textId="77777777" w:rsidR="003E55BA" w:rsidRDefault="003E55BA" w:rsidP="003E55BA">
      <w:pPr>
        <w:pStyle w:val="body"/>
      </w:pPr>
    </w:p>
    <w:p w14:paraId="15BCED35" w14:textId="77777777" w:rsidR="00FF5C43" w:rsidRDefault="002B4DB3" w:rsidP="00FF5C43">
      <w:pPr>
        <w:pStyle w:val="body"/>
        <w:keepNext/>
        <w:jc w:val="center"/>
      </w:pPr>
      <w:r>
        <w:rPr>
          <w:noProof/>
          <w:lang w:val="de-DE" w:eastAsia="de-DE"/>
        </w:rPr>
        <w:drawing>
          <wp:inline distT="0" distB="0" distL="0" distR="0" wp14:anchorId="511E351F" wp14:editId="0880D61B">
            <wp:extent cx="5923128" cy="3426831"/>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8691" cy="3435835"/>
                    </a:xfrm>
                    <a:prstGeom prst="rect">
                      <a:avLst/>
                    </a:prstGeom>
                  </pic:spPr>
                </pic:pic>
              </a:graphicData>
            </a:graphic>
          </wp:inline>
        </w:drawing>
      </w:r>
    </w:p>
    <w:p w14:paraId="6BC3E995" w14:textId="3A41F51F" w:rsidR="003E55BA" w:rsidRDefault="00FF5C43" w:rsidP="002B6CED">
      <w:pPr>
        <w:pStyle w:val="Caption"/>
        <w:jc w:val="center"/>
      </w:pPr>
      <w:bookmarkStart w:id="125" w:name="_Toc524048416"/>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29</w:t>
      </w:r>
      <w:r w:rsidR="00796E1C">
        <w:rPr>
          <w:noProof/>
        </w:rPr>
        <w:fldChar w:fldCharType="end"/>
      </w:r>
      <w:r>
        <w:t xml:space="preserve"> Con</w:t>
      </w:r>
      <w:r w:rsidR="00B96600">
        <w:t>ceptual overview –</w:t>
      </w:r>
      <w:r>
        <w:t xml:space="preserve"> from hierarchical model to visualization.</w:t>
      </w:r>
      <w:bookmarkEnd w:id="125"/>
    </w:p>
    <w:p w14:paraId="5E2E391F" w14:textId="77777777" w:rsidR="00B470BE" w:rsidRPr="00B470BE" w:rsidRDefault="00B470BE" w:rsidP="00B470BE"/>
    <w:p w14:paraId="1CBD8357" w14:textId="77777777" w:rsidR="001F6EB5" w:rsidRDefault="002B6CED" w:rsidP="001F6EB5">
      <w:pPr>
        <w:pStyle w:val="Caption"/>
        <w:keepNext/>
        <w:jc w:val="center"/>
      </w:pPr>
      <w:r>
        <w:rPr>
          <w:noProof/>
          <w:lang w:val="de-DE" w:eastAsia="de-DE"/>
        </w:rPr>
        <w:lastRenderedPageBreak/>
        <w:drawing>
          <wp:inline distT="0" distB="0" distL="0" distR="0" wp14:anchorId="49A6148F" wp14:editId="51A27C16">
            <wp:extent cx="5718412" cy="1946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8852" cy="1967474"/>
                    </a:xfrm>
                    <a:prstGeom prst="rect">
                      <a:avLst/>
                    </a:prstGeom>
                  </pic:spPr>
                </pic:pic>
              </a:graphicData>
            </a:graphic>
          </wp:inline>
        </w:drawing>
      </w:r>
    </w:p>
    <w:p w14:paraId="43CB3F70" w14:textId="570D8DBB" w:rsidR="006C5219" w:rsidRPr="006C5219" w:rsidRDefault="001F6EB5" w:rsidP="001F6EB5">
      <w:pPr>
        <w:pStyle w:val="Caption"/>
        <w:jc w:val="center"/>
      </w:pPr>
      <w:bookmarkStart w:id="126" w:name="_Toc524048417"/>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30</w:t>
      </w:r>
      <w:r w:rsidR="00796E1C">
        <w:rPr>
          <w:noProof/>
        </w:rPr>
        <w:fldChar w:fldCharType="end"/>
      </w:r>
      <w:r>
        <w:t xml:space="preserve"> </w:t>
      </w:r>
      <w:r w:rsidRPr="00D92279">
        <w:t>Relative positioning of cells.</w:t>
      </w:r>
      <w:bookmarkEnd w:id="126"/>
    </w:p>
    <w:p w14:paraId="5BDA1B9B" w14:textId="6AE8528A" w:rsidR="00FA50E6" w:rsidRDefault="00FA50E6" w:rsidP="00FA50E6">
      <w:pPr>
        <w:pStyle w:val="bodyheaderbold"/>
      </w:pPr>
      <w:r>
        <w:t>Positioning Logic</w:t>
      </w:r>
    </w:p>
    <w:p w14:paraId="6DB36680" w14:textId="3618E39A" w:rsidR="004937FC" w:rsidRPr="00BF4173" w:rsidRDefault="004937FC" w:rsidP="004937FC">
      <w:pPr>
        <w:pStyle w:val="body"/>
        <w:rPr>
          <w:color w:val="auto"/>
        </w:rPr>
      </w:pPr>
      <w:r>
        <w:t>As previously stated, the positioning logic is entirely decoupled to the constraint specification. It is after all shapes are tagged</w:t>
      </w:r>
      <w:r w:rsidR="00E146F2">
        <w:t xml:space="preserve"> (</w:t>
      </w:r>
      <w:r w:rsidR="00170937">
        <w:t>tag</w:t>
      </w:r>
      <w:r w:rsidR="00785D0A">
        <w:t xml:space="preserve">s pushed to </w:t>
      </w:r>
      <w:r w:rsidR="00E146F2" w:rsidRPr="00E146F2">
        <w:rPr>
          <w:rStyle w:val="CodeChar"/>
          <w:rFonts w:eastAsia="Arial"/>
        </w:rPr>
        <w:t>tags</w:t>
      </w:r>
      <w:r w:rsidR="00E146F2">
        <w:t xml:space="preserve"> array), that the vertex placement or the setting of the x- and y-coordinates of the P&amp;ID shapes </w:t>
      </w:r>
      <w:r>
        <w:t xml:space="preserve">actually takes place.  </w:t>
      </w:r>
      <w:r w:rsidR="00FC6847">
        <w:t xml:space="preserve">As determined at the start of this project, </w:t>
      </w:r>
      <w:r w:rsidR="00BA1CCF">
        <w:t>the positioning logic should at least handle all shape</w:t>
      </w:r>
      <w:r w:rsidR="0052086C">
        <w:t>s</w:t>
      </w:r>
      <w:r w:rsidR="00BA1CCF">
        <w:t xml:space="preserve"> present in the example Aida </w:t>
      </w:r>
      <w:r w:rsidR="00BA1CCF" w:rsidRPr="00BF4173">
        <w:rPr>
          <w:color w:val="auto"/>
        </w:rPr>
        <w:t>Brewery, rather than all shapes</w:t>
      </w:r>
      <w:r w:rsidR="0052086C" w:rsidRPr="00BF4173">
        <w:rPr>
          <w:color w:val="auto"/>
        </w:rPr>
        <w:t xml:space="preserve"> present</w:t>
      </w:r>
      <w:r w:rsidR="00BA1CCF" w:rsidRPr="00BF4173">
        <w:rPr>
          <w:color w:val="auto"/>
        </w:rPr>
        <w:t xml:space="preserve"> in the library (</w:t>
      </w:r>
      <w:r w:rsidR="0052086C" w:rsidRPr="00BF4173">
        <w:rPr>
          <w:color w:val="auto"/>
        </w:rPr>
        <w:t>478 in total</w:t>
      </w:r>
      <w:r w:rsidR="00BA1CCF" w:rsidRPr="00BF4173">
        <w:rPr>
          <w:color w:val="auto"/>
        </w:rPr>
        <w:t xml:space="preserve">). </w:t>
      </w:r>
      <w:r w:rsidR="00FC6847" w:rsidRPr="00BF4173">
        <w:rPr>
          <w:color w:val="auto"/>
        </w:rPr>
        <w:t>Still, t</w:t>
      </w:r>
      <w:r w:rsidR="00E146F2" w:rsidRPr="00BF4173">
        <w:rPr>
          <w:color w:val="auto"/>
        </w:rPr>
        <w:t>he positioning logic for each tag is too long to be presented</w:t>
      </w:r>
      <w:r w:rsidR="0052086C" w:rsidRPr="00BF4173">
        <w:rPr>
          <w:color w:val="auto"/>
        </w:rPr>
        <w:t xml:space="preserve"> in detail</w:t>
      </w:r>
      <w:r w:rsidR="00E146F2" w:rsidRPr="00BF4173">
        <w:rPr>
          <w:color w:val="auto"/>
        </w:rPr>
        <w:t xml:space="preserve"> in this document</w:t>
      </w:r>
      <w:r w:rsidR="0052086C" w:rsidRPr="00BF4173">
        <w:rPr>
          <w:color w:val="auto"/>
        </w:rPr>
        <w:t>. F</w:t>
      </w:r>
      <w:r w:rsidR="00B96600" w:rsidRPr="00BF4173">
        <w:rPr>
          <w:color w:val="auto"/>
        </w:rPr>
        <w:t>igure 3</w:t>
      </w:r>
      <w:r w:rsidR="00FA2D56" w:rsidRPr="00BF4173">
        <w:rPr>
          <w:color w:val="auto"/>
        </w:rPr>
        <w:t>1</w:t>
      </w:r>
      <w:r w:rsidR="00B96600" w:rsidRPr="00BF4173">
        <w:rPr>
          <w:color w:val="auto"/>
        </w:rPr>
        <w:t xml:space="preserve"> presents an overview of the positioning logic for all tags that can be specified according to figure 27.</w:t>
      </w:r>
      <w:r w:rsidR="00FA2D56" w:rsidRPr="00BF4173">
        <w:rPr>
          <w:color w:val="auto"/>
        </w:rPr>
        <w:t xml:space="preserve"> </w:t>
      </w:r>
      <w:r w:rsidR="00441FE0" w:rsidRPr="00BF4173">
        <w:rPr>
          <w:color w:val="auto"/>
        </w:rPr>
        <w:t>Next, 3 distinct cases will be exemplified (highlighed with color in figure 31).</w:t>
      </w:r>
    </w:p>
    <w:p w14:paraId="41170DC2" w14:textId="3B3247E7" w:rsidR="00803E2B" w:rsidRDefault="0001273F" w:rsidP="00803E2B">
      <w:pPr>
        <w:keepNext/>
        <w:jc w:val="center"/>
      </w:pPr>
      <w:r>
        <w:rPr>
          <w:noProof/>
          <w:lang w:val="de-DE" w:eastAsia="de-DE"/>
        </w:rPr>
        <w:drawing>
          <wp:inline distT="0" distB="0" distL="0" distR="0" wp14:anchorId="12FD4E4D" wp14:editId="6F9B47CA">
            <wp:extent cx="5929601" cy="4199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texPlacem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4593" cy="4210479"/>
                    </a:xfrm>
                    <a:prstGeom prst="rect">
                      <a:avLst/>
                    </a:prstGeom>
                  </pic:spPr>
                </pic:pic>
              </a:graphicData>
            </a:graphic>
          </wp:inline>
        </w:drawing>
      </w:r>
    </w:p>
    <w:p w14:paraId="748E7033" w14:textId="7F491CEC" w:rsidR="006C5219" w:rsidRDefault="00803E2B" w:rsidP="00C573E6">
      <w:pPr>
        <w:pStyle w:val="Caption"/>
        <w:spacing w:before="60" w:after="0"/>
        <w:jc w:val="center"/>
      </w:pPr>
      <w:bookmarkStart w:id="127" w:name="_Toc524048418"/>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31</w:t>
      </w:r>
      <w:r w:rsidR="00796E1C">
        <w:rPr>
          <w:noProof/>
        </w:rPr>
        <w:fldChar w:fldCharType="end"/>
      </w:r>
      <w:r>
        <w:t xml:space="preserve"> </w:t>
      </w:r>
      <w:r w:rsidRPr="00500AA9">
        <w:t>UML 2.0 activity diagram of vertexPlacement function.</w:t>
      </w:r>
      <w:bookmarkEnd w:id="127"/>
    </w:p>
    <w:p w14:paraId="2D20A7E6" w14:textId="29CBA710" w:rsidR="0045648D" w:rsidRDefault="00966BB4" w:rsidP="0045648D">
      <w:pPr>
        <w:pStyle w:val="bodyheaderbold"/>
      </w:pPr>
      <w:r>
        <w:lastRenderedPageBreak/>
        <w:t>Example Case 1</w:t>
      </w:r>
      <w:r w:rsidR="008578D8">
        <w:t xml:space="preserve"> – #inline</w:t>
      </w:r>
    </w:p>
    <w:p w14:paraId="194550AC" w14:textId="025851E0" w:rsidR="00AC304C" w:rsidRDefault="0045648D" w:rsidP="00441FE0">
      <w:pPr>
        <w:pStyle w:val="body"/>
      </w:pPr>
      <w:r>
        <w:t xml:space="preserve">Tagged with #inline are </w:t>
      </w:r>
      <w:r w:rsidR="00852C58">
        <w:t xml:space="preserve">shape </w:t>
      </w:r>
      <w:r>
        <w:t xml:space="preserve">cells </w:t>
      </w:r>
      <w:r w:rsidR="00764FD6">
        <w:t>to be positioned horizontally offset ad vertically centered to its preceeding cell</w:t>
      </w:r>
      <w:r>
        <w:t>.</w:t>
      </w:r>
      <w:r w:rsidR="00764FD6">
        <w:t xml:space="preserve"> This is the case for consecutive </w:t>
      </w:r>
      <w:r w:rsidR="00764FD6" w:rsidRPr="0070690D">
        <w:rPr>
          <w:color w:val="auto"/>
        </w:rPr>
        <w:t xml:space="preserve">valves on the same pipe for example, or a pump, or actually most other in-pipe elements. </w:t>
      </w:r>
      <w:r w:rsidRPr="0070690D">
        <w:rPr>
          <w:color w:val="auto"/>
        </w:rPr>
        <w:t xml:space="preserve"> The</w:t>
      </w:r>
      <w:r w:rsidR="00C04891" w:rsidRPr="0070690D">
        <w:rPr>
          <w:color w:val="auto"/>
        </w:rPr>
        <w:t xml:space="preserve"> geometry and positioning logic is shown bellow in figure 31, and the functions that implement this </w:t>
      </w:r>
      <w:r w:rsidRPr="0070690D">
        <w:rPr>
          <w:color w:val="auto"/>
        </w:rPr>
        <w:t>in blue in figure 30.</w:t>
      </w:r>
    </w:p>
    <w:p w14:paraId="238D5D3A" w14:textId="77777777" w:rsidR="002C0F38" w:rsidRDefault="002C0F38" w:rsidP="002C0F38">
      <w:pPr>
        <w:pStyle w:val="body"/>
        <w:keepNext/>
        <w:jc w:val="center"/>
      </w:pPr>
      <w:r>
        <w:rPr>
          <w:noProof/>
          <w:lang w:val="de-DE" w:eastAsia="de-DE"/>
        </w:rPr>
        <w:drawing>
          <wp:inline distT="0" distB="0" distL="0" distR="0" wp14:anchorId="4AF8936D" wp14:editId="66F831F0">
            <wp:extent cx="3707130" cy="1679944"/>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239" b="5555"/>
                    <a:stretch/>
                  </pic:blipFill>
                  <pic:spPr bwMode="auto">
                    <a:xfrm>
                      <a:off x="0" y="0"/>
                      <a:ext cx="3766690" cy="1706935"/>
                    </a:xfrm>
                    <a:prstGeom prst="rect">
                      <a:avLst/>
                    </a:prstGeom>
                    <a:ln>
                      <a:noFill/>
                    </a:ln>
                    <a:extLst>
                      <a:ext uri="{53640926-AAD7-44D8-BBD7-CCE9431645EC}">
                        <a14:shadowObscured xmlns:a14="http://schemas.microsoft.com/office/drawing/2010/main"/>
                      </a:ext>
                    </a:extLst>
                  </pic:spPr>
                </pic:pic>
              </a:graphicData>
            </a:graphic>
          </wp:inline>
        </w:drawing>
      </w:r>
    </w:p>
    <w:p w14:paraId="49922E32" w14:textId="2CED99B0" w:rsidR="00010936" w:rsidRPr="00010936" w:rsidRDefault="002C0F38" w:rsidP="00010936">
      <w:pPr>
        <w:pStyle w:val="Caption"/>
        <w:jc w:val="center"/>
      </w:pPr>
      <w:bookmarkStart w:id="128" w:name="_Toc524048419"/>
      <w:r>
        <w:t xml:space="preserve">Figure </w:t>
      </w:r>
      <w:r>
        <w:rPr>
          <w:noProof/>
        </w:rPr>
        <w:fldChar w:fldCharType="begin"/>
      </w:r>
      <w:r>
        <w:rPr>
          <w:noProof/>
        </w:rPr>
        <w:instrText xml:space="preserve"> SEQ Figure \* ARABIC </w:instrText>
      </w:r>
      <w:r>
        <w:rPr>
          <w:noProof/>
        </w:rPr>
        <w:fldChar w:fldCharType="separate"/>
      </w:r>
      <w:r w:rsidR="00B808D2">
        <w:rPr>
          <w:noProof/>
        </w:rPr>
        <w:t>32</w:t>
      </w:r>
      <w:r>
        <w:rPr>
          <w:noProof/>
        </w:rPr>
        <w:fldChar w:fldCharType="end"/>
      </w:r>
      <w:r>
        <w:t xml:space="preserve"> Geometry and positioning of inline elements.</w:t>
      </w:r>
      <w:bookmarkEnd w:id="128"/>
    </w:p>
    <w:p w14:paraId="5B4F35ED" w14:textId="5B00D257" w:rsidR="00EB1214" w:rsidRDefault="00966BB4" w:rsidP="000371D7">
      <w:pPr>
        <w:pStyle w:val="bodyheaderbold"/>
      </w:pPr>
      <w:r>
        <w:t>Example Case 2</w:t>
      </w:r>
      <w:r w:rsidR="008578D8">
        <w:t xml:space="preserve"> – #nucleusGroup</w:t>
      </w:r>
    </w:p>
    <w:p w14:paraId="77975D74" w14:textId="11DAFB66" w:rsidR="002C0F38" w:rsidRDefault="00865F3C" w:rsidP="00441FE0">
      <w:pPr>
        <w:pStyle w:val="body"/>
      </w:pPr>
      <w:r>
        <w:rPr>
          <w:noProof/>
          <w:shd w:val="clear" w:color="auto" w:fill="auto"/>
          <w:lang w:val="de-DE" w:eastAsia="de-DE"/>
        </w:rPr>
        <mc:AlternateContent>
          <mc:Choice Requires="wpg">
            <w:drawing>
              <wp:anchor distT="0" distB="0" distL="114300" distR="114300" simplePos="0" relativeHeight="251688960" behindDoc="0" locked="0" layoutInCell="1" allowOverlap="1" wp14:anchorId="18EB3593" wp14:editId="5AE3A50C">
                <wp:simplePos x="0" y="0"/>
                <wp:positionH relativeFrom="column">
                  <wp:posOffset>1394460</wp:posOffset>
                </wp:positionH>
                <wp:positionV relativeFrom="paragraph">
                  <wp:posOffset>903605</wp:posOffset>
                </wp:positionV>
                <wp:extent cx="1130419" cy="1002356"/>
                <wp:effectExtent l="0" t="0" r="12700" b="7620"/>
                <wp:wrapNone/>
                <wp:docPr id="51" name="Group 51"/>
                <wp:cNvGraphicFramePr/>
                <a:graphic xmlns:a="http://schemas.openxmlformats.org/drawingml/2006/main">
                  <a:graphicData uri="http://schemas.microsoft.com/office/word/2010/wordprocessingGroup">
                    <wpg:wgp>
                      <wpg:cNvGrpSpPr/>
                      <wpg:grpSpPr>
                        <a:xfrm>
                          <a:off x="0" y="0"/>
                          <a:ext cx="1130419" cy="1002356"/>
                          <a:chOff x="0" y="-30480"/>
                          <a:chExt cx="1130419" cy="1002356"/>
                        </a:xfrm>
                      </wpg:grpSpPr>
                      <wps:wsp>
                        <wps:cNvPr id="43" name="Text Box 43"/>
                        <wps:cNvSpPr txBox="1"/>
                        <wps:spPr>
                          <a:xfrm>
                            <a:off x="162762" y="-30480"/>
                            <a:ext cx="967657" cy="212029"/>
                          </a:xfrm>
                          <a:prstGeom prst="rect">
                            <a:avLst/>
                          </a:prstGeom>
                          <a:solidFill>
                            <a:schemeClr val="bg1"/>
                          </a:solidFill>
                          <a:ln w="6350">
                            <a:solidFill>
                              <a:schemeClr val="bg1"/>
                            </a:solidFill>
                          </a:ln>
                        </wps:spPr>
                        <wps:txbx>
                          <w:txbxContent>
                            <w:p w14:paraId="4D0C48D3" w14:textId="56E6B100" w:rsidR="00796E1C" w:rsidRPr="008568F6" w:rsidRDefault="00796E1C">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reeform: Shape 50"/>
                        <wps:cNvSpPr/>
                        <wps:spPr>
                          <a:xfrm>
                            <a:off x="0" y="779119"/>
                            <a:ext cx="516255" cy="133350"/>
                          </a:xfrm>
                          <a:custGeom>
                            <a:avLst/>
                            <a:gdLst>
                              <a:gd name="connsiteX0" fmla="*/ 0 w 516255"/>
                              <a:gd name="connsiteY0" fmla="*/ 0 h 133350"/>
                              <a:gd name="connsiteX1" fmla="*/ 20955 w 516255"/>
                              <a:gd name="connsiteY1" fmla="*/ 125730 h 133350"/>
                              <a:gd name="connsiteX2" fmla="*/ 118110 w 516255"/>
                              <a:gd name="connsiteY2" fmla="*/ 133350 h 133350"/>
                              <a:gd name="connsiteX3" fmla="*/ 489585 w 516255"/>
                              <a:gd name="connsiteY3" fmla="*/ 125730 h 133350"/>
                              <a:gd name="connsiteX4" fmla="*/ 516255 w 516255"/>
                              <a:gd name="connsiteY4" fmla="*/ 41910 h 133350"/>
                              <a:gd name="connsiteX5" fmla="*/ 394335 w 516255"/>
                              <a:gd name="connsiteY5" fmla="*/ 5715 h 133350"/>
                              <a:gd name="connsiteX6" fmla="*/ 0 w 516255"/>
                              <a:gd name="connsiteY6" fmla="*/ 0 h 133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6255" h="133350">
                                <a:moveTo>
                                  <a:pt x="0" y="0"/>
                                </a:moveTo>
                                <a:lnTo>
                                  <a:pt x="20955" y="125730"/>
                                </a:lnTo>
                                <a:lnTo>
                                  <a:pt x="118110" y="133350"/>
                                </a:lnTo>
                                <a:lnTo>
                                  <a:pt x="489585" y="125730"/>
                                </a:lnTo>
                                <a:lnTo>
                                  <a:pt x="516255" y="41910"/>
                                </a:lnTo>
                                <a:lnTo>
                                  <a:pt x="394335" y="571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57620" y="776614"/>
                            <a:ext cx="371475" cy="195262"/>
                          </a:xfrm>
                          <a:prstGeom prst="rect">
                            <a:avLst/>
                          </a:prstGeom>
                          <a:noFill/>
                          <a:ln w="6350">
                            <a:noFill/>
                          </a:ln>
                        </wps:spPr>
                        <wps:txbx>
                          <w:txbxContent>
                            <w:p w14:paraId="747DEC9F" w14:textId="29B9A47D" w:rsidR="00796E1C" w:rsidRPr="008568F6" w:rsidRDefault="00796E1C" w:rsidP="00865F3C">
                              <w:pPr>
                                <w:jc w:val="center"/>
                                <w:rPr>
                                  <w:rFonts w:ascii="Arial" w:hAnsi="Arial" w:cs="Arial"/>
                                  <w:sz w:val="12"/>
                                </w:rPr>
                              </w:pPr>
                              <w:r w:rsidRPr="008568F6">
                                <w:rPr>
                                  <w:rFonts w:ascii="Arial" w:hAnsi="Arial" w:cs="Arial"/>
                                  <w:color w:val="0000FF"/>
                                  <w:sz w:val="12"/>
                                </w:rPr>
                                <w:t>Wp/2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B3593" id="Group 51" o:spid="_x0000_s1026" style="position:absolute;left:0;text-align:left;margin-left:109.8pt;margin-top:71.15pt;width:89pt;height:78.95pt;z-index:251688960;mso-width-relative:margin;mso-height-relative:margin" coordorigin=",-304" coordsize="11304,10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">
                <v:shapetype id="_x0000_t202" coordsize="21600,21600" o:spt="202" path="m,l,21600r21600,l21600,xe">
                  <v:stroke joinstyle="miter"/>
                  <v:path gradientshapeok="t" o:connecttype="rect"/>
                </v:shapetype>
                <v:shape id="Text Box 43" o:spid="_x0000_s1027" type="#_x0000_t202" style="position:absolute;left:1627;top:-304;width:967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" fillcolor="white [3212]" strokecolor="white [3212]" strokeweight=".5pt">
                  <v:textbox>
                    <w:txbxContent>
                      <w:p w14:paraId="4D0C48D3" w14:textId="56E6B100" w:rsidR="00796E1C" w:rsidRPr="008568F6" w:rsidRDefault="00796E1C">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v:textbox>
                </v:shape>
                <v:shape id="Freeform: Shape 50" o:spid="_x0000_s1028" style="position:absolute;top:7791;width:5162;height:1333;visibility:visible;mso-wrap-style:square;v-text-anchor:middle" coordsize="51625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" path="m,l20955,125730r97155,7620l489585,125730,516255,41910,394335,5715,,xe" fillcolor="white [3212]" stroked="f" strokeweight="1pt">
                  <v:stroke joinstyle="miter"/>
                  <v:path arrowok="t" o:connecttype="custom" o:connectlocs="0,0;20955,125730;118110,133350;489585,125730;516255,41910;394335,5715;0,0" o:connectangles="0,0,0,0,0,0,0"/>
                </v:shape>
                <v:shape id="Text Box 47" o:spid="_x0000_s1029" type="#_x0000_t202" style="position:absolute;left:576;top:7766;width:3714;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47DEC9F" w14:textId="29B9A47D" w:rsidR="00796E1C" w:rsidRPr="008568F6" w:rsidRDefault="00796E1C" w:rsidP="00865F3C">
                        <w:pPr>
                          <w:jc w:val="center"/>
                          <w:rPr>
                            <w:rFonts w:ascii="Arial" w:hAnsi="Arial" w:cs="Arial"/>
                            <w:sz w:val="12"/>
                          </w:rPr>
                        </w:pPr>
                        <w:r w:rsidRPr="008568F6">
                          <w:rPr>
                            <w:rFonts w:ascii="Arial" w:hAnsi="Arial" w:cs="Arial"/>
                            <w:color w:val="0000FF"/>
                            <w:sz w:val="12"/>
                          </w:rPr>
                          <w:t>Wp/2</w:t>
                        </w:r>
                      </w:p>
                    </w:txbxContent>
                  </v:textbox>
                </v:shape>
              </v:group>
            </w:pict>
          </mc:Fallback>
        </mc:AlternateContent>
      </w:r>
      <w:r w:rsidR="00966BB4">
        <w:t>This case</w:t>
      </w:r>
      <w:r w:rsidR="00F421DB">
        <w:t xml:space="preserve"> </w:t>
      </w:r>
      <w:r w:rsidR="00914625">
        <w:t>exemplifies</w:t>
      </w:r>
      <w:r w:rsidR="00F421DB">
        <w:t xml:space="preserve"> the positioning logic of a nucleus group and its children (shown in red in </w:t>
      </w:r>
      <w:r w:rsidR="00F421DB" w:rsidRPr="0070690D">
        <w:rPr>
          <w:color w:val="auto"/>
        </w:rPr>
        <w:t>figure 30)</w:t>
      </w:r>
      <w:r w:rsidR="00B94FC3" w:rsidRPr="0070690D">
        <w:rPr>
          <w:color w:val="auto"/>
        </w:rPr>
        <w:t xml:space="preserve">. </w:t>
      </w:r>
      <w:r w:rsidR="00F421DB" w:rsidRPr="0070690D">
        <w:rPr>
          <w:color w:val="auto"/>
        </w:rPr>
        <w:t>A sample case of this</w:t>
      </w:r>
      <w:r w:rsidR="002C0F38" w:rsidRPr="0070690D">
        <w:rPr>
          <w:color w:val="auto"/>
        </w:rPr>
        <w:t xml:space="preserve"> positioning </w:t>
      </w:r>
      <w:r w:rsidR="00F421DB" w:rsidRPr="0070690D">
        <w:rPr>
          <w:color w:val="auto"/>
        </w:rPr>
        <w:t xml:space="preserve">is </w:t>
      </w:r>
      <w:r w:rsidR="002C0F38" w:rsidRPr="0070690D">
        <w:rPr>
          <w:color w:val="auto"/>
        </w:rPr>
        <w:t>for that of</w:t>
      </w:r>
      <w:r w:rsidR="00F421DB" w:rsidRPr="0070690D">
        <w:rPr>
          <w:color w:val="auto"/>
        </w:rPr>
        <w:t xml:space="preserve"> a vessel, with sensors (children) </w:t>
      </w:r>
      <w:r w:rsidR="002C0F38" w:rsidRPr="0070690D">
        <w:rPr>
          <w:color w:val="auto"/>
        </w:rPr>
        <w:t xml:space="preserve">to </w:t>
      </w:r>
      <w:r w:rsidR="00F421DB" w:rsidRPr="0070690D">
        <w:rPr>
          <w:color w:val="auto"/>
        </w:rPr>
        <w:t xml:space="preserve">be positioned around it. </w:t>
      </w:r>
      <w:r w:rsidR="002C0F38" w:rsidRPr="0070690D">
        <w:rPr>
          <w:color w:val="auto"/>
        </w:rPr>
        <w:t>Figure 32 shows the algorithmic approach of this logic for 1 to n number of sensors around the parent vessel.</w:t>
      </w:r>
    </w:p>
    <w:p w14:paraId="6A66F0AB" w14:textId="1018C8EF" w:rsidR="002C0F38" w:rsidRDefault="002C0F38" w:rsidP="002C0F38">
      <w:pPr>
        <w:pStyle w:val="body"/>
        <w:jc w:val="center"/>
      </w:pPr>
      <w:r>
        <w:rPr>
          <w:noProof/>
          <w:lang w:val="de-DE" w:eastAsia="de-DE"/>
        </w:rPr>
        <w:drawing>
          <wp:inline distT="0" distB="0" distL="0" distR="0" wp14:anchorId="4CDB5DB9" wp14:editId="71373EED">
            <wp:extent cx="3148717" cy="398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ldOfNonGroup_positioning.png"/>
                    <pic:cNvPicPr/>
                  </pic:nvPicPr>
                  <pic:blipFill>
                    <a:blip r:embed="rId60">
                      <a:extLst>
                        <a:ext uri="{28A0092B-C50C-407E-A947-70E740481C1C}">
                          <a14:useLocalDpi xmlns:a14="http://schemas.microsoft.com/office/drawing/2010/main" val="0"/>
                        </a:ext>
                      </a:extLst>
                    </a:blip>
                    <a:stretch>
                      <a:fillRect/>
                    </a:stretch>
                  </pic:blipFill>
                  <pic:spPr>
                    <a:xfrm>
                      <a:off x="0" y="0"/>
                      <a:ext cx="3151169" cy="3985922"/>
                    </a:xfrm>
                    <a:prstGeom prst="rect">
                      <a:avLst/>
                    </a:prstGeom>
                  </pic:spPr>
                </pic:pic>
              </a:graphicData>
            </a:graphic>
          </wp:inline>
        </w:drawing>
      </w:r>
    </w:p>
    <w:p w14:paraId="0A2BC96F" w14:textId="4838A45D" w:rsidR="002C0F38" w:rsidRDefault="002C0F38" w:rsidP="002C0F38">
      <w:pPr>
        <w:pStyle w:val="Caption"/>
        <w:jc w:val="center"/>
      </w:pPr>
      <w:bookmarkStart w:id="129" w:name="_Toc524048420"/>
      <w:r>
        <w:t xml:space="preserve">Figure </w:t>
      </w:r>
      <w:r>
        <w:rPr>
          <w:noProof/>
        </w:rPr>
        <w:fldChar w:fldCharType="begin"/>
      </w:r>
      <w:r>
        <w:rPr>
          <w:noProof/>
        </w:rPr>
        <w:instrText xml:space="preserve"> SEQ Figure \* ARABIC </w:instrText>
      </w:r>
      <w:r>
        <w:rPr>
          <w:noProof/>
        </w:rPr>
        <w:fldChar w:fldCharType="separate"/>
      </w:r>
      <w:r w:rsidR="00B808D2">
        <w:rPr>
          <w:noProof/>
        </w:rPr>
        <w:t>33</w:t>
      </w:r>
      <w:r>
        <w:rPr>
          <w:noProof/>
        </w:rPr>
        <w:fldChar w:fldCharType="end"/>
      </w:r>
      <w:r>
        <w:t xml:space="preserve"> Geometry and positioning of a nucleus grou</w:t>
      </w:r>
      <w:r w:rsidR="00710747">
        <w:t>p</w:t>
      </w:r>
      <w:r>
        <w:t xml:space="preserve"> (pressurized_vessel) and its children cells (</w:t>
      </w:r>
      <w:r w:rsidR="002C0D59">
        <w:t xml:space="preserve">motor and </w:t>
      </w:r>
      <w:r>
        <w:t>istruments).</w:t>
      </w:r>
      <w:bookmarkEnd w:id="129"/>
    </w:p>
    <w:p w14:paraId="7F30CC4C" w14:textId="0E1A7C71" w:rsidR="002C0F38" w:rsidRDefault="002C0F38" w:rsidP="0045648D">
      <w:pPr>
        <w:pStyle w:val="body"/>
      </w:pPr>
    </w:p>
    <w:p w14:paraId="79043024" w14:textId="474326F4" w:rsidR="00710747" w:rsidRPr="00407FEF" w:rsidRDefault="00436286" w:rsidP="00710747">
      <w:pPr>
        <w:pStyle w:val="bodyheaderbold"/>
      </w:pPr>
      <w:r w:rsidRPr="00407FEF">
        <w:t>Example Case 3</w:t>
      </w:r>
      <w:r w:rsidR="00AE3973">
        <w:t xml:space="preserve"> – </w:t>
      </w:r>
      <w:r w:rsidR="008578D8">
        <w:t>#outerGroup</w:t>
      </w:r>
    </w:p>
    <w:p w14:paraId="6D0441CE" w14:textId="0CBB95A2" w:rsidR="00436286" w:rsidRDefault="000A6ED8" w:rsidP="00F41AF9">
      <w:pPr>
        <w:pStyle w:val="body"/>
      </w:pPr>
      <w:r w:rsidRPr="00407FEF">
        <w:t xml:space="preserve">This case exemplifies the positioning logic of group cells tagged with </w:t>
      </w:r>
      <w:r w:rsidRPr="00407FEF">
        <w:rPr>
          <w:rStyle w:val="CodeChar"/>
          <w:rFonts w:eastAsia="Arial"/>
        </w:rPr>
        <w:t>#outerGroup</w:t>
      </w:r>
      <w:r w:rsidR="00C74497">
        <w:t xml:space="preserve">, which are group </w:t>
      </w:r>
      <w:r w:rsidR="00710747" w:rsidRPr="00407FEF">
        <w:t xml:space="preserve">cells with only group cells as children. </w:t>
      </w:r>
      <w:r w:rsidRPr="00407FEF">
        <w:t xml:space="preserve">For these cases in </w:t>
      </w:r>
      <w:r w:rsidR="00407FEF">
        <w:t xml:space="preserve">which all children are </w:t>
      </w:r>
      <w:r w:rsidR="00060268" w:rsidRPr="00407FEF">
        <w:t>group</w:t>
      </w:r>
      <w:r w:rsidR="00407FEF">
        <w:t xml:space="preserve">s </w:t>
      </w:r>
      <w:r w:rsidR="00060268" w:rsidRPr="00407FEF">
        <w:t>(rectangular blocks)</w:t>
      </w:r>
      <w:r w:rsidRPr="00407FEF">
        <w:t>, a block packing algorithm</w:t>
      </w:r>
      <w:r w:rsidR="00451856">
        <w:t xml:space="preserve"> (orthogonallly packing rectangles in an auto-scaling containing group)</w:t>
      </w:r>
      <w:r w:rsidRPr="00407FEF">
        <w:t xml:space="preserve"> was determined as the best positioning logic.</w:t>
      </w:r>
      <w:r w:rsidR="00060268" w:rsidRPr="00407FEF">
        <w:t xml:space="preserve"> </w:t>
      </w:r>
      <w:r w:rsidR="00407FEF">
        <w:t>Contrariwise, w</w:t>
      </w:r>
      <w:r w:rsidR="00060268" w:rsidRPr="00407FEF">
        <w:t xml:space="preserve">hen shape (non-group) cells are present as children, other logic like </w:t>
      </w:r>
      <w:r w:rsidR="00060268" w:rsidRPr="00451856">
        <w:rPr>
          <w:rStyle w:val="CodeChar"/>
          <w:rFonts w:eastAsia="Arial"/>
        </w:rPr>
        <w:t xml:space="preserve">#inline </w:t>
      </w:r>
      <w:r w:rsidR="00407FEF" w:rsidRPr="00407FEF">
        <w:t xml:space="preserve">logic in case of successive valves </w:t>
      </w:r>
      <w:r w:rsidR="00060268" w:rsidRPr="00407FEF">
        <w:t>has to be applied</w:t>
      </w:r>
      <w:r w:rsidR="00407FEF" w:rsidRPr="00407FEF">
        <w:t xml:space="preserve">, which ecludes the application of these algorithm for </w:t>
      </w:r>
      <w:r w:rsidR="00407FEF" w:rsidRPr="00925C23">
        <w:rPr>
          <w:color w:val="auto"/>
        </w:rPr>
        <w:t>positioning of all children, regardless of their type.</w:t>
      </w:r>
      <w:r w:rsidRPr="00925C23">
        <w:rPr>
          <w:color w:val="auto"/>
        </w:rPr>
        <w:t xml:space="preserve"> </w:t>
      </w:r>
      <w:r w:rsidR="00710747" w:rsidRPr="00925C23">
        <w:rPr>
          <w:color w:val="auto"/>
        </w:rPr>
        <w:t>The</w:t>
      </w:r>
      <w:r w:rsidR="00622412" w:rsidRPr="00925C23">
        <w:rPr>
          <w:color w:val="auto"/>
        </w:rPr>
        <w:t xml:space="preserve"> working principle of this positioning logic is illustrated in figure 3</w:t>
      </w:r>
      <w:r w:rsidR="00925C23">
        <w:rPr>
          <w:color w:val="auto"/>
        </w:rPr>
        <w:t>4</w:t>
      </w:r>
      <w:r w:rsidR="00622412" w:rsidRPr="00925C23">
        <w:rPr>
          <w:color w:val="auto"/>
        </w:rPr>
        <w:t xml:space="preserve"> and the </w:t>
      </w:r>
      <w:r w:rsidRPr="00925C23">
        <w:rPr>
          <w:color w:val="auto"/>
        </w:rPr>
        <w:t xml:space="preserve">functions </w:t>
      </w:r>
      <w:r w:rsidR="00094506" w:rsidRPr="00925C23">
        <w:rPr>
          <w:color w:val="auto"/>
        </w:rPr>
        <w:t>that</w:t>
      </w:r>
      <w:r w:rsidRPr="00925C23">
        <w:rPr>
          <w:color w:val="auto"/>
        </w:rPr>
        <w:t xml:space="preserve"> implement this </w:t>
      </w:r>
      <w:r w:rsidR="00622412" w:rsidRPr="00925C23">
        <w:rPr>
          <w:color w:val="auto"/>
        </w:rPr>
        <w:t>(shown in</w:t>
      </w:r>
      <w:r w:rsidR="00710747" w:rsidRPr="00925C23">
        <w:rPr>
          <w:color w:val="auto"/>
        </w:rPr>
        <w:t xml:space="preserve"> </w:t>
      </w:r>
      <w:r w:rsidR="0001273F" w:rsidRPr="00925C23">
        <w:rPr>
          <w:color w:val="auto"/>
        </w:rPr>
        <w:t>purple</w:t>
      </w:r>
      <w:r w:rsidR="00710747" w:rsidRPr="00925C23">
        <w:rPr>
          <w:color w:val="auto"/>
        </w:rPr>
        <w:t xml:space="preserve"> in figure 30</w:t>
      </w:r>
      <w:r w:rsidR="00622412" w:rsidRPr="00925C23">
        <w:rPr>
          <w:color w:val="auto"/>
        </w:rPr>
        <w:t>) are</w:t>
      </w:r>
      <w:r w:rsidR="00F41AF9" w:rsidRPr="00925C23">
        <w:rPr>
          <w:color w:val="auto"/>
        </w:rPr>
        <w:t xml:space="preserve"> further described bellow:</w:t>
      </w:r>
    </w:p>
    <w:p w14:paraId="75C09A00" w14:textId="77777777" w:rsidR="00C80068" w:rsidRDefault="00C80068" w:rsidP="00F41AF9">
      <w:pPr>
        <w:pStyle w:val="body"/>
      </w:pPr>
    </w:p>
    <w:p w14:paraId="753BEEAD" w14:textId="77777777" w:rsidR="00C80068" w:rsidRDefault="00C80068" w:rsidP="00C80068">
      <w:pPr>
        <w:pStyle w:val="body"/>
        <w:keepNext/>
        <w:jc w:val="center"/>
      </w:pPr>
      <w:r w:rsidRPr="001B13FA">
        <w:rPr>
          <w:noProof/>
          <w:lang w:val="de-DE" w:eastAsia="de-DE"/>
        </w:rPr>
        <w:drawing>
          <wp:inline distT="0" distB="0" distL="0" distR="0" wp14:anchorId="18E600EC" wp14:editId="6F055F15">
            <wp:extent cx="4063041" cy="3219011"/>
            <wp:effectExtent l="0" t="0" r="0" b="635"/>
            <wp:docPr id="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95608" cy="3244813"/>
                    </a:xfrm>
                    <a:prstGeom prst="rect">
                      <a:avLst/>
                    </a:prstGeom>
                  </pic:spPr>
                </pic:pic>
              </a:graphicData>
            </a:graphic>
          </wp:inline>
        </w:drawing>
      </w:r>
    </w:p>
    <w:p w14:paraId="408624BB" w14:textId="2B402731" w:rsidR="00C80068" w:rsidRDefault="00C80068" w:rsidP="00C80068">
      <w:pPr>
        <w:pStyle w:val="Caption"/>
        <w:jc w:val="center"/>
      </w:pPr>
      <w:bookmarkStart w:id="130" w:name="_Toc524048421"/>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34</w:t>
      </w:r>
      <w:r w:rsidR="00796E1C">
        <w:rPr>
          <w:noProof/>
        </w:rPr>
        <w:fldChar w:fldCharType="end"/>
      </w:r>
      <w:r>
        <w:t xml:space="preserve"> Working principle of block packing algorithm.</w:t>
      </w:r>
      <w:bookmarkEnd w:id="130"/>
    </w:p>
    <w:p w14:paraId="1E5B5AD2" w14:textId="77777777" w:rsidR="00C80068" w:rsidRPr="00C80068" w:rsidRDefault="00C80068" w:rsidP="00C80068"/>
    <w:p w14:paraId="2D4F6BB3" w14:textId="36ED5E5D" w:rsidR="00F41AF9" w:rsidRDefault="00F41AF9" w:rsidP="00664D7C">
      <w:pPr>
        <w:pStyle w:val="body"/>
        <w:numPr>
          <w:ilvl w:val="0"/>
          <w:numId w:val="17"/>
        </w:numPr>
      </w:pPr>
      <w:r w:rsidRPr="0009651E">
        <w:rPr>
          <w:rStyle w:val="CodeChar"/>
          <w:rFonts w:eastAsia="Arial"/>
          <w:b/>
        </w:rPr>
        <w:t>packBlocks</w:t>
      </w:r>
      <w:r>
        <w:t xml:space="preserve"> – a function to encapsulate all others. Takes in the children</w:t>
      </w:r>
      <w:r w:rsidR="00DE4AA6">
        <w:t xml:space="preserve"> groups in a certain order</w:t>
      </w:r>
      <w:r>
        <w:t xml:space="preserve"> (blocks</w:t>
      </w:r>
      <w:r w:rsidR="00DE4AA6">
        <w:t xml:space="preserve"> array</w:t>
      </w:r>
      <w:r>
        <w:t>)</w:t>
      </w:r>
      <w:r w:rsidR="00B52C7E">
        <w:t xml:space="preserve">, packs them in an optimized configuration (sets </w:t>
      </w:r>
      <w:r w:rsidR="00B52C7E" w:rsidRPr="00B52C7E">
        <w:rPr>
          <w:rStyle w:val="CodeChar"/>
          <w:rFonts w:eastAsia="Arial"/>
        </w:rPr>
        <w:t>mxGeometry._x</w:t>
      </w:r>
      <w:r w:rsidR="00B52C7E">
        <w:t xml:space="preserve"> and </w:t>
      </w:r>
      <w:r w:rsidR="00B52C7E" w:rsidRPr="00B52C7E">
        <w:rPr>
          <w:rStyle w:val="CodeChar"/>
          <w:rFonts w:eastAsia="Arial"/>
        </w:rPr>
        <w:t>mxGeometry._y</w:t>
      </w:r>
      <w:r w:rsidR="00B52C7E">
        <w:t xml:space="preserve"> of each) </w:t>
      </w:r>
      <w:r>
        <w:t xml:space="preserve"> and </w:t>
      </w:r>
      <w:r w:rsidR="00836251">
        <w:t xml:space="preserve">scales the group to fit the blocks in that configuration (sets </w:t>
      </w:r>
      <w:r w:rsidR="00836251" w:rsidRPr="00B52C7E">
        <w:rPr>
          <w:rStyle w:val="CodeChar"/>
          <w:rFonts w:eastAsia="Arial"/>
        </w:rPr>
        <w:t>mxGeometry._</w:t>
      </w:r>
      <w:r w:rsidR="00836251">
        <w:rPr>
          <w:rStyle w:val="CodeChar"/>
          <w:rFonts w:eastAsia="Arial"/>
        </w:rPr>
        <w:t>width</w:t>
      </w:r>
      <w:r w:rsidR="00836251">
        <w:t xml:space="preserve"> and </w:t>
      </w:r>
      <w:r w:rsidR="00836251" w:rsidRPr="00B52C7E">
        <w:rPr>
          <w:rStyle w:val="CodeChar"/>
          <w:rFonts w:eastAsia="Arial"/>
        </w:rPr>
        <w:t>mxGeometry._</w:t>
      </w:r>
      <w:r w:rsidR="00836251">
        <w:rPr>
          <w:rStyle w:val="CodeChar"/>
          <w:rFonts w:eastAsia="Arial"/>
        </w:rPr>
        <w:t>height</w:t>
      </w:r>
      <w:r w:rsidR="00836251">
        <w:t>)</w:t>
      </w:r>
      <w:r w:rsidR="00465768">
        <w:t>. It does so by calling the following functions sequentially.</w:t>
      </w:r>
      <w:r w:rsidR="00836251">
        <w:t xml:space="preserve"> </w:t>
      </w:r>
    </w:p>
    <w:p w14:paraId="44857AFB" w14:textId="33A9FA55" w:rsidR="00F41AF9" w:rsidRPr="00F41AF9" w:rsidRDefault="00F41AF9" w:rsidP="00664D7C">
      <w:pPr>
        <w:pStyle w:val="body"/>
        <w:numPr>
          <w:ilvl w:val="0"/>
          <w:numId w:val="17"/>
        </w:numPr>
      </w:pPr>
      <w:r w:rsidRPr="0009651E">
        <w:rPr>
          <w:rStyle w:val="CodeChar"/>
          <w:rFonts w:eastAsia="Arial"/>
          <w:b/>
        </w:rPr>
        <w:t>getScaledBlocks</w:t>
      </w:r>
      <w:r>
        <w:t xml:space="preserve"> – </w:t>
      </w:r>
      <w:r w:rsidR="00836251">
        <w:t>takes in the blocks (children), adds a margin to each block side,</w:t>
      </w:r>
      <w:r>
        <w:t xml:space="preserve"> </w:t>
      </w:r>
      <w:r w:rsidR="00836251">
        <w:t>and returns new scaled dimensions for each block.</w:t>
      </w:r>
    </w:p>
    <w:p w14:paraId="10267CC6" w14:textId="28A43CF0" w:rsidR="00223CC2" w:rsidRDefault="00F41AF9" w:rsidP="00664D7C">
      <w:pPr>
        <w:pStyle w:val="body"/>
        <w:numPr>
          <w:ilvl w:val="0"/>
          <w:numId w:val="17"/>
        </w:numPr>
      </w:pPr>
      <w:r w:rsidRPr="0009651E">
        <w:rPr>
          <w:rStyle w:val="CodeChar"/>
          <w:rFonts w:eastAsia="Arial"/>
          <w:b/>
        </w:rPr>
        <w:lastRenderedPageBreak/>
        <w:t>sortBlocksBy</w:t>
      </w:r>
      <w:r>
        <w:t xml:space="preserve"> – </w:t>
      </w:r>
      <w:r w:rsidR="00836251">
        <w:t xml:space="preserve">sorts the </w:t>
      </w:r>
      <w:r w:rsidR="00836251" w:rsidRPr="00836251">
        <w:rPr>
          <w:rStyle w:val="CodeChar"/>
          <w:rFonts w:eastAsia="Arial"/>
        </w:rPr>
        <w:t>blocks</w:t>
      </w:r>
      <w:r w:rsidR="00836251">
        <w:t xml:space="preserve"> array</w:t>
      </w:r>
      <w:r w:rsidR="00465768">
        <w:t xml:space="preserve"> by defined</w:t>
      </w:r>
      <w:r w:rsidR="00836251">
        <w:t xml:space="preserve"> configuration orde</w:t>
      </w:r>
      <w:r w:rsidR="00465768">
        <w:t xml:space="preserve">r set in the </w:t>
      </w:r>
      <w:r w:rsidR="00223CC2" w:rsidRPr="00223CC2">
        <w:rPr>
          <w:rStyle w:val="CodeChar"/>
          <w:rFonts w:eastAsia="Arial"/>
        </w:rPr>
        <w:t>sortOrder</w:t>
      </w:r>
      <w:r w:rsidR="00465768">
        <w:rPr>
          <w:rStyle w:val="CodeChar"/>
          <w:rFonts w:eastAsia="Arial"/>
        </w:rPr>
        <w:t xml:space="preserve"> </w:t>
      </w:r>
      <w:r w:rsidR="00465768" w:rsidRPr="00465768">
        <w:t>variable</w:t>
      </w:r>
      <w:r w:rsidR="00465768">
        <w:t xml:space="preserve"> (</w:t>
      </w:r>
      <w:r w:rsidR="00465768" w:rsidRPr="00162E35">
        <w:rPr>
          <w:color w:val="auto"/>
        </w:rPr>
        <w:t>refer to</w:t>
      </w:r>
      <w:r w:rsidR="00223CC2" w:rsidRPr="00162E35">
        <w:rPr>
          <w:color w:val="auto"/>
        </w:rPr>
        <w:t xml:space="preserve"> figure 3</w:t>
      </w:r>
      <w:r w:rsidR="00162E35" w:rsidRPr="00162E35">
        <w:rPr>
          <w:color w:val="auto"/>
        </w:rPr>
        <w:t>5</w:t>
      </w:r>
      <w:r w:rsidR="00223CC2" w:rsidRPr="00162E35">
        <w:rPr>
          <w:color w:val="auto"/>
        </w:rPr>
        <w:t>):</w:t>
      </w:r>
    </w:p>
    <w:p w14:paraId="0FFFD031" w14:textId="44133476" w:rsidR="00223CC2" w:rsidRDefault="00223CC2" w:rsidP="00664D7C">
      <w:pPr>
        <w:pStyle w:val="body"/>
        <w:numPr>
          <w:ilvl w:val="1"/>
          <w:numId w:val="17"/>
        </w:numPr>
      </w:pPr>
      <w:r>
        <w:t>none</w:t>
      </w:r>
      <w:r w:rsidR="00807FF8">
        <w:t xml:space="preserve"> – returns array in same order</w:t>
      </w:r>
    </w:p>
    <w:p w14:paraId="0820DC52" w14:textId="5F9BB1A6" w:rsidR="00223CC2" w:rsidRDefault="00836251" w:rsidP="00664D7C">
      <w:pPr>
        <w:pStyle w:val="body"/>
        <w:numPr>
          <w:ilvl w:val="1"/>
          <w:numId w:val="17"/>
        </w:numPr>
      </w:pPr>
      <w:r>
        <w:t>maxSide</w:t>
      </w:r>
      <w:r w:rsidR="00807FF8">
        <w:t xml:space="preserve"> – sorts by </w:t>
      </w:r>
      <w:r w:rsidR="001E05D7">
        <w:t>descending greater side of each block (gave best results for minimizing area and therefore chosen as default)</w:t>
      </w:r>
    </w:p>
    <w:p w14:paraId="229D30CA" w14:textId="14B2F4DB" w:rsidR="00223CC2" w:rsidRDefault="00223CC2" w:rsidP="00664D7C">
      <w:pPr>
        <w:pStyle w:val="body"/>
        <w:numPr>
          <w:ilvl w:val="1"/>
          <w:numId w:val="17"/>
        </w:numPr>
      </w:pPr>
      <w:r>
        <w:t>flows</w:t>
      </w:r>
      <w:r w:rsidR="001E05D7">
        <w:t xml:space="preserve"> – sorts by descending number of flows with reference to the block</w:t>
      </w:r>
    </w:p>
    <w:p w14:paraId="100B08EA" w14:textId="3E37BE1C" w:rsidR="00223CC2" w:rsidRDefault="00223CC2" w:rsidP="00664D7C">
      <w:pPr>
        <w:pStyle w:val="body"/>
        <w:numPr>
          <w:ilvl w:val="1"/>
          <w:numId w:val="17"/>
        </w:numPr>
      </w:pPr>
      <w:r>
        <w:t>width</w:t>
      </w:r>
      <w:r w:rsidR="001E05D7">
        <w:t xml:space="preserve"> – sorts by descending block widths</w:t>
      </w:r>
    </w:p>
    <w:p w14:paraId="3A162D4E" w14:textId="51716B7E" w:rsidR="00223CC2" w:rsidRDefault="00223CC2" w:rsidP="00664D7C">
      <w:pPr>
        <w:pStyle w:val="body"/>
        <w:numPr>
          <w:ilvl w:val="1"/>
          <w:numId w:val="17"/>
        </w:numPr>
      </w:pPr>
      <w:r>
        <w:t>height</w:t>
      </w:r>
      <w:r w:rsidR="001E05D7">
        <w:t xml:space="preserve"> – sorts by descending block heights</w:t>
      </w:r>
    </w:p>
    <w:p w14:paraId="4FCBCC05" w14:textId="5EAAA187" w:rsidR="00F41AF9" w:rsidRDefault="00223CC2" w:rsidP="00664D7C">
      <w:pPr>
        <w:pStyle w:val="body"/>
        <w:numPr>
          <w:ilvl w:val="1"/>
          <w:numId w:val="17"/>
        </w:numPr>
      </w:pPr>
      <w:r>
        <w:t>area</w:t>
      </w:r>
      <w:r w:rsidR="001E05D7">
        <w:t xml:space="preserve"> – sorts by descending calculated area (</w:t>
      </w:r>
      <w:r w:rsidR="001E05D7" w:rsidRPr="00DE4AA6">
        <w:rPr>
          <w:rStyle w:val="CodeChar"/>
          <w:rFonts w:eastAsia="Arial"/>
        </w:rPr>
        <w:t xml:space="preserve">width </w:t>
      </w:r>
      <w:r w:rsidR="00DE4AA6" w:rsidRPr="00DE4AA6">
        <w:rPr>
          <w:rStyle w:val="CodeChar"/>
          <w:rFonts w:eastAsia="Arial"/>
        </w:rPr>
        <w:t xml:space="preserve">* </w:t>
      </w:r>
      <w:r w:rsidR="001E05D7" w:rsidRPr="00DE4AA6">
        <w:rPr>
          <w:rStyle w:val="CodeChar"/>
          <w:rFonts w:eastAsia="Arial"/>
        </w:rPr>
        <w:t>height</w:t>
      </w:r>
      <w:r w:rsidR="001E05D7">
        <w:t>)</w:t>
      </w:r>
    </w:p>
    <w:p w14:paraId="53038E5C" w14:textId="32262E65" w:rsidR="00DE4AA6" w:rsidRPr="00F41AF9" w:rsidRDefault="00DE4AA6" w:rsidP="00664D7C">
      <w:pPr>
        <w:pStyle w:val="body"/>
        <w:numPr>
          <w:ilvl w:val="1"/>
          <w:numId w:val="17"/>
        </w:numPr>
      </w:pPr>
      <w:r>
        <w:t>random – sorts by a random order</w:t>
      </w:r>
    </w:p>
    <w:p w14:paraId="4EB2EED8" w14:textId="4D247B5F" w:rsidR="00A81C20" w:rsidRDefault="00F41AF9" w:rsidP="00664D7C">
      <w:pPr>
        <w:pStyle w:val="body"/>
        <w:numPr>
          <w:ilvl w:val="0"/>
          <w:numId w:val="17"/>
        </w:numPr>
      </w:pPr>
      <w:r w:rsidRPr="0009651E">
        <w:rPr>
          <w:rStyle w:val="CodeChar"/>
          <w:rFonts w:eastAsia="Arial"/>
          <w:b/>
        </w:rPr>
        <w:t>fit</w:t>
      </w:r>
      <w:r>
        <w:t xml:space="preserve"> – </w:t>
      </w:r>
      <w:r w:rsidR="00E35CA3">
        <w:t xml:space="preserve">takes in the by sortOrder value sorted blocks array and packs </w:t>
      </w:r>
      <w:r w:rsidR="008E5270">
        <w:t xml:space="preserve">each block in that order to optimize the containing area on each placed block (decides where to place each block based on which </w:t>
      </w:r>
      <w:r w:rsidR="008E5270" w:rsidRPr="00DD5B6E">
        <w:rPr>
          <w:color w:val="auto"/>
        </w:rPr>
        <w:t>placement will result in least total area of container).</w:t>
      </w:r>
      <w:r w:rsidR="00DB54AA" w:rsidRPr="00DD5B6E">
        <w:rPr>
          <w:color w:val="auto"/>
        </w:rPr>
        <w:t xml:space="preserve"> Credits: Gordon and Contributors, 2016.</w:t>
      </w:r>
    </w:p>
    <w:p w14:paraId="07875A1B" w14:textId="77777777" w:rsidR="00451856" w:rsidRPr="00451856" w:rsidRDefault="00451856" w:rsidP="00451856">
      <w:pPr>
        <w:pStyle w:val="body"/>
      </w:pPr>
    </w:p>
    <w:p w14:paraId="4508D240" w14:textId="77777777" w:rsidR="00662D24" w:rsidRDefault="008C2988" w:rsidP="00662D24">
      <w:pPr>
        <w:pStyle w:val="body"/>
        <w:keepNext/>
        <w:jc w:val="center"/>
      </w:pPr>
      <w:r>
        <w:rPr>
          <w:noProof/>
          <w:lang w:val="de-DE" w:eastAsia="de-DE"/>
        </w:rPr>
        <w:drawing>
          <wp:inline distT="0" distB="0" distL="0" distR="0" wp14:anchorId="01610EA0" wp14:editId="3C1D91E7">
            <wp:extent cx="5731510" cy="147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73200"/>
                    </a:xfrm>
                    <a:prstGeom prst="rect">
                      <a:avLst/>
                    </a:prstGeom>
                  </pic:spPr>
                </pic:pic>
              </a:graphicData>
            </a:graphic>
          </wp:inline>
        </w:drawing>
      </w:r>
    </w:p>
    <w:p w14:paraId="0E3ED15C" w14:textId="06F17FD7" w:rsidR="009571A2" w:rsidRDefault="00662D24" w:rsidP="009571A2">
      <w:pPr>
        <w:pStyle w:val="Caption"/>
        <w:jc w:val="center"/>
      </w:pPr>
      <w:bookmarkStart w:id="131" w:name="_Toc524048422"/>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35</w:t>
      </w:r>
      <w:r w:rsidR="00796E1C">
        <w:rPr>
          <w:noProof/>
        </w:rPr>
        <w:fldChar w:fldCharType="end"/>
      </w:r>
      <w:r>
        <w:t xml:space="preserve"> </w:t>
      </w:r>
      <w:r w:rsidRPr="00C26719">
        <w:t xml:space="preserve">Results of Binary Tree Packing Algorithm Simulation </w:t>
      </w:r>
      <w:r w:rsidR="00622412">
        <w:t>for several sample blocks and</w:t>
      </w:r>
      <w:r w:rsidRPr="00C26719">
        <w:t xml:space="preserve"> distinct sortOrder values</w:t>
      </w:r>
      <w:r w:rsidR="000E4D1A">
        <w:t>.</w:t>
      </w:r>
      <w:bookmarkEnd w:id="131"/>
    </w:p>
    <w:p w14:paraId="5EDB84FC" w14:textId="77777777" w:rsidR="009571A2" w:rsidRDefault="009571A2" w:rsidP="009571A2">
      <w:pPr>
        <w:pStyle w:val="Caption"/>
        <w:jc w:val="center"/>
      </w:pPr>
    </w:p>
    <w:p w14:paraId="03A98FA6" w14:textId="2689B3B4" w:rsidR="009571A2" w:rsidRDefault="009571A2" w:rsidP="009571A2">
      <w:pPr>
        <w:pStyle w:val="Caption"/>
        <w:jc w:val="center"/>
      </w:pPr>
      <w:r>
        <w:rPr>
          <w:noProof/>
          <w:lang w:val="de-DE" w:eastAsia="de-DE"/>
        </w:rPr>
        <w:drawing>
          <wp:inline distT="0" distB="0" distL="0" distR="0" wp14:anchorId="4CDE66BD" wp14:editId="204BDF3A">
            <wp:extent cx="5872862" cy="23336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014"/>
                    <a:stretch/>
                  </pic:blipFill>
                  <pic:spPr bwMode="auto">
                    <a:xfrm>
                      <a:off x="0" y="0"/>
                      <a:ext cx="5910729" cy="2348672"/>
                    </a:xfrm>
                    <a:prstGeom prst="rect">
                      <a:avLst/>
                    </a:prstGeom>
                    <a:ln>
                      <a:noFill/>
                    </a:ln>
                    <a:extLst>
                      <a:ext uri="{53640926-AAD7-44D8-BBD7-CCE9431645EC}">
                        <a14:shadowObscured xmlns:a14="http://schemas.microsoft.com/office/drawing/2010/main"/>
                      </a:ext>
                    </a:extLst>
                  </pic:spPr>
                </pic:pic>
              </a:graphicData>
            </a:graphic>
          </wp:inline>
        </w:drawing>
      </w:r>
    </w:p>
    <w:p w14:paraId="1AF890F9" w14:textId="48086BF5" w:rsidR="009571A2" w:rsidRDefault="009571A2" w:rsidP="009571A2">
      <w:pPr>
        <w:pStyle w:val="Caption"/>
        <w:jc w:val="center"/>
      </w:pPr>
      <w:bookmarkStart w:id="132" w:name="_Toc524048424"/>
      <w:r>
        <w:t xml:space="preserve">Figure </w:t>
      </w:r>
      <w:r w:rsidR="00796E1C">
        <w:rPr>
          <w:noProof/>
        </w:rPr>
        <w:fldChar w:fldCharType="begin"/>
      </w:r>
      <w:r w:rsidR="00796E1C">
        <w:rPr>
          <w:noProof/>
        </w:rPr>
        <w:instrText xml:space="preserve"> SEQ Figure \* ARABIC </w:instrText>
      </w:r>
      <w:r w:rsidR="00796E1C">
        <w:rPr>
          <w:noProof/>
        </w:rPr>
        <w:fldChar w:fldCharType="separate"/>
      </w:r>
      <w:r w:rsidR="00B808D2">
        <w:rPr>
          <w:noProof/>
        </w:rPr>
        <w:t>36</w:t>
      </w:r>
      <w:r w:rsidR="00796E1C">
        <w:rPr>
          <w:noProof/>
        </w:rPr>
        <w:fldChar w:fldCharType="end"/>
      </w:r>
      <w:r>
        <w:t xml:space="preserve"> Two P&amp;ID visualizations of the Aida Brewery during development phase.</w:t>
      </w:r>
      <w:bookmarkEnd w:id="132"/>
    </w:p>
    <w:p w14:paraId="2A0CCF51" w14:textId="5FDBBC9A" w:rsidR="00F152D6" w:rsidRDefault="00F152D6">
      <w:pPr>
        <w:spacing w:after="160" w:line="259" w:lineRule="auto"/>
      </w:pPr>
    </w:p>
    <w:p w14:paraId="0BDF4EFE" w14:textId="77777777" w:rsidR="000D7478" w:rsidRPr="00AE7149" w:rsidRDefault="000D7478" w:rsidP="00AE7149"/>
    <w:p w14:paraId="7676B375" w14:textId="4E668710" w:rsidR="00C8329C" w:rsidRDefault="00C8329C" w:rsidP="00D242DC">
      <w:pPr>
        <w:pStyle w:val="body"/>
        <w:ind w:left="0"/>
        <w:sectPr w:rsidR="00C8329C" w:rsidSect="001719E2">
          <w:pgSz w:w="11906" w:h="16838"/>
          <w:pgMar w:top="1440" w:right="1440" w:bottom="1440" w:left="1440" w:header="708" w:footer="708" w:gutter="0"/>
          <w:cols w:space="708"/>
          <w:titlePg/>
          <w:docGrid w:linePitch="360"/>
        </w:sectPr>
      </w:pPr>
    </w:p>
    <w:p w14:paraId="56F3D5F9" w14:textId="77777777" w:rsidR="00D32C6E" w:rsidRDefault="00D32C6E" w:rsidP="00D32C6E">
      <w:pPr>
        <w:pStyle w:val="h1"/>
      </w:pPr>
      <w:bookmarkStart w:id="133" w:name="_Toc524108119"/>
      <w:r>
        <w:lastRenderedPageBreak/>
        <w:t>Synopsis</w:t>
      </w:r>
      <w:bookmarkEnd w:id="133"/>
    </w:p>
    <w:p w14:paraId="63648E11" w14:textId="77777777" w:rsidR="00D32C6E" w:rsidRDefault="00D32C6E" w:rsidP="00D32C6E">
      <w:pPr>
        <w:pStyle w:val="body"/>
      </w:pPr>
      <w:r>
        <w:t>This chapter summarizes once again, wether the results of this bachelor thesis fullfill its goals. For this purpose, a detailed breakdown of each requirement into its implementation details is presented before concluding if such requirement was met in terms of what was expected.</w:t>
      </w:r>
    </w:p>
    <w:p w14:paraId="23AB0F80" w14:textId="77777777" w:rsidR="00D32C6E" w:rsidRPr="00BC2F23" w:rsidRDefault="00D32C6E" w:rsidP="00D32C6E">
      <w:pPr>
        <w:pStyle w:val="body"/>
      </w:pPr>
    </w:p>
    <w:p w14:paraId="747E557F" w14:textId="77777777" w:rsidR="00D32C6E" w:rsidRDefault="00D32C6E" w:rsidP="00D32C6E">
      <w:pPr>
        <w:pStyle w:val="bodyheaderbold"/>
      </w:pPr>
      <w:r w:rsidRPr="00C35DEC">
        <w:t>R1: Library of modular P&amp;ID Visualization Components According to Industry Standards</w:t>
      </w:r>
    </w:p>
    <w:p w14:paraId="2DA2EB97" w14:textId="77777777" w:rsidR="00D32C6E" w:rsidRPr="00C35DEC" w:rsidRDefault="00D32C6E" w:rsidP="00D32C6E">
      <w:pPr>
        <w:pStyle w:val="tightlist"/>
        <w:numPr>
          <w:ilvl w:val="0"/>
          <w:numId w:val="18"/>
        </w:numPr>
      </w:pPr>
      <w:r w:rsidRPr="00C35DEC">
        <w:t>Object</w:t>
      </w:r>
      <w:r>
        <w:t>-</w:t>
      </w:r>
      <w:r w:rsidRPr="00C35DEC">
        <w:t>oriented abstraction of industrial process engineering elements into</w:t>
      </w:r>
      <w:r>
        <w:t xml:space="preserve"> UML 2.0 classes based on their</w:t>
      </w:r>
      <w:r w:rsidRPr="00C35DEC">
        <w:t xml:space="preserve"> </w:t>
      </w:r>
      <w:r>
        <w:t>inherent geometrical and functional traits (class diagram).</w:t>
      </w:r>
    </w:p>
    <w:p w14:paraId="5E34BC79" w14:textId="77777777" w:rsidR="00D32C6E" w:rsidRPr="00C35DEC" w:rsidRDefault="00D32C6E" w:rsidP="00D32C6E">
      <w:pPr>
        <w:pStyle w:val="tightlist"/>
        <w:numPr>
          <w:ilvl w:val="0"/>
          <w:numId w:val="19"/>
        </w:numPr>
      </w:pPr>
      <w:r w:rsidRPr="00C35DEC">
        <w:t>Conception of a library of modular and composable P&amp;ID visualization components in SVG format according to the current industry standards.</w:t>
      </w:r>
    </w:p>
    <w:p w14:paraId="282F45C6" w14:textId="77777777" w:rsidR="00D32C6E" w:rsidRPr="00E074F7" w:rsidRDefault="00D32C6E" w:rsidP="00D32C6E">
      <w:pPr>
        <w:pStyle w:val="tightlist"/>
        <w:numPr>
          <w:ilvl w:val="0"/>
          <w:numId w:val="20"/>
        </w:numPr>
      </w:pPr>
      <w:r w:rsidRPr="00C35DEC">
        <w:t xml:space="preserve">Static geometrical definition of visualization components in a P&amp;ID shapes library implemented as a JSON file for </w:t>
      </w:r>
      <w:r>
        <w:t>efficiency, portability and ease</w:t>
      </w:r>
      <w:r w:rsidRPr="00C35DEC">
        <w:t xml:space="preserve"> of personalization and maintainability.</w:t>
      </w:r>
      <w:r>
        <w:t xml:space="preserve"> Each shape corresponds to a JSON</w:t>
      </w:r>
      <w:r w:rsidRPr="00C35DEC">
        <w:t xml:space="preserve"> object with a defined set of properties </w:t>
      </w:r>
      <w:r>
        <w:t xml:space="preserve">with </w:t>
      </w:r>
      <w:r w:rsidRPr="00C35DEC">
        <w:t>predefined value</w:t>
      </w:r>
      <w:r>
        <w:t>s (defined by library version)</w:t>
      </w:r>
      <w:r w:rsidRPr="00C35DEC">
        <w:t>, or a default value if left blank.</w:t>
      </w:r>
    </w:p>
    <w:p w14:paraId="38949246" w14:textId="77777777" w:rsidR="00D32C6E" w:rsidRPr="00FA281E" w:rsidRDefault="00D32C6E" w:rsidP="00D32C6E">
      <w:pPr>
        <w:pStyle w:val="tightlist"/>
        <w:numPr>
          <w:ilvl w:val="0"/>
          <w:numId w:val="26"/>
        </w:numPr>
      </w:pPr>
      <w:r w:rsidRPr="00C35DEC">
        <w:t>Shape instances inherit object properties from their parent P&amp;ID class and category based on the data model defined as a UML 2.0 class diagram.</w:t>
      </w:r>
      <w:r>
        <w:t xml:space="preserve"> This enables a</w:t>
      </w:r>
      <w:r w:rsidRPr="00FA281E">
        <w:t>utomatic propagation of inherited and composed styles throughout library for ease of user personalization.</w:t>
      </w:r>
    </w:p>
    <w:p w14:paraId="36BC5D00" w14:textId="77777777" w:rsidR="00D32C6E" w:rsidRDefault="00D32C6E" w:rsidP="00D32C6E">
      <w:pPr>
        <w:pStyle w:val="tightlist"/>
        <w:numPr>
          <w:ilvl w:val="0"/>
          <w:numId w:val="21"/>
        </w:numPr>
      </w:pPr>
      <w:r>
        <w:t>Shapes display real-time plant process values if a data binding to process variable exists.</w:t>
      </w:r>
    </w:p>
    <w:p w14:paraId="73488D1B" w14:textId="77777777" w:rsidR="00D32C6E" w:rsidRDefault="00D32C6E" w:rsidP="00D32C6E">
      <w:pPr>
        <w:pStyle w:val="tightlist"/>
        <w:numPr>
          <w:ilvl w:val="0"/>
          <w:numId w:val="22"/>
        </w:numPr>
      </w:pPr>
      <w:r w:rsidRPr="00C35DEC">
        <w:t>Semi-colon separated string of styles de</w:t>
      </w:r>
      <w:r>
        <w:t>-</w:t>
      </w:r>
      <w:r w:rsidRPr="00C35DEC">
        <w:t>structured into styles object for targeted configuration of individual styles. Styles object then concatenated back to string on XML generation.</w:t>
      </w:r>
    </w:p>
    <w:p w14:paraId="415A4948" w14:textId="77777777" w:rsidR="00D32C6E" w:rsidRPr="00532FB9" w:rsidRDefault="00D32C6E" w:rsidP="00D32C6E">
      <w:pPr>
        <w:pStyle w:val="tightlist"/>
        <w:numPr>
          <w:ilvl w:val="0"/>
          <w:numId w:val="45"/>
        </w:numPr>
        <w:rPr>
          <w:b/>
        </w:rPr>
      </w:pPr>
      <w:r>
        <w:rPr>
          <w:b/>
        </w:rPr>
        <w:t>R</w:t>
      </w:r>
      <w:r w:rsidRPr="00532FB9">
        <w:rPr>
          <w:b/>
        </w:rPr>
        <w:t>equirement met</w:t>
      </w:r>
    </w:p>
    <w:p w14:paraId="3FBA2E64" w14:textId="77777777" w:rsidR="00D32C6E" w:rsidRPr="00ED2F8D" w:rsidRDefault="00D32C6E" w:rsidP="00D32C6E">
      <w:pPr>
        <w:pStyle w:val="body"/>
      </w:pPr>
    </w:p>
    <w:p w14:paraId="649286FF" w14:textId="77777777" w:rsidR="00D32C6E" w:rsidRPr="00C35DEC" w:rsidRDefault="00D32C6E" w:rsidP="00D32C6E">
      <w:pPr>
        <w:pStyle w:val="bodyheaderbold"/>
      </w:pPr>
      <w:r w:rsidRPr="00C35DEC">
        <w:t>R</w:t>
      </w:r>
      <w:r>
        <w:t>2</w:t>
      </w:r>
      <w:r w:rsidRPr="00C35DEC">
        <w:t>: User Friendly Graphical User Interface (GUI) Boardlet for Creation of P&amp;ID Visualizations</w:t>
      </w:r>
    </w:p>
    <w:p w14:paraId="6451C837" w14:textId="77777777" w:rsidR="00D32C6E" w:rsidRPr="00C35DEC" w:rsidRDefault="00D32C6E" w:rsidP="00D32C6E">
      <w:pPr>
        <w:pStyle w:val="tightlist"/>
        <w:numPr>
          <w:ilvl w:val="0"/>
          <w:numId w:val="23"/>
        </w:numPr>
      </w:pPr>
      <w:r w:rsidRPr="00C35DEC">
        <w:t xml:space="preserve">User friendly boardlet with a simple interface for generating new or updating previously generated P&amp;ID visualizations. </w:t>
      </w:r>
    </w:p>
    <w:p w14:paraId="307ACF2E" w14:textId="77777777" w:rsidR="00D32C6E" w:rsidRDefault="00D32C6E" w:rsidP="00D32C6E">
      <w:pPr>
        <w:pStyle w:val="tightlist"/>
        <w:numPr>
          <w:ilvl w:val="0"/>
          <w:numId w:val="24"/>
        </w:numPr>
      </w:pPr>
      <w:r w:rsidRPr="00C35DEC">
        <w:t>No configurations needed and abstraction of inner workings for the user.</w:t>
      </w:r>
    </w:p>
    <w:p w14:paraId="726AF272" w14:textId="77777777" w:rsidR="00D32C6E" w:rsidRPr="00C35DEC" w:rsidRDefault="00D32C6E" w:rsidP="00D32C6E">
      <w:pPr>
        <w:pStyle w:val="tightlist"/>
        <w:numPr>
          <w:ilvl w:val="0"/>
          <w:numId w:val="24"/>
        </w:numPr>
      </w:pPr>
      <w:r>
        <w:t>User can easily select the root node he wants to create the P&amp;ID for.</w:t>
      </w:r>
    </w:p>
    <w:p w14:paraId="0BE3FE59" w14:textId="77777777" w:rsidR="00D32C6E" w:rsidRPr="00C35DEC" w:rsidRDefault="00D32C6E" w:rsidP="00D32C6E">
      <w:pPr>
        <w:pStyle w:val="tightlist"/>
        <w:numPr>
          <w:ilvl w:val="0"/>
          <w:numId w:val="25"/>
        </w:numPr>
      </w:pPr>
      <w:r w:rsidRPr="00C35DEC">
        <w:t>File input for the selection of the desired version of the P&amp;ID shapes library.</w:t>
      </w:r>
    </w:p>
    <w:p w14:paraId="44A1446B" w14:textId="77777777" w:rsidR="00D32C6E" w:rsidRPr="00C35DEC" w:rsidRDefault="00D32C6E" w:rsidP="00D32C6E">
      <w:pPr>
        <w:pStyle w:val="tightlist"/>
        <w:numPr>
          <w:ilvl w:val="0"/>
          <w:numId w:val="27"/>
        </w:numPr>
      </w:pPr>
      <w:r w:rsidRPr="00C35DEC">
        <w:t>Buttons for generating the XML of the visualization, for downloading the visualization in both JSON and XML format, and to upload the XML visualization file to Sapient Engine® file system for the Legato Graphic Designer® boardlet to import and render.</w:t>
      </w:r>
    </w:p>
    <w:p w14:paraId="79CA9D86" w14:textId="77777777" w:rsidR="00D32C6E" w:rsidRPr="00C35DEC" w:rsidRDefault="00D32C6E" w:rsidP="00D32C6E">
      <w:pPr>
        <w:pStyle w:val="tightlist"/>
        <w:numPr>
          <w:ilvl w:val="0"/>
          <w:numId w:val="28"/>
        </w:numPr>
      </w:pPr>
      <w:r w:rsidRPr="00C35DEC">
        <w:lastRenderedPageBreak/>
        <w:t xml:space="preserve">Visual feedback: progress bar </w:t>
      </w:r>
      <w:r>
        <w:t>to display</w:t>
      </w:r>
      <w:r w:rsidRPr="00C35DEC">
        <w:t xml:space="preserve"> XML </w:t>
      </w:r>
      <w:r>
        <w:t>object generation process</w:t>
      </w:r>
      <w:r w:rsidRPr="00C35DEC">
        <w:t>.</w:t>
      </w:r>
    </w:p>
    <w:p w14:paraId="6D0A2A05" w14:textId="77777777" w:rsidR="00D32C6E" w:rsidRDefault="00D32C6E" w:rsidP="00D32C6E">
      <w:pPr>
        <w:pStyle w:val="tightlist"/>
        <w:numPr>
          <w:ilvl w:val="0"/>
          <w:numId w:val="29"/>
        </w:numPr>
      </w:pPr>
      <w:r w:rsidRPr="00C35DEC">
        <w:t>Dashboard with boardlets: P&amp;ID Creator, Node Tree Selector, P&amp;ID Viewer.</w:t>
      </w:r>
    </w:p>
    <w:p w14:paraId="39FAE3E6" w14:textId="77777777" w:rsidR="00D32C6E" w:rsidRPr="00532FB9" w:rsidRDefault="00D32C6E" w:rsidP="00D32C6E">
      <w:pPr>
        <w:pStyle w:val="tightlist"/>
        <w:numPr>
          <w:ilvl w:val="0"/>
          <w:numId w:val="46"/>
        </w:numPr>
        <w:rPr>
          <w:b/>
        </w:rPr>
      </w:pPr>
      <w:r>
        <w:rPr>
          <w:b/>
        </w:rPr>
        <w:t>R</w:t>
      </w:r>
      <w:r w:rsidRPr="00532FB9">
        <w:rPr>
          <w:b/>
        </w:rPr>
        <w:t>equirement met</w:t>
      </w:r>
    </w:p>
    <w:p w14:paraId="6905BF8D" w14:textId="77777777" w:rsidR="00D32C6E" w:rsidRPr="00737658" w:rsidRDefault="00D32C6E" w:rsidP="00D32C6E">
      <w:pPr>
        <w:pStyle w:val="body"/>
      </w:pPr>
    </w:p>
    <w:p w14:paraId="1C926BA0" w14:textId="77777777" w:rsidR="00D32C6E" w:rsidRPr="00C35DEC" w:rsidRDefault="00D32C6E" w:rsidP="00D32C6E">
      <w:pPr>
        <w:pStyle w:val="bodyheaderbold"/>
      </w:pPr>
      <w:r w:rsidRPr="00C35DEC">
        <w:t>R3: Client-Side Script for the Automated P&amp;ID Visualization Generation as</w:t>
      </w:r>
      <w:r>
        <w:t xml:space="preserve"> an</w:t>
      </w:r>
      <w:r w:rsidRPr="00C35DEC">
        <w:t xml:space="preserve"> XML File</w:t>
      </w:r>
    </w:p>
    <w:p w14:paraId="3837A614" w14:textId="77777777" w:rsidR="00D32C6E" w:rsidRPr="00C35DEC" w:rsidRDefault="00D32C6E" w:rsidP="00D32C6E">
      <w:pPr>
        <w:pStyle w:val="tightlist"/>
        <w:numPr>
          <w:ilvl w:val="0"/>
          <w:numId w:val="30"/>
        </w:numPr>
      </w:pPr>
      <w:r w:rsidRPr="00C35DEC">
        <w:t xml:space="preserve">Required from user is </w:t>
      </w:r>
      <w:r>
        <w:t>only</w:t>
      </w:r>
      <w:r w:rsidRPr="00C35DEC">
        <w:t xml:space="preserve"> the selection of the desired P&amp;ID shapes library version for the visualization and no additional configurations.</w:t>
      </w:r>
    </w:p>
    <w:p w14:paraId="49EB15A5" w14:textId="77777777" w:rsidR="00D32C6E" w:rsidRPr="00C35DEC" w:rsidRDefault="00D32C6E" w:rsidP="00D32C6E">
      <w:pPr>
        <w:pStyle w:val="tightlist"/>
        <w:numPr>
          <w:ilvl w:val="0"/>
          <w:numId w:val="31"/>
        </w:numPr>
      </w:pPr>
      <w:r w:rsidRPr="00C35DEC">
        <w:t>Script encapsulates all required business logic in a single modular and composable, well-documented JavaScript file.</w:t>
      </w:r>
    </w:p>
    <w:p w14:paraId="5AAA469D" w14:textId="77777777" w:rsidR="00D32C6E" w:rsidRDefault="00D32C6E" w:rsidP="00D32C6E">
      <w:pPr>
        <w:pStyle w:val="tightlist"/>
        <w:numPr>
          <w:ilvl w:val="0"/>
          <w:numId w:val="32"/>
        </w:numPr>
      </w:pPr>
      <w:r w:rsidRPr="00C35DEC">
        <w:t>Separation of primary concerns: presentation logic, database queries, data mappings, graphing algorithm and xml generation are all separate and inter-independent from each other.</w:t>
      </w:r>
    </w:p>
    <w:p w14:paraId="5163CF8C" w14:textId="77777777" w:rsidR="00D32C6E" w:rsidRPr="005705C2" w:rsidRDefault="00D32C6E" w:rsidP="00D32C6E">
      <w:pPr>
        <w:pStyle w:val="tightlist"/>
        <w:numPr>
          <w:ilvl w:val="0"/>
          <w:numId w:val="47"/>
        </w:numPr>
        <w:rPr>
          <w:b/>
        </w:rPr>
      </w:pPr>
      <w:r w:rsidRPr="005705C2">
        <w:rPr>
          <w:b/>
        </w:rPr>
        <w:t>Requirement met</w:t>
      </w:r>
    </w:p>
    <w:p w14:paraId="7D1E17E1" w14:textId="77777777" w:rsidR="00D32C6E" w:rsidRDefault="00D32C6E" w:rsidP="00D32C6E">
      <w:pPr>
        <w:pStyle w:val="body"/>
      </w:pPr>
    </w:p>
    <w:p w14:paraId="068713C5" w14:textId="77777777" w:rsidR="00D32C6E" w:rsidRPr="00C35DEC" w:rsidRDefault="00D32C6E" w:rsidP="00D32C6E">
      <w:pPr>
        <w:pStyle w:val="bodyheaderbold"/>
      </w:pPr>
      <w:r>
        <w:t>R4</w:t>
      </w:r>
      <w:r w:rsidRPr="00C35DEC">
        <w:t xml:space="preserve">: Mapping of </w:t>
      </w:r>
      <w:r>
        <w:t xml:space="preserve">Physical </w:t>
      </w:r>
      <w:r w:rsidRPr="00C35DEC">
        <w:t>Plant Instances to Corresponding Visualiz</w:t>
      </w:r>
      <w:r>
        <w:t>ation</w:t>
      </w:r>
      <w:r w:rsidRPr="00C35DEC">
        <w:t xml:space="preserve"> Component</w:t>
      </w:r>
    </w:p>
    <w:p w14:paraId="070E17F4" w14:textId="77777777" w:rsidR="00D32C6E" w:rsidRDefault="00D32C6E" w:rsidP="00D32C6E">
      <w:pPr>
        <w:pStyle w:val="tightlist"/>
        <w:numPr>
          <w:ilvl w:val="0"/>
          <w:numId w:val="33"/>
        </w:numPr>
      </w:pPr>
      <w:r w:rsidRPr="00C35DEC">
        <w:t>Mapping to work with minimal changes to the original data model for an unobtrusive implementation of the automated P&amp;ID visualization generator</w:t>
      </w:r>
      <w:r>
        <w:t xml:space="preserve"> and t</w:t>
      </w:r>
      <w:r w:rsidRPr="00756D9B">
        <w:t>o avoid the need for new tables and fields in databas</w:t>
      </w:r>
      <w:r>
        <w:t>e</w:t>
      </w:r>
      <w:r w:rsidRPr="00756D9B">
        <w:t>.</w:t>
      </w:r>
    </w:p>
    <w:p w14:paraId="42B9A5A3" w14:textId="77777777" w:rsidR="00D32C6E" w:rsidRDefault="00D32C6E" w:rsidP="00D32C6E">
      <w:pPr>
        <w:pStyle w:val="tightlist"/>
        <w:numPr>
          <w:ilvl w:val="0"/>
          <w:numId w:val="34"/>
        </w:numPr>
      </w:pPr>
      <w:r>
        <w:t xml:space="preserve">Minimum database requirement is a </w:t>
      </w:r>
      <w:r w:rsidRPr="006B533A">
        <w:t>shapeName</w:t>
      </w:r>
      <w:r>
        <w:t xml:space="preserve"> attribute to be property set in the model and thus in the database.</w:t>
      </w:r>
    </w:p>
    <w:p w14:paraId="67142851" w14:textId="77777777" w:rsidR="00D32C6E" w:rsidRDefault="00D32C6E" w:rsidP="00D32C6E">
      <w:pPr>
        <w:pStyle w:val="tightlist"/>
        <w:numPr>
          <w:ilvl w:val="0"/>
          <w:numId w:val="35"/>
        </w:numPr>
      </w:pPr>
      <w:r>
        <w:t>Connections don’t require changes in model. The shapeName attribute for each line shape is determined via logic.</w:t>
      </w:r>
    </w:p>
    <w:p w14:paraId="0B5B9DEB" w14:textId="77777777" w:rsidR="00D32C6E" w:rsidRPr="005705C2" w:rsidRDefault="00D32C6E" w:rsidP="00D32C6E">
      <w:pPr>
        <w:pStyle w:val="tightlist"/>
        <w:numPr>
          <w:ilvl w:val="0"/>
          <w:numId w:val="48"/>
        </w:numPr>
        <w:rPr>
          <w:b/>
        </w:rPr>
      </w:pPr>
      <w:r w:rsidRPr="005705C2">
        <w:rPr>
          <w:b/>
        </w:rPr>
        <w:t>Requirement met</w:t>
      </w:r>
    </w:p>
    <w:p w14:paraId="54C608D3" w14:textId="77777777" w:rsidR="00D32C6E" w:rsidRPr="00C35DEC" w:rsidRDefault="00D32C6E" w:rsidP="00D32C6E">
      <w:pPr>
        <w:pStyle w:val="body"/>
      </w:pPr>
    </w:p>
    <w:p w14:paraId="4C4D794B" w14:textId="77777777" w:rsidR="00D32C6E" w:rsidRPr="00C35DEC" w:rsidRDefault="00D32C6E" w:rsidP="00D32C6E">
      <w:pPr>
        <w:pStyle w:val="bodyheaderbold"/>
      </w:pPr>
      <w:r w:rsidRPr="00C35DEC">
        <w:t>R</w:t>
      </w:r>
      <w:r>
        <w:t>5</w:t>
      </w:r>
      <w:r w:rsidRPr="00C35DEC">
        <w:t>: Automatic Type Detection</w:t>
      </w:r>
      <w:r>
        <w:t xml:space="preserve"> </w:t>
      </w:r>
      <w:r w:rsidRPr="00C35DEC">
        <w:t>and Simplification of Connections</w:t>
      </w:r>
    </w:p>
    <w:p w14:paraId="533308A3" w14:textId="77777777" w:rsidR="00D32C6E" w:rsidRPr="00C35DEC" w:rsidRDefault="00D32C6E" w:rsidP="00D32C6E">
      <w:pPr>
        <w:pStyle w:val="tightlist"/>
        <w:numPr>
          <w:ilvl w:val="0"/>
          <w:numId w:val="36"/>
        </w:numPr>
      </w:pPr>
      <w:r w:rsidRPr="00C35DEC">
        <w:t xml:space="preserve">Logic for setting the corresponding </w:t>
      </w:r>
      <w:r w:rsidRPr="0011795F">
        <w:rPr>
          <w:i/>
        </w:rPr>
        <w:t>shapeName</w:t>
      </w:r>
      <w:r w:rsidRPr="00C35DEC">
        <w:t xml:space="preserve"> property to all connections: differentiate between data, process, connection and signal lines. Because of this, no need to specify a </w:t>
      </w:r>
      <w:r w:rsidRPr="0011795F">
        <w:rPr>
          <w:i/>
        </w:rPr>
        <w:t>shapeName</w:t>
      </w:r>
      <w:r w:rsidRPr="00C35DEC">
        <w:t xml:space="preserve"> for connections in the data model.</w:t>
      </w:r>
    </w:p>
    <w:p w14:paraId="67DF3F9C" w14:textId="77777777" w:rsidR="00D32C6E" w:rsidRPr="00C35DEC" w:rsidRDefault="00D32C6E" w:rsidP="00D32C6E">
      <w:pPr>
        <w:pStyle w:val="tightlist"/>
        <w:numPr>
          <w:ilvl w:val="0"/>
          <w:numId w:val="37"/>
        </w:numPr>
      </w:pPr>
      <w:r w:rsidRPr="00C35DEC">
        <w:t>Connections with multiple waypoints simplified by skipping intermediate ports, until a shape to shape connection (from start source to end target) is reached</w:t>
      </w:r>
      <w:r>
        <w:t xml:space="preserve"> without need of modyfying how connections were originally modelled (from port to port)</w:t>
      </w:r>
      <w:r w:rsidRPr="00C35DEC">
        <w:t>.</w:t>
      </w:r>
    </w:p>
    <w:p w14:paraId="7A98412C" w14:textId="77777777" w:rsidR="00D32C6E" w:rsidRDefault="00D32C6E" w:rsidP="00D32C6E">
      <w:pPr>
        <w:pStyle w:val="tightlist"/>
        <w:numPr>
          <w:ilvl w:val="0"/>
          <w:numId w:val="38"/>
        </w:numPr>
      </w:pPr>
      <w:r w:rsidRPr="00C35DEC">
        <w:t>Orthogonal line shapes optimized for minimal crossings and shortest routing between source and target.</w:t>
      </w:r>
    </w:p>
    <w:p w14:paraId="3E093EB4" w14:textId="77777777" w:rsidR="00D32C6E" w:rsidRPr="005705C2" w:rsidRDefault="00D32C6E" w:rsidP="00D32C6E">
      <w:pPr>
        <w:pStyle w:val="tightlist"/>
        <w:numPr>
          <w:ilvl w:val="0"/>
          <w:numId w:val="49"/>
        </w:numPr>
        <w:rPr>
          <w:b/>
        </w:rPr>
      </w:pPr>
      <w:r>
        <w:rPr>
          <w:b/>
        </w:rPr>
        <w:t>R</w:t>
      </w:r>
      <w:r w:rsidRPr="005705C2">
        <w:rPr>
          <w:b/>
        </w:rPr>
        <w:t>equirement met</w:t>
      </w:r>
    </w:p>
    <w:p w14:paraId="03B753D7" w14:textId="77777777" w:rsidR="00D32C6E" w:rsidRPr="00C35DEC" w:rsidRDefault="00D32C6E" w:rsidP="00D32C6E">
      <w:pPr>
        <w:pStyle w:val="body"/>
      </w:pPr>
    </w:p>
    <w:p w14:paraId="2B18076B" w14:textId="77777777" w:rsidR="00D32C6E" w:rsidRPr="00C35DEC" w:rsidRDefault="00D32C6E" w:rsidP="00D32C6E">
      <w:pPr>
        <w:pStyle w:val="bodyheaderbold"/>
      </w:pPr>
      <w:r w:rsidRPr="00C35DEC">
        <w:t>R</w:t>
      </w:r>
      <w:r>
        <w:t>6</w:t>
      </w:r>
      <w:r w:rsidRPr="00C35DEC">
        <w:t xml:space="preserve">: </w:t>
      </w:r>
      <w:r>
        <w:t>Declarative s</w:t>
      </w:r>
      <w:r w:rsidRPr="00C35DEC">
        <w:t>pecification of Graphing Constraints in Form of Tags</w:t>
      </w:r>
    </w:p>
    <w:p w14:paraId="53E16312" w14:textId="77777777" w:rsidR="00D32C6E" w:rsidRDefault="00D32C6E" w:rsidP="00D32C6E">
      <w:pPr>
        <w:pStyle w:val="tightlist"/>
        <w:numPr>
          <w:ilvl w:val="0"/>
          <w:numId w:val="39"/>
        </w:numPr>
      </w:pPr>
      <w:r>
        <w:t>Declarative approach of tags which allow targeting specific shapes to be positioned according to specific set of positioning rules.</w:t>
      </w:r>
    </w:p>
    <w:p w14:paraId="08A28328" w14:textId="77777777" w:rsidR="00D32C6E" w:rsidRDefault="00D32C6E" w:rsidP="00D32C6E">
      <w:pPr>
        <w:pStyle w:val="tightlist"/>
        <w:numPr>
          <w:ilvl w:val="0"/>
          <w:numId w:val="39"/>
        </w:numPr>
      </w:pPr>
      <w:r>
        <w:t>Tags are loosely coupled so they don’t intervene with the algorithm, rather define the algorithm to be run.</w:t>
      </w:r>
    </w:p>
    <w:p w14:paraId="5D8E524C" w14:textId="77777777" w:rsidR="00D32C6E" w:rsidRPr="00C35DEC" w:rsidRDefault="00D32C6E" w:rsidP="00D32C6E">
      <w:pPr>
        <w:pStyle w:val="tightlist"/>
        <w:numPr>
          <w:ilvl w:val="0"/>
          <w:numId w:val="39"/>
        </w:numPr>
      </w:pPr>
      <w:r w:rsidRPr="00C35DEC">
        <w:lastRenderedPageBreak/>
        <w:t xml:space="preserve">Separates </w:t>
      </w:r>
      <w:r>
        <w:t xml:space="preserve">vertex placement </w:t>
      </w:r>
      <w:r w:rsidRPr="00C35DEC">
        <w:t xml:space="preserve">logic </w:t>
      </w:r>
      <w:r>
        <w:t xml:space="preserve">for </w:t>
      </w:r>
      <w:r w:rsidRPr="00C35DEC">
        <w:t>shapes to be positioned with distinct positioning rules.</w:t>
      </w:r>
    </w:p>
    <w:p w14:paraId="37F8135D" w14:textId="77777777" w:rsidR="00D32C6E" w:rsidRDefault="00D32C6E" w:rsidP="00D32C6E">
      <w:pPr>
        <w:pStyle w:val="tightlist"/>
        <w:numPr>
          <w:ilvl w:val="0"/>
          <w:numId w:val="39"/>
        </w:numPr>
      </w:pPr>
      <w:r>
        <w:t>Vertex placement algorithm can be easily p</w:t>
      </w:r>
      <w:r w:rsidRPr="00C35DEC">
        <w:t xml:space="preserve">rogressively </w:t>
      </w:r>
      <w:r>
        <w:t>enhanced through</w:t>
      </w:r>
      <w:r w:rsidRPr="00C35DEC">
        <w:t xml:space="preserve"> the addition of more and more tags.</w:t>
      </w:r>
    </w:p>
    <w:p w14:paraId="430BA3E3" w14:textId="77777777" w:rsidR="00D32C6E" w:rsidRPr="005705C2" w:rsidRDefault="00D32C6E" w:rsidP="00D32C6E">
      <w:pPr>
        <w:pStyle w:val="tightlist"/>
        <w:numPr>
          <w:ilvl w:val="0"/>
          <w:numId w:val="50"/>
        </w:numPr>
        <w:rPr>
          <w:b/>
        </w:rPr>
      </w:pPr>
      <w:r w:rsidRPr="005705C2">
        <w:rPr>
          <w:b/>
        </w:rPr>
        <w:t>Requirement met</w:t>
      </w:r>
    </w:p>
    <w:p w14:paraId="309B11C9" w14:textId="77777777" w:rsidR="00D32C6E" w:rsidRPr="00C35DEC" w:rsidRDefault="00D32C6E" w:rsidP="00D32C6E">
      <w:pPr>
        <w:pStyle w:val="body"/>
      </w:pPr>
    </w:p>
    <w:p w14:paraId="48060916" w14:textId="77777777" w:rsidR="00D32C6E" w:rsidRPr="00C35DEC" w:rsidRDefault="00D32C6E" w:rsidP="00D32C6E">
      <w:pPr>
        <w:pStyle w:val="bodyheaderbold"/>
      </w:pPr>
      <w:r w:rsidRPr="00C35DEC">
        <w:t>R</w:t>
      </w:r>
      <w:r>
        <w:t>7</w:t>
      </w:r>
      <w:r w:rsidRPr="00C35DEC">
        <w:t>: P&amp;ID Graphing Algorithm</w:t>
      </w:r>
    </w:p>
    <w:p w14:paraId="2A976C42" w14:textId="77777777" w:rsidR="00D32C6E" w:rsidRDefault="00D32C6E" w:rsidP="00D32C6E">
      <w:pPr>
        <w:pStyle w:val="tightlist"/>
        <w:numPr>
          <w:ilvl w:val="0"/>
          <w:numId w:val="40"/>
        </w:numPr>
      </w:pPr>
      <w:r w:rsidRPr="00C35DEC">
        <w:t>Research and analysis of state-of-the-art graphing algorithms.</w:t>
      </w:r>
    </w:p>
    <w:p w14:paraId="0E20DC99" w14:textId="77777777" w:rsidR="00D32C6E" w:rsidRDefault="00D32C6E" w:rsidP="00D32C6E">
      <w:pPr>
        <w:pStyle w:val="tightlist"/>
        <w:numPr>
          <w:ilvl w:val="0"/>
          <w:numId w:val="40"/>
        </w:numPr>
      </w:pPr>
      <w:r>
        <w:t>Graphing algorithm works for any user-selected root node to create the corresponding P&amp;ID of any part of the modelled plant.</w:t>
      </w:r>
    </w:p>
    <w:p w14:paraId="1DBB8B0A" w14:textId="77777777" w:rsidR="00D32C6E" w:rsidRPr="00C35DEC" w:rsidRDefault="00D32C6E" w:rsidP="00D32C6E">
      <w:pPr>
        <w:pStyle w:val="tightlist"/>
        <w:numPr>
          <w:ilvl w:val="0"/>
          <w:numId w:val="40"/>
        </w:numPr>
      </w:pPr>
      <w:r>
        <w:t>S</w:t>
      </w:r>
      <w:r w:rsidRPr="00C35DEC">
        <w:t>implicity over efficiency of the algorithm as to allow later improvements and since the creation of P&amp;ID visualizations is not time critical.</w:t>
      </w:r>
    </w:p>
    <w:p w14:paraId="3ED1AD9D" w14:textId="77777777" w:rsidR="00D32C6E" w:rsidRPr="00C35DEC" w:rsidRDefault="00D32C6E" w:rsidP="00D32C6E">
      <w:pPr>
        <w:pStyle w:val="tightlist"/>
        <w:numPr>
          <w:ilvl w:val="0"/>
          <w:numId w:val="40"/>
        </w:numPr>
      </w:pPr>
      <w:r w:rsidRPr="00C35DEC">
        <w:t>Depth-first post-order instance hierarchy traversal to get nodes in graphing order.</w:t>
      </w:r>
    </w:p>
    <w:p w14:paraId="0CFE359B" w14:textId="77777777" w:rsidR="00D32C6E" w:rsidRPr="00C35DEC" w:rsidRDefault="00D32C6E" w:rsidP="00D32C6E">
      <w:pPr>
        <w:pStyle w:val="tightlist"/>
        <w:numPr>
          <w:ilvl w:val="0"/>
          <w:numId w:val="40"/>
        </w:numPr>
      </w:pPr>
      <w:r w:rsidRPr="00C35DEC">
        <w:t>Block-packing algorithm f</w:t>
      </w:r>
      <w:r w:rsidRPr="006B533A">
        <w:t>or the positioning of groups in groups to minimize the area.</w:t>
      </w:r>
    </w:p>
    <w:p w14:paraId="0F5B3F6C" w14:textId="77777777" w:rsidR="00D32C6E" w:rsidRPr="00C35DEC" w:rsidRDefault="00D32C6E" w:rsidP="00D32C6E">
      <w:pPr>
        <w:pStyle w:val="tightlist"/>
        <w:numPr>
          <w:ilvl w:val="0"/>
          <w:numId w:val="40"/>
        </w:numPr>
      </w:pPr>
      <w:r>
        <w:t>A</w:t>
      </w:r>
      <w:r w:rsidRPr="00C35DEC">
        <w:t xml:space="preserve">lgorithm concept for P&amp;ID visualizations </w:t>
      </w:r>
      <w:r>
        <w:t>will work</w:t>
      </w:r>
      <w:r w:rsidRPr="00C35DEC">
        <w:t xml:space="preserve"> no matter the complexity of the modelled process engineering plant</w:t>
      </w:r>
      <w:r>
        <w:t xml:space="preserve"> (concept prooved)</w:t>
      </w:r>
      <w:r w:rsidRPr="00C35DEC">
        <w:t xml:space="preserve">. </w:t>
      </w:r>
    </w:p>
    <w:p w14:paraId="3A9CC9FB" w14:textId="77777777" w:rsidR="00D32C6E" w:rsidRPr="00C35DEC" w:rsidRDefault="00D32C6E" w:rsidP="00D32C6E">
      <w:pPr>
        <w:pStyle w:val="tightlist"/>
        <w:numPr>
          <w:ilvl w:val="0"/>
          <w:numId w:val="40"/>
        </w:numPr>
      </w:pPr>
      <w:r w:rsidRPr="00C35DEC">
        <w:t xml:space="preserve">Ability of progressively enhancing </w:t>
      </w:r>
      <w:r>
        <w:t>the</w:t>
      </w:r>
      <w:r w:rsidRPr="00C35DEC">
        <w:t xml:space="preserve"> algorithm for creation of better and more complex visualizations without change in concept.</w:t>
      </w:r>
    </w:p>
    <w:p w14:paraId="2BFD816B" w14:textId="77777777" w:rsidR="00D32C6E" w:rsidRDefault="00D32C6E" w:rsidP="00D32C6E">
      <w:pPr>
        <w:pStyle w:val="tightlist"/>
        <w:numPr>
          <w:ilvl w:val="0"/>
          <w:numId w:val="40"/>
        </w:numPr>
      </w:pPr>
      <w:r w:rsidRPr="00C35DEC">
        <w:t>Implementation of the algorithm for the example Aida Brewery plant.</w:t>
      </w:r>
    </w:p>
    <w:p w14:paraId="375ABA8A" w14:textId="77777777" w:rsidR="00D32C6E" w:rsidRDefault="00D32C6E" w:rsidP="00D32C6E">
      <w:pPr>
        <w:pStyle w:val="tightlist"/>
        <w:numPr>
          <w:ilvl w:val="0"/>
          <w:numId w:val="51"/>
        </w:numPr>
      </w:pPr>
      <w:r>
        <w:rPr>
          <w:b/>
        </w:rPr>
        <w:t>R</w:t>
      </w:r>
      <w:r w:rsidRPr="0075447B">
        <w:rPr>
          <w:b/>
        </w:rPr>
        <w:t>equirement partially met</w:t>
      </w:r>
    </w:p>
    <w:p w14:paraId="2EB323B7" w14:textId="77777777" w:rsidR="00D32C6E" w:rsidRPr="00C35DEC" w:rsidRDefault="00D32C6E" w:rsidP="00D32C6E">
      <w:pPr>
        <w:pStyle w:val="tightlist"/>
        <w:numPr>
          <w:ilvl w:val="0"/>
          <w:numId w:val="0"/>
        </w:numPr>
        <w:ind w:left="851"/>
      </w:pPr>
      <w:r>
        <w:t xml:space="preserve">Concept works and can be progressivly enhanced to achieve even better layouts and clearer P&amp;ID visualizations, but this would require exponentially more programming, what can turn out to be counter-productive. The layout of the example Aida Brewery plant still has much room for improvement. The concept solution nevertheless works, its continuation represents therefore an interesting project for the future.  </w:t>
      </w:r>
    </w:p>
    <w:p w14:paraId="296DE651" w14:textId="77777777" w:rsidR="00D32C6E" w:rsidRPr="00C35DEC" w:rsidRDefault="00D32C6E" w:rsidP="00D32C6E">
      <w:pPr>
        <w:pStyle w:val="body"/>
      </w:pPr>
    </w:p>
    <w:p w14:paraId="78298C29" w14:textId="77777777" w:rsidR="00D32C6E" w:rsidRDefault="00D32C6E" w:rsidP="00D32C6E">
      <w:pPr>
        <w:pStyle w:val="bodyheaderbold"/>
      </w:pPr>
      <w:r w:rsidRPr="00C35DEC">
        <w:t>R</w:t>
      </w:r>
      <w:r>
        <w:t>8</w:t>
      </w:r>
      <w:r w:rsidRPr="00C35DEC">
        <w:t xml:space="preserve">: </w:t>
      </w:r>
      <w:r>
        <w:t>Dynamic Real-Time Display of Process Variables in the P&amp;ID Visualization</w:t>
      </w:r>
    </w:p>
    <w:p w14:paraId="6CF2FFD2" w14:textId="77777777" w:rsidR="00D32C6E" w:rsidRDefault="00D32C6E" w:rsidP="00D32C6E">
      <w:pPr>
        <w:pStyle w:val="tightlist"/>
        <w:numPr>
          <w:ilvl w:val="0"/>
          <w:numId w:val="41"/>
        </w:numPr>
      </w:pPr>
      <w:r>
        <w:t>P&amp;ID visualization with real-time updating shapes and shape labels.</w:t>
      </w:r>
    </w:p>
    <w:p w14:paraId="414D101A" w14:textId="77777777" w:rsidR="00D32C6E" w:rsidRDefault="00D32C6E" w:rsidP="00D32C6E">
      <w:pPr>
        <w:pStyle w:val="tightlist"/>
        <w:numPr>
          <w:ilvl w:val="0"/>
          <w:numId w:val="41"/>
        </w:numPr>
      </w:pPr>
      <w:r>
        <w:t xml:space="preserve">Different types of display of process values depending on data type of process variable and on shape category </w:t>
      </w:r>
      <w:r w:rsidRPr="00C35DEC">
        <w:t>(for example: Boolean values set fill color for valves, but not for tanks).</w:t>
      </w:r>
    </w:p>
    <w:p w14:paraId="446F962E" w14:textId="77777777" w:rsidR="00D32C6E" w:rsidRPr="00C35DEC" w:rsidRDefault="00D32C6E" w:rsidP="00D32C6E">
      <w:pPr>
        <w:pStyle w:val="tightlist"/>
        <w:numPr>
          <w:ilvl w:val="0"/>
          <w:numId w:val="41"/>
        </w:numPr>
      </w:pPr>
      <w:r w:rsidRPr="00C35DEC">
        <w:t>Components encapsulate a uniform set of data bindings to the actual process values and display values in real time.</w:t>
      </w:r>
    </w:p>
    <w:p w14:paraId="07E1294C" w14:textId="77777777" w:rsidR="00D32C6E" w:rsidRPr="00C35DEC" w:rsidRDefault="00D32C6E" w:rsidP="00D32C6E">
      <w:pPr>
        <w:pStyle w:val="tightlist"/>
        <w:numPr>
          <w:ilvl w:val="0"/>
          <w:numId w:val="41"/>
        </w:numPr>
      </w:pPr>
      <w:r w:rsidRPr="00C35DEC">
        <w:t>Default settings to override labels for shapes with data bindings to empty values.</w:t>
      </w:r>
    </w:p>
    <w:p w14:paraId="63FA0021" w14:textId="77777777" w:rsidR="00D32C6E" w:rsidRPr="00C35DEC" w:rsidRDefault="00D32C6E" w:rsidP="00D32C6E">
      <w:pPr>
        <w:pStyle w:val="tightlist"/>
        <w:numPr>
          <w:ilvl w:val="0"/>
          <w:numId w:val="41"/>
        </w:numPr>
      </w:pPr>
      <w:r w:rsidRPr="00C35DEC">
        <w:t>One-way data bindings that update automatically on the client-side instead of on the server-side for optimizing performance.</w:t>
      </w:r>
    </w:p>
    <w:p w14:paraId="08E3E2AF" w14:textId="77777777" w:rsidR="00D32C6E" w:rsidRDefault="00D32C6E" w:rsidP="00D32C6E">
      <w:pPr>
        <w:pStyle w:val="tightlist"/>
        <w:numPr>
          <w:ilvl w:val="0"/>
          <w:numId w:val="41"/>
        </w:numPr>
      </w:pPr>
      <w:r w:rsidRPr="00C35DEC">
        <w:t>Data bindings implemented with the sapient-bind property of the shape’s XML user-defined object which uses the mxGraph API already (placeholders).</w:t>
      </w:r>
    </w:p>
    <w:p w14:paraId="297C0E3F" w14:textId="77777777" w:rsidR="00D32C6E" w:rsidRDefault="00D32C6E" w:rsidP="00D32C6E">
      <w:pPr>
        <w:pStyle w:val="tightlist"/>
        <w:numPr>
          <w:ilvl w:val="0"/>
          <w:numId w:val="42"/>
        </w:numPr>
      </w:pPr>
      <w:r>
        <w:rPr>
          <w:b/>
        </w:rPr>
        <w:t>R</w:t>
      </w:r>
      <w:r w:rsidRPr="0075447B">
        <w:rPr>
          <w:b/>
        </w:rPr>
        <w:t>equirement partially met</w:t>
      </w:r>
      <w:r>
        <w:rPr>
          <w:b/>
        </w:rPr>
        <w:t>:</w:t>
      </w:r>
    </w:p>
    <w:p w14:paraId="173B42FB" w14:textId="77777777" w:rsidR="00D32C6E" w:rsidRDefault="00D32C6E" w:rsidP="00D32C6E">
      <w:pPr>
        <w:pStyle w:val="tightlist"/>
        <w:numPr>
          <w:ilvl w:val="0"/>
          <w:numId w:val="0"/>
        </w:numPr>
        <w:ind w:left="851"/>
      </w:pPr>
      <w:r>
        <w:t xml:space="preserve">Support for dynamic rendering implemented via the existing </w:t>
      </w:r>
      <w:r w:rsidRPr="005705C2">
        <w:t>sapient-bind</w:t>
      </w:r>
      <w:r>
        <w:t xml:space="preserve"> property but not yet tested due to missing connection to real or testing gateway. The developed solution supports both booleans and integer values, to both change shape color and </w:t>
      </w:r>
      <w:r>
        <w:lastRenderedPageBreak/>
        <w:t>render the value of process variables. Still, many more data types and configurations should be possible to allow for the appropriate rendering of this dynamic data in the P&amp;ID visualization.</w:t>
      </w:r>
    </w:p>
    <w:p w14:paraId="57856495" w14:textId="77777777" w:rsidR="00D32C6E" w:rsidRDefault="00D32C6E" w:rsidP="00D32C6E">
      <w:pPr>
        <w:pStyle w:val="body"/>
      </w:pPr>
    </w:p>
    <w:p w14:paraId="33709A52" w14:textId="77777777" w:rsidR="00D32C6E" w:rsidRPr="00C35DEC" w:rsidRDefault="00D32C6E" w:rsidP="00D32C6E">
      <w:pPr>
        <w:pStyle w:val="bodyheaderbold"/>
      </w:pPr>
      <w:r w:rsidRPr="00C35DEC">
        <w:t>R</w:t>
      </w:r>
      <w:r>
        <w:t>9</w:t>
      </w:r>
      <w:r w:rsidRPr="00C35DEC">
        <w:t xml:space="preserve">: Prototypal Implementation in the Infrastructure of a MES (Legato </w:t>
      </w:r>
      <w:r>
        <w:t>Web Application</w:t>
      </w:r>
      <w:r w:rsidRPr="00C35DEC">
        <w:t>) and Documentation</w:t>
      </w:r>
    </w:p>
    <w:p w14:paraId="01DD0EBD" w14:textId="77777777" w:rsidR="00D32C6E" w:rsidRPr="00C35DEC" w:rsidRDefault="00D32C6E" w:rsidP="00D32C6E">
      <w:pPr>
        <w:pStyle w:val="tightlist"/>
        <w:numPr>
          <w:ilvl w:val="0"/>
          <w:numId w:val="43"/>
        </w:numPr>
      </w:pPr>
      <w:r w:rsidRPr="00C35DEC">
        <w:t xml:space="preserve">Component-driven, modular design of boardlet implemented with the Ember.js framework used in Legato Sapient®. </w:t>
      </w:r>
    </w:p>
    <w:p w14:paraId="188B1F10" w14:textId="77777777" w:rsidR="00D32C6E" w:rsidRPr="00C35DEC" w:rsidRDefault="00D32C6E" w:rsidP="00D32C6E">
      <w:pPr>
        <w:pStyle w:val="tightlist"/>
        <w:numPr>
          <w:ilvl w:val="0"/>
          <w:numId w:val="43"/>
        </w:numPr>
      </w:pPr>
      <w:r w:rsidRPr="00C35DEC">
        <w:t>Evaluation of the system: functionality,</w:t>
      </w:r>
      <w:r>
        <w:t xml:space="preserve"> performance and scalability.</w:t>
      </w:r>
    </w:p>
    <w:p w14:paraId="2C335759" w14:textId="77777777" w:rsidR="00D32C6E" w:rsidRPr="00C35DEC" w:rsidRDefault="00D32C6E" w:rsidP="00D32C6E">
      <w:pPr>
        <w:pStyle w:val="tightlist"/>
        <w:numPr>
          <w:ilvl w:val="0"/>
          <w:numId w:val="43"/>
        </w:numPr>
      </w:pPr>
      <w:r w:rsidRPr="00C35DEC">
        <w:t>Clear documentation of code.</w:t>
      </w:r>
    </w:p>
    <w:p w14:paraId="48AAB418" w14:textId="77777777" w:rsidR="00D32C6E" w:rsidRDefault="00D32C6E" w:rsidP="00D32C6E">
      <w:pPr>
        <w:pStyle w:val="tightlist"/>
        <w:numPr>
          <w:ilvl w:val="0"/>
          <w:numId w:val="43"/>
        </w:numPr>
      </w:pPr>
      <w:r w:rsidRPr="00C35DEC">
        <w:t>Document with next steps in case of interest on continuing development.</w:t>
      </w:r>
    </w:p>
    <w:p w14:paraId="766DE8BD" w14:textId="047B4FE5" w:rsidR="00F152D6" w:rsidRDefault="00D32C6E" w:rsidP="00D32C6E">
      <w:pPr>
        <w:pStyle w:val="tightlist"/>
        <w:numPr>
          <w:ilvl w:val="0"/>
          <w:numId w:val="0"/>
        </w:numPr>
        <w:ind w:left="839" w:hanging="360"/>
        <w:rPr>
          <w:b/>
        </w:rPr>
      </w:pPr>
      <w:r w:rsidRPr="00D32C6E">
        <w:rPr>
          <w:b/>
        </w:rPr>
        <w:t>Requirement me</w:t>
      </w:r>
      <w:r w:rsidR="00390F1D">
        <w:rPr>
          <w:b/>
        </w:rPr>
        <w:t>t</w:t>
      </w:r>
    </w:p>
    <w:p w14:paraId="50870260" w14:textId="18DDD69E" w:rsidR="00F152D6" w:rsidRDefault="00F152D6" w:rsidP="00D32C6E">
      <w:pPr>
        <w:pStyle w:val="tightlist"/>
        <w:numPr>
          <w:ilvl w:val="0"/>
          <w:numId w:val="0"/>
        </w:numPr>
        <w:ind w:left="839" w:hanging="360"/>
        <w:rPr>
          <w:b/>
        </w:rPr>
      </w:pPr>
    </w:p>
    <w:p w14:paraId="117F258C" w14:textId="77777777" w:rsidR="00F152D6" w:rsidRDefault="00F152D6">
      <w:pPr>
        <w:spacing w:after="160" w:line="259" w:lineRule="auto"/>
        <w:rPr>
          <w:rFonts w:ascii="Roboto" w:eastAsia="Arial" w:hAnsi="Roboto" w:cs="Arial"/>
          <w:b/>
          <w:color w:val="222222"/>
          <w:sz w:val="21"/>
          <w:szCs w:val="21"/>
          <w:shd w:val="clear" w:color="auto" w:fill="FFFFFF"/>
        </w:rPr>
      </w:pPr>
      <w:r>
        <w:rPr>
          <w:b/>
        </w:rPr>
        <w:br w:type="page"/>
      </w:r>
    </w:p>
    <w:p w14:paraId="61AF3053" w14:textId="77777777" w:rsidR="00F152D6" w:rsidRDefault="00F152D6" w:rsidP="00D32C6E">
      <w:pPr>
        <w:pStyle w:val="tightlist"/>
        <w:numPr>
          <w:ilvl w:val="0"/>
          <w:numId w:val="0"/>
        </w:numPr>
        <w:ind w:left="839" w:hanging="360"/>
        <w:rPr>
          <w:b/>
        </w:rPr>
      </w:pPr>
    </w:p>
    <w:p w14:paraId="2880E11E" w14:textId="77777777" w:rsidR="00F152D6" w:rsidRDefault="00F152D6" w:rsidP="00D32C6E">
      <w:pPr>
        <w:pStyle w:val="tightlist"/>
        <w:numPr>
          <w:ilvl w:val="0"/>
          <w:numId w:val="0"/>
        </w:numPr>
        <w:ind w:left="839" w:hanging="360"/>
        <w:rPr>
          <w:b/>
        </w:rPr>
      </w:pPr>
    </w:p>
    <w:p w14:paraId="65BF406E" w14:textId="7517AE26" w:rsidR="00F152D6" w:rsidRDefault="00F152D6" w:rsidP="00D32C6E">
      <w:pPr>
        <w:pStyle w:val="tightlist"/>
        <w:numPr>
          <w:ilvl w:val="0"/>
          <w:numId w:val="0"/>
        </w:numPr>
        <w:ind w:left="839" w:hanging="360"/>
        <w:rPr>
          <w:b/>
        </w:rPr>
        <w:sectPr w:rsidR="00F152D6" w:rsidSect="001719E2">
          <w:pgSz w:w="11906" w:h="16838"/>
          <w:pgMar w:top="1440" w:right="1440" w:bottom="1440" w:left="1440" w:header="708" w:footer="708" w:gutter="0"/>
          <w:cols w:space="708"/>
          <w:titlePg/>
          <w:docGrid w:linePitch="360"/>
        </w:sectPr>
      </w:pPr>
    </w:p>
    <w:p w14:paraId="012D9970" w14:textId="45EBFB01" w:rsidR="0019094F" w:rsidRDefault="00987D08" w:rsidP="00D32C6E">
      <w:pPr>
        <w:pStyle w:val="h1"/>
      </w:pPr>
      <w:bookmarkStart w:id="134" w:name="_Toc524108120"/>
      <w:r>
        <w:lastRenderedPageBreak/>
        <w:t>Implementation in an</w:t>
      </w:r>
      <w:r w:rsidR="00B65B77">
        <w:t xml:space="preserve"> </w:t>
      </w:r>
      <w:r w:rsidR="009C1601">
        <w:t xml:space="preserve">Industrial </w:t>
      </w:r>
      <w:r w:rsidR="00B65B77">
        <w:t>Context</w:t>
      </w:r>
      <w:bookmarkEnd w:id="134"/>
    </w:p>
    <w:p w14:paraId="6ABB7A71" w14:textId="32975B84" w:rsidR="00744228" w:rsidRDefault="003F78A0" w:rsidP="00744228">
      <w:pPr>
        <w:pStyle w:val="h2"/>
      </w:pPr>
      <w:bookmarkStart w:id="135" w:name="_Toc524108121"/>
      <w:r>
        <w:t>Conclusions</w:t>
      </w:r>
      <w:bookmarkEnd w:id="135"/>
    </w:p>
    <w:p w14:paraId="11F5F163" w14:textId="241D3946" w:rsidR="009B2A95" w:rsidRPr="009B2A95" w:rsidRDefault="009B2A95" w:rsidP="009B2A95">
      <w:pPr>
        <w:pStyle w:val="body"/>
      </w:pPr>
      <w:r w:rsidRPr="009B2A95">
        <w:t>In the previous chapter</w:t>
      </w:r>
      <w:r>
        <w:t xml:space="preserve">s, both the working principles and the </w:t>
      </w:r>
      <w:r w:rsidR="00AE11BA">
        <w:t>accomplished</w:t>
      </w:r>
      <w:r>
        <w:t xml:space="preserve"> results w</w:t>
      </w:r>
      <w:del w:id="136" w:author="Daniel Dr. Schütz" w:date="2018-09-12T15:49:00Z">
        <w:r w:rsidDel="00BD077B">
          <w:delText>h</w:delText>
        </w:r>
      </w:del>
      <w:r>
        <w:t xml:space="preserve">ere </w:t>
      </w:r>
      <w:r w:rsidR="00AE11BA">
        <w:t>presented</w:t>
      </w:r>
      <w:r w:rsidRPr="009B2A95">
        <w:t xml:space="preserve">. </w:t>
      </w:r>
      <w:r w:rsidR="00AE11BA">
        <w:t>It was demonstrated that the developed solution for the automated generation of P&amp;ID visualizations works in concept.</w:t>
      </w:r>
      <w:r w:rsidRPr="009B2A95">
        <w:t xml:space="preserve"> </w:t>
      </w:r>
      <w:r w:rsidR="00985A6E">
        <w:t>For</w:t>
      </w:r>
      <w:r w:rsidR="00AE11BA">
        <w:t xml:space="preserve"> </w:t>
      </w:r>
      <w:r w:rsidR="00985A6E">
        <w:t>an</w:t>
      </w:r>
      <w:r w:rsidR="00AE11BA">
        <w:t xml:space="preserve"> implementation in an industrial context though, where stricter, more demanding standards </w:t>
      </w:r>
      <w:r w:rsidR="00985A6E">
        <w:t xml:space="preserve">in quality and performance </w:t>
      </w:r>
      <w:r w:rsidR="00AE11BA">
        <w:t>must be met,</w:t>
      </w:r>
      <w:r w:rsidR="00985A6E">
        <w:t xml:space="preserve"> a couple of things need yet</w:t>
      </w:r>
      <w:r w:rsidR="00D77038">
        <w:t xml:space="preserve"> to</w:t>
      </w:r>
      <w:r w:rsidR="00985A6E">
        <w:t xml:space="preserve"> be considered</w:t>
      </w:r>
      <w:r w:rsidRPr="009B2A95">
        <w:t>.</w:t>
      </w:r>
    </w:p>
    <w:p w14:paraId="5B30EE9B" w14:textId="7318FB89" w:rsidR="003255B0" w:rsidRDefault="008E034E" w:rsidP="009B2A95">
      <w:pPr>
        <w:pStyle w:val="body"/>
      </w:pPr>
      <w:r>
        <w:t xml:space="preserve">What seemed would be the greatest challenge at the start of the project, turned out to be </w:t>
      </w:r>
      <w:r w:rsidR="00BF07C7">
        <w:t xml:space="preserve">one even greater than </w:t>
      </w:r>
      <w:r w:rsidR="000B0971">
        <w:t xml:space="preserve">initially </w:t>
      </w:r>
      <w:r w:rsidR="00BF07C7">
        <w:t>thought</w:t>
      </w:r>
      <w:r w:rsidR="00406AF3">
        <w:t>:</w:t>
      </w:r>
      <w:r w:rsidR="00BF07C7">
        <w:t xml:space="preserve"> the graphing algorithm for P&amp;ID visualizations. </w:t>
      </w:r>
      <w:r w:rsidR="003505CB">
        <w:t xml:space="preserve">P&amp;IDs do share similarities </w:t>
      </w:r>
      <w:r w:rsidR="00BF07C7">
        <w:t>to ordinary mathematical graphs</w:t>
      </w:r>
      <w:r w:rsidR="003505CB">
        <w:t>. Nonetheless, they</w:t>
      </w:r>
      <w:r w:rsidR="00BF07C7">
        <w:t xml:space="preserve"> cannot only be positioned algorithmically</w:t>
      </w:r>
      <w:r w:rsidR="003505CB">
        <w:t xml:space="preserve"> by means of a mathematical approach or an existing method</w:t>
      </w:r>
      <w:r w:rsidR="00B8727C">
        <w:t>ology</w:t>
      </w:r>
      <w:r w:rsidR="00BF07C7">
        <w:t xml:space="preserve">, but </w:t>
      </w:r>
      <w:r w:rsidR="00306353">
        <w:t>moreso</w:t>
      </w:r>
      <w:r w:rsidR="00B8727C">
        <w:t xml:space="preserve"> </w:t>
      </w:r>
      <w:r w:rsidR="00BF07C7">
        <w:t>analytically</w:t>
      </w:r>
      <w:r w:rsidR="007A1B5A">
        <w:t>, based on their inherent positioning characteristics</w:t>
      </w:r>
      <w:r w:rsidR="00BF07C7">
        <w:t xml:space="preserve">. </w:t>
      </w:r>
      <w:r>
        <w:t xml:space="preserve">After many programming hours invested and no significant improvement in the vertex placement algorithm, it was evidenced that it had come to a stillstand. </w:t>
      </w:r>
      <w:r w:rsidR="00432032">
        <w:t>A</w:t>
      </w:r>
      <w:r>
        <w:t>lthough a gross</w:t>
      </w:r>
      <w:r w:rsidR="00FD47E1">
        <w:t xml:space="preserve"> </w:t>
      </w:r>
      <w:r>
        <w:t>placement of P&amp;ID shapes can indeed be achieved</w:t>
      </w:r>
      <w:r w:rsidR="00FD47E1">
        <w:t xml:space="preserve"> for simple models</w:t>
      </w:r>
      <w:r>
        <w:t xml:space="preserve"> by hard-coding it, the refining of this positioning, something required by industrial grade P&amp;ID visualizations, </w:t>
      </w:r>
      <w:r w:rsidR="00B8727C">
        <w:t>signified</w:t>
      </w:r>
      <w:r>
        <w:t xml:space="preserve"> an exponentially more challenging task. </w:t>
      </w:r>
    </w:p>
    <w:p w14:paraId="2ABD364D" w14:textId="0744E51C" w:rsidR="008E034E" w:rsidRDefault="003255B0" w:rsidP="008E034E">
      <w:pPr>
        <w:pStyle w:val="body"/>
      </w:pPr>
      <w:r>
        <w:t>In the</w:t>
      </w:r>
      <w:r w:rsidR="008E034E">
        <w:t xml:space="preserve"> case of the example Aida Brewery, most if not all inherent logic was extracted and used for the creation of the positioning rules</w:t>
      </w:r>
      <w:r w:rsidR="000136B7">
        <w:t xml:space="preserve"> already</w:t>
      </w:r>
      <w:r w:rsidR="008E034E">
        <w:t>. The P&amp;ID itself did not have many more trivial positioinig criteria, by which the algorithm could still have been</w:t>
      </w:r>
      <w:r w:rsidR="00286F71">
        <w:t xml:space="preserve"> empirically</w:t>
      </w:r>
      <w:r w:rsidR="008E034E">
        <w:t xml:space="preserve"> enhanced by humans, at least </w:t>
      </w:r>
      <w:r w:rsidR="00B72EBF">
        <w:t>rapidly</w:t>
      </w:r>
      <w:r w:rsidR="008E034E">
        <w:t>. In other words, everything for which there is a certain logic behind</w:t>
      </w:r>
      <w:r w:rsidR="00FA46D9">
        <w:t xml:space="preserve"> with respect to its</w:t>
      </w:r>
      <w:r w:rsidR="008E034E">
        <w:t xml:space="preserve"> positioning </w:t>
      </w:r>
      <w:r w:rsidR="00FA46D9">
        <w:t>had</w:t>
      </w:r>
      <w:r w:rsidR="008E034E">
        <w:t xml:space="preserve"> already</w:t>
      </w:r>
      <w:r w:rsidR="00FA46D9">
        <w:t xml:space="preserve"> been</w:t>
      </w:r>
      <w:r w:rsidR="008E034E">
        <w:t xml:space="preserve"> placed according to this logic. Moreover, in the </w:t>
      </w:r>
      <w:r w:rsidR="00FA46D9">
        <w:t>limited</w:t>
      </w:r>
      <w:r w:rsidR="008E034E">
        <w:t xml:space="preserve"> developing </w:t>
      </w:r>
      <w:r w:rsidR="00FA46D9">
        <w:t>phase</w:t>
      </w:r>
      <w:r w:rsidR="008E034E">
        <w:t xml:space="preserve">, it was common that fixing certain parts of the algorithm would </w:t>
      </w:r>
      <w:r w:rsidR="00884531">
        <w:t>break</w:t>
      </w:r>
      <w:r w:rsidR="008E034E">
        <w:t xml:space="preserve"> others, due to the relative positioning of all shapes and to complex interdependencies </w:t>
      </w:r>
      <w:r w:rsidR="001E5438">
        <w:t>in the</w:t>
      </w:r>
      <w:r w:rsidR="008E034E">
        <w:t xml:space="preserve"> algorithm. </w:t>
      </w:r>
    </w:p>
    <w:p w14:paraId="26287901" w14:textId="3FE71967" w:rsidR="001170B0" w:rsidRDefault="001170B0" w:rsidP="001170B0">
      <w:pPr>
        <w:pStyle w:val="h2"/>
      </w:pPr>
      <w:bookmarkStart w:id="137" w:name="_Toc524108122"/>
      <w:r>
        <w:t>Evaluation</w:t>
      </w:r>
      <w:bookmarkEnd w:id="137"/>
    </w:p>
    <w:p w14:paraId="0B1533C0" w14:textId="0A0C63F4" w:rsidR="00FD47E1" w:rsidRDefault="00F712CB" w:rsidP="008E034E">
      <w:pPr>
        <w:pStyle w:val="body"/>
      </w:pPr>
      <w:r>
        <w:t>D</w:t>
      </w:r>
      <w:r w:rsidR="007742DC">
        <w:t xml:space="preserve">espite </w:t>
      </w:r>
      <w:r w:rsidR="001170B0">
        <w:t>the issues mentioned in the previous section</w:t>
      </w:r>
      <w:r w:rsidR="007742DC">
        <w:t>,</w:t>
      </w:r>
      <w:r>
        <w:t xml:space="preserve"> the draw.io diagraming tool makes it easy to manually edit the generated P&amp;ID visualization via a simple, user-friendly interface.</w:t>
      </w:r>
      <w:r w:rsidR="00A372CA">
        <w:t xml:space="preserve"> All the </w:t>
      </w:r>
      <w:r w:rsidR="00A372CA">
        <w:lastRenderedPageBreak/>
        <w:t>user has to do is copy and paste the XML string into the draw.io editor</w:t>
      </w:r>
      <w:r>
        <w:t xml:space="preserve"> </w:t>
      </w:r>
      <w:r w:rsidR="00A372CA">
        <w:t xml:space="preserve">under </w:t>
      </w:r>
      <w:r w:rsidR="00A372CA" w:rsidRPr="00A372CA">
        <w:rPr>
          <w:i/>
        </w:rPr>
        <w:t>Extras &gt;&gt; Edit diagram…</w:t>
      </w:r>
      <w:r w:rsidR="00A372CA">
        <w:t>. Via</w:t>
      </w:r>
      <w:r>
        <w:t xml:space="preserve"> drag and drop for example, the remaining vertices can be manually dragged in place</w:t>
      </w:r>
      <w:r w:rsidR="00A372CA">
        <w:t xml:space="preserve">, </w:t>
      </w:r>
      <w:r w:rsidR="00E478BC">
        <w:t>what</w:t>
      </w:r>
      <w:r w:rsidR="00A372CA">
        <w:t xml:space="preserve"> automatically reflects the changes directly in the copy-pasted XML string. This way, the user </w:t>
      </w:r>
      <w:r w:rsidR="00782C60">
        <w:t xml:space="preserve">has the possibility of enhancing the layout of his P&amp;ID visualization as he wishes, to afterwards export is as an XML file for the </w:t>
      </w:r>
      <w:r w:rsidR="00782C60" w:rsidRPr="0078596D">
        <w:rPr>
          <w:i/>
        </w:rPr>
        <w:t>P&amp;ID Viewer</w:t>
      </w:r>
      <w:r w:rsidR="00782C60">
        <w:t xml:space="preserve"> boardlet to parse and render in the </w:t>
      </w:r>
      <w:r w:rsidR="00782C60" w:rsidRPr="0078596D">
        <w:rPr>
          <w:i/>
        </w:rPr>
        <w:t>Legato Web Application</w:t>
      </w:r>
      <w:r w:rsidR="00782C60">
        <w:t>.</w:t>
      </w:r>
    </w:p>
    <w:p w14:paraId="5BAEB858" w14:textId="42AFC967" w:rsidR="00AB6334" w:rsidRDefault="008B27E9" w:rsidP="008E034E">
      <w:pPr>
        <w:pStyle w:val="body"/>
      </w:pPr>
      <w:r w:rsidRPr="005776C7">
        <w:t>The</w:t>
      </w:r>
      <w:r w:rsidR="00AB6334" w:rsidRPr="005776C7">
        <w:t xml:space="preserve"> </w:t>
      </w:r>
      <w:r w:rsidRPr="005776C7">
        <w:t xml:space="preserve">concept of the solution works, and the </w:t>
      </w:r>
      <w:r w:rsidR="00051722" w:rsidRPr="005776C7">
        <w:t>implementation for the Aida Brewery plant went well-enough to assert that</w:t>
      </w:r>
      <w:r w:rsidRPr="005776C7">
        <w:t xml:space="preserve"> </w:t>
      </w:r>
      <w:r w:rsidR="00051722" w:rsidRPr="005776C7">
        <w:t>an improved version of this solution will eventually</w:t>
      </w:r>
      <w:r w:rsidRPr="005776C7">
        <w:t xml:space="preserve"> be</w:t>
      </w:r>
      <w:r w:rsidR="00AB6334" w:rsidRPr="005776C7">
        <w:t xml:space="preserve"> valid for an application in an industrial context.</w:t>
      </w:r>
      <w:r w:rsidR="00AB6334">
        <w:t xml:space="preserve"> It is </w:t>
      </w:r>
      <w:r>
        <w:t>evident</w:t>
      </w:r>
      <w:r w:rsidR="00AB6334">
        <w:t xml:space="preserve"> that much </w:t>
      </w:r>
      <w:r>
        <w:t xml:space="preserve">refining is to be done, </w:t>
      </w:r>
      <w:r w:rsidR="00051722">
        <w:t>if continued interest in this project remains</w:t>
      </w:r>
      <w:r>
        <w:t xml:space="preserve">, but the </w:t>
      </w:r>
      <w:r w:rsidRPr="008B27E9">
        <w:rPr>
          <w:i/>
        </w:rPr>
        <w:t>proof of concept</w:t>
      </w:r>
      <w:r>
        <w:t xml:space="preserve"> was achieved</w:t>
      </w:r>
      <w:r w:rsidR="002E3996">
        <w:t xml:space="preserve"> successfully</w:t>
      </w:r>
      <w:r>
        <w:t xml:space="preserve">. </w:t>
      </w:r>
      <w:r w:rsidR="0019437A">
        <w:t xml:space="preserve">Additionally, although the layout of the </w:t>
      </w:r>
      <w:r w:rsidR="00ED1BE0">
        <w:t xml:space="preserve">produced P&amp;ID visualizations might not at first </w:t>
      </w:r>
      <w:r w:rsidR="005776C7">
        <w:t xml:space="preserve">be </w:t>
      </w:r>
      <w:r w:rsidR="00ED1BE0">
        <w:t>suited for an customer</w:t>
      </w:r>
      <w:r w:rsidR="005776C7">
        <w:t>s in the field</w:t>
      </w:r>
      <w:r w:rsidR="00ED1BE0">
        <w:t xml:space="preserve">, the other functionalities that the solution provides are not to be forgotten. This include: </w:t>
      </w:r>
      <w:r w:rsidR="00EC1170">
        <w:t xml:space="preserve">a library of composable process engineering shapes according to industrial standards, </w:t>
      </w:r>
      <w:r w:rsidR="00ED1BE0">
        <w:t xml:space="preserve">the mapping of </w:t>
      </w:r>
      <w:r w:rsidR="005D62AB">
        <w:t xml:space="preserve">the selected root node’s hierarchy </w:t>
      </w:r>
      <w:r w:rsidR="00ED1BE0">
        <w:t xml:space="preserve">in the database to </w:t>
      </w:r>
      <w:r w:rsidR="00E715CB">
        <w:t xml:space="preserve">P&amp;ID shapes, the </w:t>
      </w:r>
      <w:r w:rsidR="00E715CB" w:rsidRPr="00E715CB">
        <w:t xml:space="preserve">instantiation </w:t>
      </w:r>
      <w:r w:rsidR="00E715CB">
        <w:t xml:space="preserve">of these in the XML of the visualization (even though </w:t>
      </w:r>
      <w:r w:rsidR="000C629D">
        <w:t xml:space="preserve">maybe not </w:t>
      </w:r>
      <w:r w:rsidR="00E715CB">
        <w:t>perfectly layed out), the data binding of each of this shapes for the dynamic</w:t>
      </w:r>
      <w:r w:rsidR="000C629D">
        <w:t>, real-time</w:t>
      </w:r>
      <w:r w:rsidR="00E715CB">
        <w:t xml:space="preserve"> rendering of process variables</w:t>
      </w:r>
      <w:r w:rsidR="0015540A">
        <w:t xml:space="preserve">, </w:t>
      </w:r>
      <w:r w:rsidR="001A7E6C">
        <w:t xml:space="preserve">the </w:t>
      </w:r>
      <w:r w:rsidR="00840B73">
        <w:t xml:space="preserve">simplification of eventually inconsistently modelled </w:t>
      </w:r>
      <w:r w:rsidR="001A7E6C">
        <w:t xml:space="preserve">connections and their optimization </w:t>
      </w:r>
      <w:r w:rsidR="00840B73">
        <w:t>to</w:t>
      </w:r>
      <w:r w:rsidR="001A7E6C">
        <w:t xml:space="preserve"> </w:t>
      </w:r>
      <w:r w:rsidR="00840B73">
        <w:t>minimize</w:t>
      </w:r>
      <w:r w:rsidR="001A7E6C">
        <w:t xml:space="preserve"> edge crossings</w:t>
      </w:r>
      <w:r w:rsidR="00EC1170">
        <w:t>, and most significantly, the abstraction of all this things into a user-friendly graphical user interface in the MES itself.</w:t>
      </w:r>
      <w:r w:rsidR="00FF0C90">
        <w:t xml:space="preserve"> So</w:t>
      </w:r>
      <w:r w:rsidR="005D62AB">
        <w:t>, and</w:t>
      </w:r>
      <w:r w:rsidR="00FF0C90">
        <w:t xml:space="preserve"> regardless if the P&amp;ID must be manually edited at the end, the user already saves a significant amount of time for the creation of new </w:t>
      </w:r>
      <w:r w:rsidR="005D62AB">
        <w:t xml:space="preserve">P&amp;ID visualizations, and likewise for the updating upon changes in the plant model. The major goal of the project was therefore satisfactorily met, regardless </w:t>
      </w:r>
      <w:r w:rsidR="00042523">
        <w:t>of the graphing algorithm not being as performant as expected</w:t>
      </w:r>
      <w:r w:rsidR="005D62AB">
        <w:t>.</w:t>
      </w:r>
    </w:p>
    <w:p w14:paraId="0E3BCAA8" w14:textId="0344F906" w:rsidR="0015540A" w:rsidRDefault="00A109C0" w:rsidP="0015540A">
      <w:pPr>
        <w:pStyle w:val="h2"/>
      </w:pPr>
      <w:bookmarkStart w:id="138" w:name="_Toc524108123"/>
      <w:r>
        <w:t>Next Steps</w:t>
      </w:r>
      <w:bookmarkEnd w:id="138"/>
    </w:p>
    <w:p w14:paraId="4764EE82" w14:textId="6C871E91" w:rsidR="0018684A" w:rsidRDefault="00E02C54" w:rsidP="001170B0">
      <w:pPr>
        <w:pStyle w:val="body"/>
      </w:pPr>
      <w:r>
        <w:t>Further down the road</w:t>
      </w:r>
      <w:r w:rsidR="00A109C0">
        <w:t>,</w:t>
      </w:r>
      <w:r w:rsidR="008E034E">
        <w:t xml:space="preserve"> what could most certainly be of great value and results </w:t>
      </w:r>
      <w:r w:rsidR="00FF45F3">
        <w:t xml:space="preserve">for this project </w:t>
      </w:r>
      <w:r w:rsidR="008E034E">
        <w:t>is the applicatioin of machine learning for pattern recongition of more intricate</w:t>
      </w:r>
      <w:r w:rsidR="006F0798">
        <w:t>, hidden</w:t>
      </w:r>
      <w:r w:rsidR="008E034E">
        <w:t xml:space="preserve"> positioning logic </w:t>
      </w:r>
      <w:r w:rsidR="006F0798">
        <w:t>inherent to</w:t>
      </w:r>
      <w:r w:rsidR="008E034E">
        <w:t xml:space="preserve"> P&amp;ID visualizations, by means of which more rules can be derived. </w:t>
      </w:r>
      <w:r w:rsidR="00495DE3">
        <w:t>Furthermore</w:t>
      </w:r>
      <w:r w:rsidR="008E034E">
        <w:t>, machine learning</w:t>
      </w:r>
      <w:r w:rsidR="00495DE3">
        <w:t xml:space="preserve"> algorithms</w:t>
      </w:r>
      <w:r w:rsidR="008E034E">
        <w:t xml:space="preserve"> could well be applied for the positioning of the vertices themselves, using </w:t>
      </w:r>
      <w:r w:rsidR="00645A9D">
        <w:t xml:space="preserve">computer power </w:t>
      </w:r>
      <w:r w:rsidR="008E034E">
        <w:t>to iterate over the progressive enhancement process for thousands if not millions of times in what a human would take days or even months to progra</w:t>
      </w:r>
      <w:del w:id="139" w:author="Daniel Dr. Schütz" w:date="2018-09-12T15:50:00Z">
        <w:r w:rsidR="008E034E" w:rsidDel="00BD077B">
          <w:delText>m</w:delText>
        </w:r>
      </w:del>
      <w:r w:rsidR="008E034E">
        <w:t>m</w:t>
      </w:r>
      <w:r w:rsidR="006663A2">
        <w:t>.</w:t>
      </w:r>
    </w:p>
    <w:p w14:paraId="5B8F7857" w14:textId="77777777" w:rsidR="00E02C54" w:rsidRPr="001170B0" w:rsidRDefault="00E02C54" w:rsidP="001170B0">
      <w:pPr>
        <w:pStyle w:val="body"/>
      </w:pPr>
    </w:p>
    <w:p w14:paraId="6BAE98BB" w14:textId="77777777" w:rsidR="00744228" w:rsidRDefault="00744228" w:rsidP="001B13FA">
      <w:pPr>
        <w:pStyle w:val="body"/>
      </w:pPr>
    </w:p>
    <w:p w14:paraId="689A71CB" w14:textId="77777777" w:rsidR="00B808D2" w:rsidRDefault="00B80235" w:rsidP="00B808D2">
      <w:pPr>
        <w:pStyle w:val="body"/>
        <w:keepNext/>
        <w:jc w:val="center"/>
      </w:pPr>
      <w:r w:rsidRPr="00744228">
        <w:rPr>
          <w:noProof/>
          <w:lang w:val="de-DE" w:eastAsia="de-DE"/>
        </w:rPr>
        <w:lastRenderedPageBreak/>
        <w:drawing>
          <wp:inline distT="0" distB="0" distL="0" distR="0" wp14:anchorId="6F4758FB" wp14:editId="19D32987">
            <wp:extent cx="8402207" cy="4349115"/>
            <wp:effectExtent l="6985" t="0" r="6350" b="6350"/>
            <wp:docPr id="15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rot="16200000">
                      <a:off x="0" y="0"/>
                      <a:ext cx="8402207" cy="4349115"/>
                    </a:xfrm>
                    <a:prstGeom prst="rect">
                      <a:avLst/>
                    </a:prstGeom>
                  </pic:spPr>
                </pic:pic>
              </a:graphicData>
            </a:graphic>
          </wp:inline>
        </w:drawing>
      </w:r>
    </w:p>
    <w:p w14:paraId="01CFEF55" w14:textId="77777777" w:rsidR="008F1073" w:rsidRDefault="00B808D2" w:rsidP="00B808D2">
      <w:pPr>
        <w:pStyle w:val="Caption"/>
        <w:jc w:val="center"/>
      </w:pPr>
      <w:r>
        <w:t xml:space="preserve">Figure </w:t>
      </w:r>
      <w:r w:rsidR="00796E1C">
        <w:rPr>
          <w:noProof/>
        </w:rPr>
        <w:fldChar w:fldCharType="begin"/>
      </w:r>
      <w:r w:rsidR="00796E1C">
        <w:rPr>
          <w:noProof/>
        </w:rPr>
        <w:instrText xml:space="preserve"> SEQ Figure \* ARABIC </w:instrText>
      </w:r>
      <w:r w:rsidR="00796E1C">
        <w:rPr>
          <w:noProof/>
        </w:rPr>
        <w:fldChar w:fldCharType="separate"/>
      </w:r>
      <w:r>
        <w:rPr>
          <w:noProof/>
        </w:rPr>
        <w:t>37</w:t>
      </w:r>
      <w:r w:rsidR="00796E1C">
        <w:rPr>
          <w:noProof/>
        </w:rPr>
        <w:fldChar w:fldCharType="end"/>
      </w:r>
      <w:r>
        <w:t xml:space="preserve"> Legato P&amp;ID Viewer dashboard rendering a generated visualization of the Aida Brewery.</w:t>
      </w:r>
    </w:p>
    <w:p w14:paraId="094B1FEF" w14:textId="174AE207" w:rsidR="00B80235" w:rsidRDefault="00B80235" w:rsidP="00B80235">
      <w:pPr>
        <w:pStyle w:val="body"/>
        <w:keepNext/>
        <w:jc w:val="center"/>
      </w:pPr>
    </w:p>
    <w:bookmarkEnd w:id="1"/>
    <w:p w14:paraId="64940832" w14:textId="77777777" w:rsidR="005C1A60" w:rsidRDefault="005C1A60" w:rsidP="005C1A60">
      <w:pPr>
        <w:pStyle w:val="h1"/>
        <w:numPr>
          <w:ilvl w:val="0"/>
          <w:numId w:val="0"/>
        </w:numPr>
        <w:ind w:left="510"/>
        <w:sectPr w:rsidR="005C1A60" w:rsidSect="00BB1679">
          <w:pgSz w:w="11906" w:h="16838"/>
          <w:pgMar w:top="1440" w:right="1440" w:bottom="1440" w:left="1440" w:header="708" w:footer="708" w:gutter="0"/>
          <w:pgNumType w:fmt="upperRoman"/>
          <w:cols w:space="708"/>
          <w:titlePg/>
          <w:docGrid w:linePitch="360"/>
        </w:sectPr>
      </w:pPr>
    </w:p>
    <w:p w14:paraId="579D09E8" w14:textId="7486706D" w:rsidR="0055655E" w:rsidRDefault="0055655E" w:rsidP="005C1A60">
      <w:pPr>
        <w:pStyle w:val="h1"/>
        <w:numPr>
          <w:ilvl w:val="0"/>
          <w:numId w:val="0"/>
        </w:numPr>
        <w:ind w:left="510"/>
        <w:sectPr w:rsidR="0055655E" w:rsidSect="00BB1679">
          <w:pgSz w:w="11906" w:h="16838"/>
          <w:pgMar w:top="1440" w:right="1440" w:bottom="1440" w:left="1440" w:header="708" w:footer="708" w:gutter="0"/>
          <w:pgNumType w:fmt="upperRoman"/>
          <w:cols w:space="708"/>
          <w:titlePg/>
          <w:docGrid w:linePitch="360"/>
        </w:sectPr>
      </w:pPr>
    </w:p>
    <w:p w14:paraId="0CDE0E51" w14:textId="357E1B13" w:rsidR="0055655E" w:rsidRDefault="0055655E" w:rsidP="004E11BA">
      <w:pPr>
        <w:pStyle w:val="h1"/>
        <w:numPr>
          <w:ilvl w:val="0"/>
          <w:numId w:val="0"/>
        </w:numPr>
        <w:ind w:left="510"/>
      </w:pPr>
      <w:bookmarkStart w:id="140" w:name="_Toc524108124"/>
      <w:r>
        <w:lastRenderedPageBreak/>
        <w:t xml:space="preserve">List of </w:t>
      </w:r>
      <w:r w:rsidRPr="005263AA">
        <w:t>Figures</w:t>
      </w:r>
      <w:bookmarkEnd w:id="140"/>
    </w:p>
    <w:p w14:paraId="242C8ADC" w14:textId="65B5C4A6" w:rsidR="005C1A60" w:rsidRDefault="002A4390">
      <w:pPr>
        <w:pStyle w:val="TableofFigures"/>
        <w:tabs>
          <w:tab w:val="right" w:leader="dot" w:pos="9016"/>
        </w:tabs>
        <w:rPr>
          <w:rFonts w:cstheme="minorBidi"/>
          <w:caps w:val="0"/>
          <w:noProof/>
          <w:sz w:val="22"/>
          <w:szCs w:val="22"/>
        </w:rPr>
      </w:pPr>
      <w:r>
        <w:rPr>
          <w:noProof/>
        </w:rPr>
        <w:fldChar w:fldCharType="begin"/>
      </w:r>
      <w:r>
        <w:rPr>
          <w:noProof/>
        </w:rPr>
        <w:instrText xml:space="preserve"> TOC \h \z \c "Figure" </w:instrText>
      </w:r>
      <w:r>
        <w:rPr>
          <w:noProof/>
        </w:rPr>
        <w:fldChar w:fldCharType="separate"/>
      </w:r>
      <w:hyperlink w:anchor="_Toc524048388" w:history="1">
        <w:r w:rsidR="005C1A60" w:rsidRPr="00290E1A">
          <w:rPr>
            <w:rStyle w:val="Hyperlink"/>
            <w:noProof/>
          </w:rPr>
          <w:t>Figure 1 Software life cycles in comparison and the rise in its importance for present day industrial plants                   Source: Lehrstuhl AIS TUM</w:t>
        </w:r>
        <w:r w:rsidR="005C1A60">
          <w:rPr>
            <w:noProof/>
            <w:webHidden/>
          </w:rPr>
          <w:tab/>
        </w:r>
        <w:r w:rsidR="005C1A60">
          <w:rPr>
            <w:noProof/>
            <w:webHidden/>
          </w:rPr>
          <w:fldChar w:fldCharType="begin"/>
        </w:r>
        <w:r w:rsidR="005C1A60">
          <w:rPr>
            <w:noProof/>
            <w:webHidden/>
          </w:rPr>
          <w:instrText xml:space="preserve"> PAGEREF _Toc524048388 \h </w:instrText>
        </w:r>
        <w:r w:rsidR="005C1A60">
          <w:rPr>
            <w:noProof/>
            <w:webHidden/>
          </w:rPr>
        </w:r>
        <w:r w:rsidR="005C1A60">
          <w:rPr>
            <w:noProof/>
            <w:webHidden/>
          </w:rPr>
          <w:fldChar w:fldCharType="separate"/>
        </w:r>
        <w:r w:rsidR="005C1A60">
          <w:rPr>
            <w:noProof/>
            <w:webHidden/>
          </w:rPr>
          <w:t>3</w:t>
        </w:r>
        <w:r w:rsidR="005C1A60">
          <w:rPr>
            <w:noProof/>
            <w:webHidden/>
          </w:rPr>
          <w:fldChar w:fldCharType="end"/>
        </w:r>
      </w:hyperlink>
    </w:p>
    <w:p w14:paraId="5BD7EC31" w14:textId="006AC34B" w:rsidR="005C1A60" w:rsidRDefault="00796E1C">
      <w:pPr>
        <w:pStyle w:val="TableofFigures"/>
        <w:tabs>
          <w:tab w:val="right" w:leader="dot" w:pos="9016"/>
        </w:tabs>
        <w:rPr>
          <w:rFonts w:cstheme="minorBidi"/>
          <w:caps w:val="0"/>
          <w:noProof/>
          <w:sz w:val="22"/>
          <w:szCs w:val="22"/>
        </w:rPr>
      </w:pPr>
      <w:hyperlink w:anchor="_Toc524048389" w:history="1">
        <w:r w:rsidR="005C1A60" w:rsidRPr="00290E1A">
          <w:rPr>
            <w:rStyle w:val="Hyperlink"/>
            <w:noProof/>
          </w:rPr>
          <w:t>Figure 2 Scope of the bachelor thesis within the applications of control engineering. Source: Lehrstuhl AIS TUM</w:t>
        </w:r>
        <w:r w:rsidR="005C1A60">
          <w:rPr>
            <w:noProof/>
            <w:webHidden/>
          </w:rPr>
          <w:tab/>
        </w:r>
        <w:r w:rsidR="005C1A60">
          <w:rPr>
            <w:noProof/>
            <w:webHidden/>
          </w:rPr>
          <w:fldChar w:fldCharType="begin"/>
        </w:r>
        <w:r w:rsidR="005C1A60">
          <w:rPr>
            <w:noProof/>
            <w:webHidden/>
          </w:rPr>
          <w:instrText xml:space="preserve"> PAGEREF _Toc524048389 \h </w:instrText>
        </w:r>
        <w:r w:rsidR="005C1A60">
          <w:rPr>
            <w:noProof/>
            <w:webHidden/>
          </w:rPr>
        </w:r>
        <w:r w:rsidR="005C1A60">
          <w:rPr>
            <w:noProof/>
            <w:webHidden/>
          </w:rPr>
          <w:fldChar w:fldCharType="separate"/>
        </w:r>
        <w:r w:rsidR="005C1A60">
          <w:rPr>
            <w:noProof/>
            <w:webHidden/>
          </w:rPr>
          <w:t>11</w:t>
        </w:r>
        <w:r w:rsidR="005C1A60">
          <w:rPr>
            <w:noProof/>
            <w:webHidden/>
          </w:rPr>
          <w:fldChar w:fldCharType="end"/>
        </w:r>
      </w:hyperlink>
    </w:p>
    <w:p w14:paraId="058CFE94" w14:textId="6CF36954" w:rsidR="005C1A60" w:rsidRDefault="00796E1C">
      <w:pPr>
        <w:pStyle w:val="TableofFigures"/>
        <w:tabs>
          <w:tab w:val="right" w:leader="dot" w:pos="9016"/>
        </w:tabs>
        <w:rPr>
          <w:rFonts w:cstheme="minorBidi"/>
          <w:caps w:val="0"/>
          <w:noProof/>
          <w:sz w:val="22"/>
          <w:szCs w:val="22"/>
        </w:rPr>
      </w:pPr>
      <w:hyperlink w:anchor="_Toc524048390" w:history="1">
        <w:r w:rsidR="005C1A60" w:rsidRPr="00290E1A">
          <w:rPr>
            <w:rStyle w:val="Hyperlink"/>
            <w:noProof/>
          </w:rPr>
          <w:t>Figure 3 Decentralization of traditional automation from a hierarchical structure via Cyber Physical Systems (CPS).</w:t>
        </w:r>
        <w:r w:rsidR="005C1A60">
          <w:rPr>
            <w:noProof/>
            <w:webHidden/>
          </w:rPr>
          <w:tab/>
        </w:r>
        <w:r w:rsidR="005C1A60">
          <w:rPr>
            <w:noProof/>
            <w:webHidden/>
          </w:rPr>
          <w:fldChar w:fldCharType="begin"/>
        </w:r>
        <w:r w:rsidR="005C1A60">
          <w:rPr>
            <w:noProof/>
            <w:webHidden/>
          </w:rPr>
          <w:instrText xml:space="preserve"> PAGEREF _Toc524048390 \h </w:instrText>
        </w:r>
        <w:r w:rsidR="005C1A60">
          <w:rPr>
            <w:noProof/>
            <w:webHidden/>
          </w:rPr>
        </w:r>
        <w:r w:rsidR="005C1A60">
          <w:rPr>
            <w:noProof/>
            <w:webHidden/>
          </w:rPr>
          <w:fldChar w:fldCharType="separate"/>
        </w:r>
        <w:r w:rsidR="005C1A60">
          <w:rPr>
            <w:noProof/>
            <w:webHidden/>
          </w:rPr>
          <w:t>12</w:t>
        </w:r>
        <w:r w:rsidR="005C1A60">
          <w:rPr>
            <w:noProof/>
            <w:webHidden/>
          </w:rPr>
          <w:fldChar w:fldCharType="end"/>
        </w:r>
      </w:hyperlink>
    </w:p>
    <w:p w14:paraId="0D0F2107" w14:textId="2EA2044B" w:rsidR="005C1A60" w:rsidRDefault="00796E1C">
      <w:pPr>
        <w:pStyle w:val="TableofFigures"/>
        <w:tabs>
          <w:tab w:val="right" w:leader="dot" w:pos="9016"/>
        </w:tabs>
        <w:rPr>
          <w:rFonts w:cstheme="minorBidi"/>
          <w:caps w:val="0"/>
          <w:noProof/>
          <w:sz w:val="22"/>
          <w:szCs w:val="22"/>
        </w:rPr>
      </w:pPr>
      <w:hyperlink w:anchor="_Toc524048391" w:history="1">
        <w:r w:rsidR="005C1A60" w:rsidRPr="00290E1A">
          <w:rPr>
            <w:rStyle w:val="Hyperlink"/>
            <w:noProof/>
          </w:rPr>
          <w:t>Figure 4 Correlation of Plant Hierarchy Model according to ISA-95 and Procedural Control and Process Models according to ISA-88 in form of a class diagram with the scope of this project in yellow.</w:t>
        </w:r>
        <w:r w:rsidR="005C1A60">
          <w:rPr>
            <w:noProof/>
            <w:webHidden/>
          </w:rPr>
          <w:tab/>
        </w:r>
        <w:r w:rsidR="005C1A60">
          <w:rPr>
            <w:noProof/>
            <w:webHidden/>
          </w:rPr>
          <w:fldChar w:fldCharType="begin"/>
        </w:r>
        <w:r w:rsidR="005C1A60">
          <w:rPr>
            <w:noProof/>
            <w:webHidden/>
          </w:rPr>
          <w:instrText xml:space="preserve"> PAGEREF _Toc524048391 \h </w:instrText>
        </w:r>
        <w:r w:rsidR="005C1A60">
          <w:rPr>
            <w:noProof/>
            <w:webHidden/>
          </w:rPr>
        </w:r>
        <w:r w:rsidR="005C1A60">
          <w:rPr>
            <w:noProof/>
            <w:webHidden/>
          </w:rPr>
          <w:fldChar w:fldCharType="separate"/>
        </w:r>
        <w:r w:rsidR="005C1A60">
          <w:rPr>
            <w:noProof/>
            <w:webHidden/>
          </w:rPr>
          <w:t>13</w:t>
        </w:r>
        <w:r w:rsidR="005C1A60">
          <w:rPr>
            <w:noProof/>
            <w:webHidden/>
          </w:rPr>
          <w:fldChar w:fldCharType="end"/>
        </w:r>
      </w:hyperlink>
    </w:p>
    <w:p w14:paraId="1872B1EF" w14:textId="75C63A09" w:rsidR="005C1A60" w:rsidRDefault="00796E1C">
      <w:pPr>
        <w:pStyle w:val="TableofFigures"/>
        <w:tabs>
          <w:tab w:val="right" w:leader="dot" w:pos="9016"/>
        </w:tabs>
        <w:rPr>
          <w:rFonts w:cstheme="minorBidi"/>
          <w:caps w:val="0"/>
          <w:noProof/>
          <w:sz w:val="22"/>
          <w:szCs w:val="22"/>
        </w:rPr>
      </w:pPr>
      <w:hyperlink w:anchor="_Toc524048392" w:history="1">
        <w:r w:rsidR="005C1A60" w:rsidRPr="00290E1A">
          <w:rPr>
            <w:rStyle w:val="Hyperlink"/>
            <w:noProof/>
          </w:rPr>
          <w:t>Figure 5 An example Piping and Instrumentation Diagram of an evaporative crystallizer. Source: Wikipedia</w:t>
        </w:r>
        <w:r w:rsidR="005C1A60">
          <w:rPr>
            <w:noProof/>
            <w:webHidden/>
          </w:rPr>
          <w:tab/>
        </w:r>
        <w:r w:rsidR="005C1A60">
          <w:rPr>
            <w:noProof/>
            <w:webHidden/>
          </w:rPr>
          <w:fldChar w:fldCharType="begin"/>
        </w:r>
        <w:r w:rsidR="005C1A60">
          <w:rPr>
            <w:noProof/>
            <w:webHidden/>
          </w:rPr>
          <w:instrText xml:space="preserve"> PAGEREF _Toc524048392 \h </w:instrText>
        </w:r>
        <w:r w:rsidR="005C1A60">
          <w:rPr>
            <w:noProof/>
            <w:webHidden/>
          </w:rPr>
        </w:r>
        <w:r w:rsidR="005C1A60">
          <w:rPr>
            <w:noProof/>
            <w:webHidden/>
          </w:rPr>
          <w:fldChar w:fldCharType="separate"/>
        </w:r>
        <w:r w:rsidR="005C1A60">
          <w:rPr>
            <w:noProof/>
            <w:webHidden/>
          </w:rPr>
          <w:t>15</w:t>
        </w:r>
        <w:r w:rsidR="005C1A60">
          <w:rPr>
            <w:noProof/>
            <w:webHidden/>
          </w:rPr>
          <w:fldChar w:fldCharType="end"/>
        </w:r>
      </w:hyperlink>
    </w:p>
    <w:p w14:paraId="0320CDA2" w14:textId="5B387630" w:rsidR="005C1A60" w:rsidRDefault="00796E1C">
      <w:pPr>
        <w:pStyle w:val="TableofFigures"/>
        <w:tabs>
          <w:tab w:val="right" w:leader="dot" w:pos="9016"/>
        </w:tabs>
        <w:rPr>
          <w:rFonts w:cstheme="minorBidi"/>
          <w:caps w:val="0"/>
          <w:noProof/>
          <w:sz w:val="22"/>
          <w:szCs w:val="22"/>
        </w:rPr>
      </w:pPr>
      <w:hyperlink w:anchor="_Toc524048393" w:history="1">
        <w:r w:rsidR="005C1A60" w:rsidRPr="00290E1A">
          <w:rPr>
            <w:rStyle w:val="Hyperlink"/>
            <w:noProof/>
          </w:rPr>
          <w:t>Figure 6 General P&amp;ID instrument or function symbols according to ISA S5.1</w:t>
        </w:r>
        <w:r w:rsidR="005C1A60">
          <w:rPr>
            <w:noProof/>
            <w:webHidden/>
          </w:rPr>
          <w:tab/>
        </w:r>
        <w:r w:rsidR="005C1A60">
          <w:rPr>
            <w:noProof/>
            <w:webHidden/>
          </w:rPr>
          <w:fldChar w:fldCharType="begin"/>
        </w:r>
        <w:r w:rsidR="005C1A60">
          <w:rPr>
            <w:noProof/>
            <w:webHidden/>
          </w:rPr>
          <w:instrText xml:space="preserve"> PAGEREF _Toc524048393 \h </w:instrText>
        </w:r>
        <w:r w:rsidR="005C1A60">
          <w:rPr>
            <w:noProof/>
            <w:webHidden/>
          </w:rPr>
        </w:r>
        <w:r w:rsidR="005C1A60">
          <w:rPr>
            <w:noProof/>
            <w:webHidden/>
          </w:rPr>
          <w:fldChar w:fldCharType="separate"/>
        </w:r>
        <w:r w:rsidR="005C1A60">
          <w:rPr>
            <w:noProof/>
            <w:webHidden/>
          </w:rPr>
          <w:t>17</w:t>
        </w:r>
        <w:r w:rsidR="005C1A60">
          <w:rPr>
            <w:noProof/>
            <w:webHidden/>
          </w:rPr>
          <w:fldChar w:fldCharType="end"/>
        </w:r>
      </w:hyperlink>
    </w:p>
    <w:p w14:paraId="1C7D6EFC" w14:textId="0055B89D" w:rsidR="005C1A60" w:rsidRDefault="00796E1C">
      <w:pPr>
        <w:pStyle w:val="TableofFigures"/>
        <w:tabs>
          <w:tab w:val="right" w:leader="dot" w:pos="9016"/>
        </w:tabs>
        <w:rPr>
          <w:rFonts w:cstheme="minorBidi"/>
          <w:caps w:val="0"/>
          <w:noProof/>
          <w:sz w:val="22"/>
          <w:szCs w:val="22"/>
        </w:rPr>
      </w:pPr>
      <w:hyperlink w:anchor="_Toc524048394" w:history="1">
        <w:r w:rsidR="005C1A60" w:rsidRPr="00290E1A">
          <w:rPr>
            <w:rStyle w:val="Hyperlink"/>
            <w:noProof/>
          </w:rPr>
          <w:t>Figure 7 Legato Sapient® Software Architecture leverages the web platform to offer a fully-fledged MES Software as a Service (SaaS) solution. Photo from Gefasoft.</w:t>
        </w:r>
        <w:r w:rsidR="005C1A60">
          <w:rPr>
            <w:noProof/>
            <w:webHidden/>
          </w:rPr>
          <w:tab/>
        </w:r>
        <w:r w:rsidR="005C1A60">
          <w:rPr>
            <w:noProof/>
            <w:webHidden/>
          </w:rPr>
          <w:fldChar w:fldCharType="begin"/>
        </w:r>
        <w:r w:rsidR="005C1A60">
          <w:rPr>
            <w:noProof/>
            <w:webHidden/>
          </w:rPr>
          <w:instrText xml:space="preserve"> PAGEREF _Toc524048394 \h </w:instrText>
        </w:r>
        <w:r w:rsidR="005C1A60">
          <w:rPr>
            <w:noProof/>
            <w:webHidden/>
          </w:rPr>
        </w:r>
        <w:r w:rsidR="005C1A60">
          <w:rPr>
            <w:noProof/>
            <w:webHidden/>
          </w:rPr>
          <w:fldChar w:fldCharType="separate"/>
        </w:r>
        <w:r w:rsidR="005C1A60">
          <w:rPr>
            <w:noProof/>
            <w:webHidden/>
          </w:rPr>
          <w:t>20</w:t>
        </w:r>
        <w:r w:rsidR="005C1A60">
          <w:rPr>
            <w:noProof/>
            <w:webHidden/>
          </w:rPr>
          <w:fldChar w:fldCharType="end"/>
        </w:r>
      </w:hyperlink>
    </w:p>
    <w:p w14:paraId="131776B2" w14:textId="2624B4FB" w:rsidR="005C1A60" w:rsidRDefault="00796E1C">
      <w:pPr>
        <w:pStyle w:val="TableofFigures"/>
        <w:tabs>
          <w:tab w:val="right" w:leader="dot" w:pos="9016"/>
        </w:tabs>
        <w:rPr>
          <w:rFonts w:cstheme="minorBidi"/>
          <w:caps w:val="0"/>
          <w:noProof/>
          <w:sz w:val="22"/>
          <w:szCs w:val="22"/>
        </w:rPr>
      </w:pPr>
      <w:hyperlink w:anchor="_Toc524048395" w:history="1">
        <w:r w:rsidR="005C1A60" w:rsidRPr="00290E1A">
          <w:rPr>
            <w:rStyle w:val="Hyperlink"/>
            <w:noProof/>
          </w:rPr>
          <w:t>Figure 8 UML 2.0 diagram hierarchy shown as a class diagram, with graph types used throughout this writing in yellow.</w:t>
        </w:r>
        <w:r w:rsidR="005C1A60">
          <w:rPr>
            <w:noProof/>
            <w:webHidden/>
          </w:rPr>
          <w:tab/>
        </w:r>
        <w:r w:rsidR="005C1A60">
          <w:rPr>
            <w:noProof/>
            <w:webHidden/>
          </w:rPr>
          <w:fldChar w:fldCharType="begin"/>
        </w:r>
        <w:r w:rsidR="005C1A60">
          <w:rPr>
            <w:noProof/>
            <w:webHidden/>
          </w:rPr>
          <w:instrText xml:space="preserve"> PAGEREF _Toc524048395 \h </w:instrText>
        </w:r>
        <w:r w:rsidR="005C1A60">
          <w:rPr>
            <w:noProof/>
            <w:webHidden/>
          </w:rPr>
        </w:r>
        <w:r w:rsidR="005C1A60">
          <w:rPr>
            <w:noProof/>
            <w:webHidden/>
          </w:rPr>
          <w:fldChar w:fldCharType="separate"/>
        </w:r>
        <w:r w:rsidR="005C1A60">
          <w:rPr>
            <w:noProof/>
            <w:webHidden/>
          </w:rPr>
          <w:t>25</w:t>
        </w:r>
        <w:r w:rsidR="005C1A60">
          <w:rPr>
            <w:noProof/>
            <w:webHidden/>
          </w:rPr>
          <w:fldChar w:fldCharType="end"/>
        </w:r>
      </w:hyperlink>
    </w:p>
    <w:p w14:paraId="0631372D" w14:textId="75CC5F78" w:rsidR="005C1A60" w:rsidRDefault="00796E1C">
      <w:pPr>
        <w:pStyle w:val="TableofFigures"/>
        <w:tabs>
          <w:tab w:val="right" w:leader="dot" w:pos="9016"/>
        </w:tabs>
        <w:rPr>
          <w:rFonts w:cstheme="minorBidi"/>
          <w:caps w:val="0"/>
          <w:noProof/>
          <w:sz w:val="22"/>
          <w:szCs w:val="22"/>
        </w:rPr>
      </w:pPr>
      <w:hyperlink w:anchor="_Toc524048396" w:history="1">
        <w:r w:rsidR="005C1A60" w:rsidRPr="00290E1A">
          <w:rPr>
            <w:rStyle w:val="Hyperlink"/>
            <w:noProof/>
          </w:rPr>
          <w:t>Figure 9 Class diagram of possible types of data an edge can acquire. Source: sixsigma-institute.org</w:t>
        </w:r>
        <w:r w:rsidR="005C1A60">
          <w:rPr>
            <w:noProof/>
            <w:webHidden/>
          </w:rPr>
          <w:tab/>
        </w:r>
        <w:r w:rsidR="005C1A60">
          <w:rPr>
            <w:noProof/>
            <w:webHidden/>
          </w:rPr>
          <w:fldChar w:fldCharType="begin"/>
        </w:r>
        <w:r w:rsidR="005C1A60">
          <w:rPr>
            <w:noProof/>
            <w:webHidden/>
          </w:rPr>
          <w:instrText xml:space="preserve"> PAGEREF _Toc524048396 \h </w:instrText>
        </w:r>
        <w:r w:rsidR="005C1A60">
          <w:rPr>
            <w:noProof/>
            <w:webHidden/>
          </w:rPr>
        </w:r>
        <w:r w:rsidR="005C1A60">
          <w:rPr>
            <w:noProof/>
            <w:webHidden/>
          </w:rPr>
          <w:fldChar w:fldCharType="separate"/>
        </w:r>
        <w:r w:rsidR="005C1A60">
          <w:rPr>
            <w:noProof/>
            <w:webHidden/>
          </w:rPr>
          <w:t>27</w:t>
        </w:r>
        <w:r w:rsidR="005C1A60">
          <w:rPr>
            <w:noProof/>
            <w:webHidden/>
          </w:rPr>
          <w:fldChar w:fldCharType="end"/>
        </w:r>
      </w:hyperlink>
    </w:p>
    <w:p w14:paraId="291E68C7" w14:textId="0E54FE20" w:rsidR="005C1A60" w:rsidRDefault="00796E1C">
      <w:pPr>
        <w:pStyle w:val="TableofFigures"/>
        <w:tabs>
          <w:tab w:val="right" w:leader="dot" w:pos="9016"/>
        </w:tabs>
        <w:rPr>
          <w:rFonts w:cstheme="minorBidi"/>
          <w:caps w:val="0"/>
          <w:noProof/>
          <w:sz w:val="22"/>
          <w:szCs w:val="22"/>
        </w:rPr>
      </w:pPr>
      <w:hyperlink w:anchor="_Toc524048397" w:history="1">
        <w:r w:rsidR="005C1A60" w:rsidRPr="00290E1A">
          <w:rPr>
            <w:rStyle w:val="Hyperlink"/>
            <w:noProof/>
          </w:rPr>
          <w:t>Figure 10 Types of graphs (categorized based on their relationships) relevant to this project and their corresponding adjacency matrices. Source: EMBL-EBI</w:t>
        </w:r>
        <w:r w:rsidR="005C1A60">
          <w:rPr>
            <w:noProof/>
            <w:webHidden/>
          </w:rPr>
          <w:tab/>
        </w:r>
        <w:r w:rsidR="005C1A60">
          <w:rPr>
            <w:noProof/>
            <w:webHidden/>
          </w:rPr>
          <w:fldChar w:fldCharType="begin"/>
        </w:r>
        <w:r w:rsidR="005C1A60">
          <w:rPr>
            <w:noProof/>
            <w:webHidden/>
          </w:rPr>
          <w:instrText xml:space="preserve"> PAGEREF _Toc524048397 \h </w:instrText>
        </w:r>
        <w:r w:rsidR="005C1A60">
          <w:rPr>
            <w:noProof/>
            <w:webHidden/>
          </w:rPr>
        </w:r>
        <w:r w:rsidR="005C1A60">
          <w:rPr>
            <w:noProof/>
            <w:webHidden/>
          </w:rPr>
          <w:fldChar w:fldCharType="separate"/>
        </w:r>
        <w:r w:rsidR="005C1A60">
          <w:rPr>
            <w:noProof/>
            <w:webHidden/>
          </w:rPr>
          <w:t>28</w:t>
        </w:r>
        <w:r w:rsidR="005C1A60">
          <w:rPr>
            <w:noProof/>
            <w:webHidden/>
          </w:rPr>
          <w:fldChar w:fldCharType="end"/>
        </w:r>
      </w:hyperlink>
    </w:p>
    <w:p w14:paraId="0EA67350" w14:textId="6444A29E" w:rsidR="005C1A60" w:rsidRDefault="00796E1C">
      <w:pPr>
        <w:pStyle w:val="TableofFigures"/>
        <w:tabs>
          <w:tab w:val="right" w:leader="dot" w:pos="9016"/>
        </w:tabs>
        <w:rPr>
          <w:rFonts w:cstheme="minorBidi"/>
          <w:caps w:val="0"/>
          <w:noProof/>
          <w:sz w:val="22"/>
          <w:szCs w:val="22"/>
        </w:rPr>
      </w:pPr>
      <w:hyperlink w:anchor="_Toc524048398" w:history="1">
        <w:r w:rsidR="005C1A60" w:rsidRPr="00290E1A">
          <w:rPr>
            <w:rStyle w:val="Hyperlink"/>
            <w:noProof/>
          </w:rPr>
          <w:t>Figure 11 A simple graph G=(V,E) with |V|=4 and |E|=3 as laid out using the four main graph layout algorithm strategies relevant to this project.</w:t>
        </w:r>
        <w:r w:rsidR="005C1A60">
          <w:rPr>
            <w:noProof/>
            <w:webHidden/>
          </w:rPr>
          <w:tab/>
        </w:r>
        <w:r w:rsidR="005C1A60">
          <w:rPr>
            <w:noProof/>
            <w:webHidden/>
          </w:rPr>
          <w:fldChar w:fldCharType="begin"/>
        </w:r>
        <w:r w:rsidR="005C1A60">
          <w:rPr>
            <w:noProof/>
            <w:webHidden/>
          </w:rPr>
          <w:instrText xml:space="preserve"> PAGEREF _Toc524048398 \h </w:instrText>
        </w:r>
        <w:r w:rsidR="005C1A60">
          <w:rPr>
            <w:noProof/>
            <w:webHidden/>
          </w:rPr>
        </w:r>
        <w:r w:rsidR="005C1A60">
          <w:rPr>
            <w:noProof/>
            <w:webHidden/>
          </w:rPr>
          <w:fldChar w:fldCharType="separate"/>
        </w:r>
        <w:r w:rsidR="005C1A60">
          <w:rPr>
            <w:noProof/>
            <w:webHidden/>
          </w:rPr>
          <w:t>31</w:t>
        </w:r>
        <w:r w:rsidR="005C1A60">
          <w:rPr>
            <w:noProof/>
            <w:webHidden/>
          </w:rPr>
          <w:fldChar w:fldCharType="end"/>
        </w:r>
      </w:hyperlink>
    </w:p>
    <w:p w14:paraId="22A26F73" w14:textId="0652F3F5" w:rsidR="005C1A60" w:rsidRDefault="00796E1C">
      <w:pPr>
        <w:pStyle w:val="TableofFigures"/>
        <w:tabs>
          <w:tab w:val="right" w:leader="dot" w:pos="9016"/>
        </w:tabs>
        <w:rPr>
          <w:rFonts w:cstheme="minorBidi"/>
          <w:caps w:val="0"/>
          <w:noProof/>
          <w:sz w:val="22"/>
          <w:szCs w:val="22"/>
        </w:rPr>
      </w:pPr>
      <w:hyperlink w:anchor="_Toc524048399" w:history="1">
        <w:r w:rsidR="005C1A60" w:rsidRPr="00290E1A">
          <w:rPr>
            <w:rStyle w:val="Hyperlink"/>
            <w:noProof/>
          </w:rPr>
          <w:t>Figure 12 Interface of plant model instances (green), P&amp;ID shapes (blue) and mxGraph API (purple).</w:t>
        </w:r>
        <w:r w:rsidR="005C1A60">
          <w:rPr>
            <w:noProof/>
            <w:webHidden/>
          </w:rPr>
          <w:tab/>
        </w:r>
        <w:r w:rsidR="005C1A60">
          <w:rPr>
            <w:noProof/>
            <w:webHidden/>
          </w:rPr>
          <w:fldChar w:fldCharType="begin"/>
        </w:r>
        <w:r w:rsidR="005C1A60">
          <w:rPr>
            <w:noProof/>
            <w:webHidden/>
          </w:rPr>
          <w:instrText xml:space="preserve"> PAGEREF _Toc524048399 \h </w:instrText>
        </w:r>
        <w:r w:rsidR="005C1A60">
          <w:rPr>
            <w:noProof/>
            <w:webHidden/>
          </w:rPr>
        </w:r>
        <w:r w:rsidR="005C1A60">
          <w:rPr>
            <w:noProof/>
            <w:webHidden/>
          </w:rPr>
          <w:fldChar w:fldCharType="separate"/>
        </w:r>
        <w:r w:rsidR="005C1A60">
          <w:rPr>
            <w:noProof/>
            <w:webHidden/>
          </w:rPr>
          <w:t>35</w:t>
        </w:r>
        <w:r w:rsidR="005C1A60">
          <w:rPr>
            <w:noProof/>
            <w:webHidden/>
          </w:rPr>
          <w:fldChar w:fldCharType="end"/>
        </w:r>
      </w:hyperlink>
    </w:p>
    <w:p w14:paraId="4C9A48C5" w14:textId="55E93C33" w:rsidR="005C1A60" w:rsidRDefault="00796E1C">
      <w:pPr>
        <w:pStyle w:val="TableofFigures"/>
        <w:tabs>
          <w:tab w:val="right" w:leader="dot" w:pos="9016"/>
        </w:tabs>
        <w:rPr>
          <w:rFonts w:cstheme="minorBidi"/>
          <w:caps w:val="0"/>
          <w:noProof/>
          <w:sz w:val="22"/>
          <w:szCs w:val="22"/>
        </w:rPr>
      </w:pPr>
      <w:hyperlink w:anchor="_Toc524048400" w:history="1">
        <w:r w:rsidR="005C1A60" w:rsidRPr="00290E1A">
          <w:rPr>
            <w:rStyle w:val="Hyperlink"/>
            <w:noProof/>
          </w:rPr>
          <w:t>Figure 13 Abstraction process from an example P&amp;ID visualization into a class diagram of the general schema and concretion into an object-oriented P&amp;ID shapes library.</w:t>
        </w:r>
        <w:r w:rsidR="005C1A60">
          <w:rPr>
            <w:noProof/>
            <w:webHidden/>
          </w:rPr>
          <w:tab/>
        </w:r>
        <w:r w:rsidR="005C1A60">
          <w:rPr>
            <w:noProof/>
            <w:webHidden/>
          </w:rPr>
          <w:fldChar w:fldCharType="begin"/>
        </w:r>
        <w:r w:rsidR="005C1A60">
          <w:rPr>
            <w:noProof/>
            <w:webHidden/>
          </w:rPr>
          <w:instrText xml:space="preserve"> PAGEREF _Toc524048400 \h </w:instrText>
        </w:r>
        <w:r w:rsidR="005C1A60">
          <w:rPr>
            <w:noProof/>
            <w:webHidden/>
          </w:rPr>
        </w:r>
        <w:r w:rsidR="005C1A60">
          <w:rPr>
            <w:noProof/>
            <w:webHidden/>
          </w:rPr>
          <w:fldChar w:fldCharType="separate"/>
        </w:r>
        <w:r w:rsidR="005C1A60">
          <w:rPr>
            <w:noProof/>
            <w:webHidden/>
          </w:rPr>
          <w:t>37</w:t>
        </w:r>
        <w:r w:rsidR="005C1A60">
          <w:rPr>
            <w:noProof/>
            <w:webHidden/>
          </w:rPr>
          <w:fldChar w:fldCharType="end"/>
        </w:r>
      </w:hyperlink>
    </w:p>
    <w:p w14:paraId="55E69E08" w14:textId="2D7E3115" w:rsidR="005C1A60" w:rsidRDefault="00796E1C">
      <w:pPr>
        <w:pStyle w:val="TableofFigures"/>
        <w:tabs>
          <w:tab w:val="right" w:leader="dot" w:pos="9016"/>
        </w:tabs>
        <w:rPr>
          <w:rFonts w:cstheme="minorBidi"/>
          <w:caps w:val="0"/>
          <w:noProof/>
          <w:sz w:val="22"/>
          <w:szCs w:val="22"/>
        </w:rPr>
      </w:pPr>
      <w:hyperlink w:anchor="_Toc524048401" w:history="1">
        <w:r w:rsidR="005C1A60" w:rsidRPr="00290E1A">
          <w:rPr>
            <w:rStyle w:val="Hyperlink"/>
            <w:noProof/>
          </w:rPr>
          <w:t>Figure 14 Schema of the P&amp;ID shapes library JSON  file.</w:t>
        </w:r>
        <w:r w:rsidR="005C1A60">
          <w:rPr>
            <w:noProof/>
            <w:webHidden/>
          </w:rPr>
          <w:tab/>
        </w:r>
        <w:r w:rsidR="005C1A60">
          <w:rPr>
            <w:noProof/>
            <w:webHidden/>
          </w:rPr>
          <w:fldChar w:fldCharType="begin"/>
        </w:r>
        <w:r w:rsidR="005C1A60">
          <w:rPr>
            <w:noProof/>
            <w:webHidden/>
          </w:rPr>
          <w:instrText xml:space="preserve"> PAGEREF _Toc524048401 \h </w:instrText>
        </w:r>
        <w:r w:rsidR="005C1A60">
          <w:rPr>
            <w:noProof/>
            <w:webHidden/>
          </w:rPr>
        </w:r>
        <w:r w:rsidR="005C1A60">
          <w:rPr>
            <w:noProof/>
            <w:webHidden/>
          </w:rPr>
          <w:fldChar w:fldCharType="separate"/>
        </w:r>
        <w:r w:rsidR="005C1A60">
          <w:rPr>
            <w:noProof/>
            <w:webHidden/>
          </w:rPr>
          <w:t>38</w:t>
        </w:r>
        <w:r w:rsidR="005C1A60">
          <w:rPr>
            <w:noProof/>
            <w:webHidden/>
          </w:rPr>
          <w:fldChar w:fldCharType="end"/>
        </w:r>
      </w:hyperlink>
    </w:p>
    <w:p w14:paraId="0B498B66" w14:textId="23EAE1E6" w:rsidR="005C1A60" w:rsidRDefault="00796E1C">
      <w:pPr>
        <w:pStyle w:val="TableofFigures"/>
        <w:tabs>
          <w:tab w:val="right" w:leader="dot" w:pos="9016"/>
        </w:tabs>
        <w:rPr>
          <w:rFonts w:cstheme="minorBidi"/>
          <w:caps w:val="0"/>
          <w:noProof/>
          <w:sz w:val="22"/>
          <w:szCs w:val="22"/>
        </w:rPr>
      </w:pPr>
      <w:hyperlink w:anchor="_Toc524048402" w:history="1">
        <w:r w:rsidR="005C1A60" w:rsidRPr="00290E1A">
          <w:rPr>
            <w:rStyle w:val="Hyperlink"/>
            <w:noProof/>
          </w:rPr>
          <w:t>Figure 15 Example of two possibilities of Boolean and Integer data bindings for valves.</w:t>
        </w:r>
        <w:r w:rsidR="005C1A60">
          <w:rPr>
            <w:noProof/>
            <w:webHidden/>
          </w:rPr>
          <w:tab/>
        </w:r>
        <w:r w:rsidR="005C1A60">
          <w:rPr>
            <w:noProof/>
            <w:webHidden/>
          </w:rPr>
          <w:fldChar w:fldCharType="begin"/>
        </w:r>
        <w:r w:rsidR="005C1A60">
          <w:rPr>
            <w:noProof/>
            <w:webHidden/>
          </w:rPr>
          <w:instrText xml:space="preserve"> PAGEREF _Toc524048402 \h </w:instrText>
        </w:r>
        <w:r w:rsidR="005C1A60">
          <w:rPr>
            <w:noProof/>
            <w:webHidden/>
          </w:rPr>
        </w:r>
        <w:r w:rsidR="005C1A60">
          <w:rPr>
            <w:noProof/>
            <w:webHidden/>
          </w:rPr>
          <w:fldChar w:fldCharType="separate"/>
        </w:r>
        <w:r w:rsidR="005C1A60">
          <w:rPr>
            <w:noProof/>
            <w:webHidden/>
          </w:rPr>
          <w:t>40</w:t>
        </w:r>
        <w:r w:rsidR="005C1A60">
          <w:rPr>
            <w:noProof/>
            <w:webHidden/>
          </w:rPr>
          <w:fldChar w:fldCharType="end"/>
        </w:r>
      </w:hyperlink>
    </w:p>
    <w:p w14:paraId="1F759083" w14:textId="76652B17" w:rsidR="005C1A60" w:rsidRDefault="00796E1C">
      <w:pPr>
        <w:pStyle w:val="TableofFigures"/>
        <w:tabs>
          <w:tab w:val="right" w:leader="dot" w:pos="9016"/>
        </w:tabs>
        <w:rPr>
          <w:rFonts w:cstheme="minorBidi"/>
          <w:caps w:val="0"/>
          <w:noProof/>
          <w:sz w:val="22"/>
          <w:szCs w:val="22"/>
        </w:rPr>
      </w:pPr>
      <w:hyperlink w:anchor="_Toc524048403" w:history="1">
        <w:r w:rsidR="005C1A60" w:rsidRPr="00290E1A">
          <w:rPr>
            <w:rStyle w:val="Hyperlink"/>
            <w:noProof/>
          </w:rPr>
          <w:t>Figure 16 Software Architecture Diagram.</w:t>
        </w:r>
        <w:r w:rsidR="005C1A60">
          <w:rPr>
            <w:noProof/>
            <w:webHidden/>
          </w:rPr>
          <w:tab/>
        </w:r>
        <w:r w:rsidR="005C1A60">
          <w:rPr>
            <w:noProof/>
            <w:webHidden/>
          </w:rPr>
          <w:fldChar w:fldCharType="begin"/>
        </w:r>
        <w:r w:rsidR="005C1A60">
          <w:rPr>
            <w:noProof/>
            <w:webHidden/>
          </w:rPr>
          <w:instrText xml:space="preserve"> PAGEREF _Toc524048403 \h </w:instrText>
        </w:r>
        <w:r w:rsidR="005C1A60">
          <w:rPr>
            <w:noProof/>
            <w:webHidden/>
          </w:rPr>
        </w:r>
        <w:r w:rsidR="005C1A60">
          <w:rPr>
            <w:noProof/>
            <w:webHidden/>
          </w:rPr>
          <w:fldChar w:fldCharType="separate"/>
        </w:r>
        <w:r w:rsidR="005C1A60">
          <w:rPr>
            <w:noProof/>
            <w:webHidden/>
          </w:rPr>
          <w:t>43</w:t>
        </w:r>
        <w:r w:rsidR="005C1A60">
          <w:rPr>
            <w:noProof/>
            <w:webHidden/>
          </w:rPr>
          <w:fldChar w:fldCharType="end"/>
        </w:r>
      </w:hyperlink>
    </w:p>
    <w:p w14:paraId="7C35BDDD" w14:textId="2A93A0CF" w:rsidR="005C1A60" w:rsidRDefault="00796E1C">
      <w:pPr>
        <w:pStyle w:val="TableofFigures"/>
        <w:tabs>
          <w:tab w:val="right" w:leader="dot" w:pos="9016"/>
        </w:tabs>
        <w:rPr>
          <w:rFonts w:cstheme="minorBidi"/>
          <w:caps w:val="0"/>
          <w:noProof/>
          <w:sz w:val="22"/>
          <w:szCs w:val="22"/>
        </w:rPr>
      </w:pPr>
      <w:hyperlink w:anchor="_Toc524048404" w:history="1">
        <w:r w:rsidR="005C1A60" w:rsidRPr="00290E1A">
          <w:rPr>
            <w:rStyle w:val="Hyperlink"/>
            <w:noProof/>
          </w:rPr>
          <w:t>Figure 17 UML 2.0 Software Activity Diagram.</w:t>
        </w:r>
        <w:r w:rsidR="005C1A60">
          <w:rPr>
            <w:noProof/>
            <w:webHidden/>
          </w:rPr>
          <w:tab/>
        </w:r>
        <w:r w:rsidR="005C1A60">
          <w:rPr>
            <w:noProof/>
            <w:webHidden/>
          </w:rPr>
          <w:fldChar w:fldCharType="begin"/>
        </w:r>
        <w:r w:rsidR="005C1A60">
          <w:rPr>
            <w:noProof/>
            <w:webHidden/>
          </w:rPr>
          <w:instrText xml:space="preserve"> PAGEREF _Toc524048404 \h </w:instrText>
        </w:r>
        <w:r w:rsidR="005C1A60">
          <w:rPr>
            <w:noProof/>
            <w:webHidden/>
          </w:rPr>
        </w:r>
        <w:r w:rsidR="005C1A60">
          <w:rPr>
            <w:noProof/>
            <w:webHidden/>
          </w:rPr>
          <w:fldChar w:fldCharType="separate"/>
        </w:r>
        <w:r w:rsidR="005C1A60">
          <w:rPr>
            <w:noProof/>
            <w:webHidden/>
          </w:rPr>
          <w:t>44</w:t>
        </w:r>
        <w:r w:rsidR="005C1A60">
          <w:rPr>
            <w:noProof/>
            <w:webHidden/>
          </w:rPr>
          <w:fldChar w:fldCharType="end"/>
        </w:r>
      </w:hyperlink>
    </w:p>
    <w:p w14:paraId="34C1C40B" w14:textId="7EB1FDEE" w:rsidR="005C1A60" w:rsidRDefault="00796E1C">
      <w:pPr>
        <w:pStyle w:val="TableofFigures"/>
        <w:tabs>
          <w:tab w:val="right" w:leader="dot" w:pos="9016"/>
        </w:tabs>
        <w:rPr>
          <w:rFonts w:cstheme="minorBidi"/>
          <w:caps w:val="0"/>
          <w:noProof/>
          <w:sz w:val="22"/>
          <w:szCs w:val="22"/>
        </w:rPr>
      </w:pPr>
      <w:hyperlink w:anchor="_Toc524048405" w:history="1">
        <w:r w:rsidR="005C1A60" w:rsidRPr="00290E1A">
          <w:rPr>
            <w:rStyle w:val="Hyperlink"/>
            <w:noProof/>
          </w:rPr>
          <w:t>Figure 18 Responsive design of P&amp;ID boardlet on page load, during and after P&amp;ID generation (both for desktop and mobile).</w:t>
        </w:r>
        <w:r w:rsidR="005C1A60">
          <w:rPr>
            <w:noProof/>
            <w:webHidden/>
          </w:rPr>
          <w:tab/>
        </w:r>
        <w:r w:rsidR="005C1A60">
          <w:rPr>
            <w:noProof/>
            <w:webHidden/>
          </w:rPr>
          <w:fldChar w:fldCharType="begin"/>
        </w:r>
        <w:r w:rsidR="005C1A60">
          <w:rPr>
            <w:noProof/>
            <w:webHidden/>
          </w:rPr>
          <w:instrText xml:space="preserve"> PAGEREF _Toc524048405 \h </w:instrText>
        </w:r>
        <w:r w:rsidR="005C1A60">
          <w:rPr>
            <w:noProof/>
            <w:webHidden/>
          </w:rPr>
        </w:r>
        <w:r w:rsidR="005C1A60">
          <w:rPr>
            <w:noProof/>
            <w:webHidden/>
          </w:rPr>
          <w:fldChar w:fldCharType="separate"/>
        </w:r>
        <w:r w:rsidR="005C1A60">
          <w:rPr>
            <w:noProof/>
            <w:webHidden/>
          </w:rPr>
          <w:t>45</w:t>
        </w:r>
        <w:r w:rsidR="005C1A60">
          <w:rPr>
            <w:noProof/>
            <w:webHidden/>
          </w:rPr>
          <w:fldChar w:fldCharType="end"/>
        </w:r>
      </w:hyperlink>
    </w:p>
    <w:p w14:paraId="088A9E1C" w14:textId="1428F729" w:rsidR="005C1A60" w:rsidRDefault="00796E1C">
      <w:pPr>
        <w:pStyle w:val="TableofFigures"/>
        <w:tabs>
          <w:tab w:val="right" w:leader="dot" w:pos="9016"/>
        </w:tabs>
        <w:rPr>
          <w:rFonts w:cstheme="minorBidi"/>
          <w:caps w:val="0"/>
          <w:noProof/>
          <w:sz w:val="22"/>
          <w:szCs w:val="22"/>
        </w:rPr>
      </w:pPr>
      <w:hyperlink w:anchor="_Toc524048406" w:history="1">
        <w:r w:rsidR="005C1A60" w:rsidRPr="00290E1A">
          <w:rPr>
            <w:rStyle w:val="Hyperlink"/>
            <w:noProof/>
          </w:rPr>
          <w:t>Figure 19  P&amp;ID Viewer Dashboard for the Aida Brewery (rendering a manually generated P&amp;ID).</w:t>
        </w:r>
        <w:r w:rsidR="005C1A60">
          <w:rPr>
            <w:noProof/>
            <w:webHidden/>
          </w:rPr>
          <w:tab/>
        </w:r>
        <w:r w:rsidR="005C1A60">
          <w:rPr>
            <w:noProof/>
            <w:webHidden/>
          </w:rPr>
          <w:fldChar w:fldCharType="begin"/>
        </w:r>
        <w:r w:rsidR="005C1A60">
          <w:rPr>
            <w:noProof/>
            <w:webHidden/>
          </w:rPr>
          <w:instrText xml:space="preserve"> PAGEREF _Toc524048406 \h </w:instrText>
        </w:r>
        <w:r w:rsidR="005C1A60">
          <w:rPr>
            <w:noProof/>
            <w:webHidden/>
          </w:rPr>
        </w:r>
        <w:r w:rsidR="005C1A60">
          <w:rPr>
            <w:noProof/>
            <w:webHidden/>
          </w:rPr>
          <w:fldChar w:fldCharType="separate"/>
        </w:r>
        <w:r w:rsidR="005C1A60">
          <w:rPr>
            <w:noProof/>
            <w:webHidden/>
          </w:rPr>
          <w:t>46</w:t>
        </w:r>
        <w:r w:rsidR="005C1A60">
          <w:rPr>
            <w:noProof/>
            <w:webHidden/>
          </w:rPr>
          <w:fldChar w:fldCharType="end"/>
        </w:r>
      </w:hyperlink>
    </w:p>
    <w:p w14:paraId="48E04FEB" w14:textId="44AEFBA0" w:rsidR="005C1A60" w:rsidRDefault="00796E1C">
      <w:pPr>
        <w:pStyle w:val="TableofFigures"/>
        <w:tabs>
          <w:tab w:val="right" w:leader="dot" w:pos="9016"/>
        </w:tabs>
        <w:rPr>
          <w:rFonts w:cstheme="minorBidi"/>
          <w:caps w:val="0"/>
          <w:noProof/>
          <w:sz w:val="22"/>
          <w:szCs w:val="22"/>
        </w:rPr>
      </w:pPr>
      <w:hyperlink w:anchor="_Toc524048407" w:history="1">
        <w:r w:rsidR="005C1A60" w:rsidRPr="00290E1A">
          <w:rPr>
            <w:rStyle w:val="Hyperlink"/>
            <w:noProof/>
          </w:rPr>
          <w:t>Figure 20 Data Map of database tables queried for pidNodes and pidConnections.</w:t>
        </w:r>
        <w:r w:rsidR="005C1A60">
          <w:rPr>
            <w:noProof/>
            <w:webHidden/>
          </w:rPr>
          <w:tab/>
        </w:r>
        <w:r w:rsidR="005C1A60">
          <w:rPr>
            <w:noProof/>
            <w:webHidden/>
          </w:rPr>
          <w:fldChar w:fldCharType="begin"/>
        </w:r>
        <w:r w:rsidR="005C1A60">
          <w:rPr>
            <w:noProof/>
            <w:webHidden/>
          </w:rPr>
          <w:instrText xml:space="preserve"> PAGEREF _Toc524048407 \h </w:instrText>
        </w:r>
        <w:r w:rsidR="005C1A60">
          <w:rPr>
            <w:noProof/>
            <w:webHidden/>
          </w:rPr>
        </w:r>
        <w:r w:rsidR="005C1A60">
          <w:rPr>
            <w:noProof/>
            <w:webHidden/>
          </w:rPr>
          <w:fldChar w:fldCharType="separate"/>
        </w:r>
        <w:r w:rsidR="005C1A60">
          <w:rPr>
            <w:noProof/>
            <w:webHidden/>
          </w:rPr>
          <w:t>48</w:t>
        </w:r>
        <w:r w:rsidR="005C1A60">
          <w:rPr>
            <w:noProof/>
            <w:webHidden/>
          </w:rPr>
          <w:fldChar w:fldCharType="end"/>
        </w:r>
      </w:hyperlink>
    </w:p>
    <w:p w14:paraId="6066C99A" w14:textId="46C97C66" w:rsidR="005C1A60" w:rsidRDefault="00796E1C">
      <w:pPr>
        <w:pStyle w:val="TableofFigures"/>
        <w:tabs>
          <w:tab w:val="right" w:leader="dot" w:pos="9016"/>
        </w:tabs>
        <w:rPr>
          <w:rFonts w:cstheme="minorBidi"/>
          <w:caps w:val="0"/>
          <w:noProof/>
          <w:sz w:val="22"/>
          <w:szCs w:val="22"/>
        </w:rPr>
      </w:pPr>
      <w:hyperlink w:anchor="_Toc524048408" w:history="1">
        <w:r w:rsidR="005C1A60" w:rsidRPr="00290E1A">
          <w:rPr>
            <w:rStyle w:val="Hyperlink"/>
            <w:noProof/>
          </w:rPr>
          <w:t>Figure 21 Overview of the filtering process.</w:t>
        </w:r>
        <w:r w:rsidR="005C1A60">
          <w:rPr>
            <w:noProof/>
            <w:webHidden/>
          </w:rPr>
          <w:tab/>
        </w:r>
        <w:r w:rsidR="005C1A60">
          <w:rPr>
            <w:noProof/>
            <w:webHidden/>
          </w:rPr>
          <w:fldChar w:fldCharType="begin"/>
        </w:r>
        <w:r w:rsidR="005C1A60">
          <w:rPr>
            <w:noProof/>
            <w:webHidden/>
          </w:rPr>
          <w:instrText xml:space="preserve"> PAGEREF _Toc524048408 \h </w:instrText>
        </w:r>
        <w:r w:rsidR="005C1A60">
          <w:rPr>
            <w:noProof/>
            <w:webHidden/>
          </w:rPr>
        </w:r>
        <w:r w:rsidR="005C1A60">
          <w:rPr>
            <w:noProof/>
            <w:webHidden/>
          </w:rPr>
          <w:fldChar w:fldCharType="separate"/>
        </w:r>
        <w:r w:rsidR="005C1A60">
          <w:rPr>
            <w:noProof/>
            <w:webHidden/>
          </w:rPr>
          <w:t>50</w:t>
        </w:r>
        <w:r w:rsidR="005C1A60">
          <w:rPr>
            <w:noProof/>
            <w:webHidden/>
          </w:rPr>
          <w:fldChar w:fldCharType="end"/>
        </w:r>
      </w:hyperlink>
    </w:p>
    <w:p w14:paraId="625113FA" w14:textId="3BD1CA65" w:rsidR="005C1A60" w:rsidRDefault="00796E1C">
      <w:pPr>
        <w:pStyle w:val="TableofFigures"/>
        <w:tabs>
          <w:tab w:val="right" w:leader="dot" w:pos="9016"/>
        </w:tabs>
        <w:rPr>
          <w:rFonts w:cstheme="minorBidi"/>
          <w:caps w:val="0"/>
          <w:noProof/>
          <w:sz w:val="22"/>
          <w:szCs w:val="22"/>
        </w:rPr>
      </w:pPr>
      <w:hyperlink w:anchor="_Toc524048409" w:history="1">
        <w:r w:rsidR="005C1A60" w:rsidRPr="00290E1A">
          <w:rPr>
            <w:rStyle w:val="Hyperlink"/>
            <w:noProof/>
          </w:rPr>
          <w:t>Figure 22 Working principle of the simplifyConnections function.</w:t>
        </w:r>
        <w:r w:rsidR="005C1A60">
          <w:rPr>
            <w:noProof/>
            <w:webHidden/>
          </w:rPr>
          <w:tab/>
        </w:r>
        <w:r w:rsidR="005C1A60">
          <w:rPr>
            <w:noProof/>
            <w:webHidden/>
          </w:rPr>
          <w:fldChar w:fldCharType="begin"/>
        </w:r>
        <w:r w:rsidR="005C1A60">
          <w:rPr>
            <w:noProof/>
            <w:webHidden/>
          </w:rPr>
          <w:instrText xml:space="preserve"> PAGEREF _Toc524048409 \h </w:instrText>
        </w:r>
        <w:r w:rsidR="005C1A60">
          <w:rPr>
            <w:noProof/>
            <w:webHidden/>
          </w:rPr>
        </w:r>
        <w:r w:rsidR="005C1A60">
          <w:rPr>
            <w:noProof/>
            <w:webHidden/>
          </w:rPr>
          <w:fldChar w:fldCharType="separate"/>
        </w:r>
        <w:r w:rsidR="005C1A60">
          <w:rPr>
            <w:noProof/>
            <w:webHidden/>
          </w:rPr>
          <w:t>51</w:t>
        </w:r>
        <w:r w:rsidR="005C1A60">
          <w:rPr>
            <w:noProof/>
            <w:webHidden/>
          </w:rPr>
          <w:fldChar w:fldCharType="end"/>
        </w:r>
      </w:hyperlink>
    </w:p>
    <w:p w14:paraId="5B784166" w14:textId="1961AA09" w:rsidR="005C1A60" w:rsidRDefault="00796E1C">
      <w:pPr>
        <w:pStyle w:val="TableofFigures"/>
        <w:tabs>
          <w:tab w:val="right" w:leader="dot" w:pos="9016"/>
        </w:tabs>
        <w:rPr>
          <w:rFonts w:cstheme="minorBidi"/>
          <w:caps w:val="0"/>
          <w:noProof/>
          <w:sz w:val="22"/>
          <w:szCs w:val="22"/>
        </w:rPr>
      </w:pPr>
      <w:hyperlink w:anchor="_Toc524048410" w:history="1">
        <w:r w:rsidR="005C1A60" w:rsidRPr="00290E1A">
          <w:rPr>
            <w:rStyle w:val="Hyperlink"/>
            <w:noProof/>
          </w:rPr>
          <w:t>Figure 23 P&amp;ID Shape Classes (pidClass).</w:t>
        </w:r>
        <w:r w:rsidR="005C1A60">
          <w:rPr>
            <w:noProof/>
            <w:webHidden/>
          </w:rPr>
          <w:tab/>
        </w:r>
        <w:r w:rsidR="005C1A60">
          <w:rPr>
            <w:noProof/>
            <w:webHidden/>
          </w:rPr>
          <w:fldChar w:fldCharType="begin"/>
        </w:r>
        <w:r w:rsidR="005C1A60">
          <w:rPr>
            <w:noProof/>
            <w:webHidden/>
          </w:rPr>
          <w:instrText xml:space="preserve"> PAGEREF _Toc524048410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2F71CF41" w14:textId="330B6508" w:rsidR="005C1A60" w:rsidRDefault="00796E1C">
      <w:pPr>
        <w:pStyle w:val="TableofFigures"/>
        <w:tabs>
          <w:tab w:val="right" w:leader="dot" w:pos="9016"/>
        </w:tabs>
        <w:rPr>
          <w:rFonts w:cstheme="minorBidi"/>
          <w:caps w:val="0"/>
          <w:noProof/>
          <w:sz w:val="22"/>
          <w:szCs w:val="22"/>
        </w:rPr>
      </w:pPr>
      <w:hyperlink w:anchor="_Toc524048411" w:history="1">
        <w:r w:rsidR="005C1A60" w:rsidRPr="00290E1A">
          <w:rPr>
            <w:rStyle w:val="Hyperlink"/>
            <w:noProof/>
          </w:rPr>
          <w:t>Figure 24 P&amp;ID Line Shapes (shapeName).</w:t>
        </w:r>
        <w:r w:rsidR="005C1A60">
          <w:rPr>
            <w:noProof/>
            <w:webHidden/>
          </w:rPr>
          <w:tab/>
        </w:r>
        <w:r w:rsidR="005C1A60">
          <w:rPr>
            <w:noProof/>
            <w:webHidden/>
          </w:rPr>
          <w:fldChar w:fldCharType="begin"/>
        </w:r>
        <w:r w:rsidR="005C1A60">
          <w:rPr>
            <w:noProof/>
            <w:webHidden/>
          </w:rPr>
          <w:instrText xml:space="preserve"> PAGEREF _Toc524048411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C28CB5A" w14:textId="37E8D691" w:rsidR="005C1A60" w:rsidRDefault="00796E1C">
      <w:pPr>
        <w:pStyle w:val="TableofFigures"/>
        <w:tabs>
          <w:tab w:val="right" w:leader="dot" w:pos="9016"/>
        </w:tabs>
        <w:rPr>
          <w:rFonts w:cstheme="minorBidi"/>
          <w:caps w:val="0"/>
          <w:noProof/>
          <w:sz w:val="22"/>
          <w:szCs w:val="22"/>
        </w:rPr>
      </w:pPr>
      <w:hyperlink w:anchor="_Toc524048412" w:history="1">
        <w:r w:rsidR="005C1A60" w:rsidRPr="00290E1A">
          <w:rPr>
            <w:rStyle w:val="Hyperlink"/>
            <w:noProof/>
          </w:rPr>
          <w:t>Figure 25 Input and output of buildHierarchy function.</w:t>
        </w:r>
        <w:r w:rsidR="005C1A60">
          <w:rPr>
            <w:noProof/>
            <w:webHidden/>
          </w:rPr>
          <w:tab/>
        </w:r>
        <w:r w:rsidR="005C1A60">
          <w:rPr>
            <w:noProof/>
            <w:webHidden/>
          </w:rPr>
          <w:fldChar w:fldCharType="begin"/>
        </w:r>
        <w:r w:rsidR="005C1A60">
          <w:rPr>
            <w:noProof/>
            <w:webHidden/>
          </w:rPr>
          <w:instrText xml:space="preserve"> PAGEREF _Toc524048412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040E1444" w14:textId="6D1CF7FD" w:rsidR="005C1A60" w:rsidRDefault="00796E1C">
      <w:pPr>
        <w:pStyle w:val="TableofFigures"/>
        <w:tabs>
          <w:tab w:val="right" w:leader="dot" w:pos="9016"/>
        </w:tabs>
        <w:rPr>
          <w:rFonts w:cstheme="minorBidi"/>
          <w:caps w:val="0"/>
          <w:noProof/>
          <w:sz w:val="22"/>
          <w:szCs w:val="22"/>
        </w:rPr>
      </w:pPr>
      <w:hyperlink w:anchor="_Toc524048413" w:history="1">
        <w:r w:rsidR="005C1A60" w:rsidRPr="00290E1A">
          <w:rPr>
            <w:rStyle w:val="Hyperlink"/>
            <w:noProof/>
          </w:rPr>
          <w:t>Figure 26 Input and output of traverseAndSort function.</w:t>
        </w:r>
        <w:r w:rsidR="005C1A60">
          <w:rPr>
            <w:noProof/>
            <w:webHidden/>
          </w:rPr>
          <w:tab/>
        </w:r>
        <w:r w:rsidR="005C1A60">
          <w:rPr>
            <w:noProof/>
            <w:webHidden/>
          </w:rPr>
          <w:fldChar w:fldCharType="begin"/>
        </w:r>
        <w:r w:rsidR="005C1A60">
          <w:rPr>
            <w:noProof/>
            <w:webHidden/>
          </w:rPr>
          <w:instrText xml:space="preserve"> PAGEREF _Toc524048413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2B2C1CA4" w14:textId="2545EC38" w:rsidR="005C1A60" w:rsidRDefault="00796E1C">
      <w:pPr>
        <w:pStyle w:val="TableofFigures"/>
        <w:tabs>
          <w:tab w:val="right" w:leader="dot" w:pos="9016"/>
        </w:tabs>
        <w:rPr>
          <w:rFonts w:cstheme="minorBidi"/>
          <w:caps w:val="0"/>
          <w:noProof/>
          <w:sz w:val="22"/>
          <w:szCs w:val="22"/>
        </w:rPr>
      </w:pPr>
      <w:hyperlink w:anchor="_Toc524048414" w:history="1">
        <w:r w:rsidR="005C1A60" w:rsidRPr="00290E1A">
          <w:rPr>
            <w:rStyle w:val="Hyperlink"/>
            <w:noProof/>
          </w:rPr>
          <w:t>Figure 27 UML 2.0 activity diagram of constraint specification for shapes.</w:t>
        </w:r>
        <w:r w:rsidR="005C1A60">
          <w:rPr>
            <w:noProof/>
            <w:webHidden/>
          </w:rPr>
          <w:tab/>
        </w:r>
        <w:r w:rsidR="005C1A60">
          <w:rPr>
            <w:noProof/>
            <w:webHidden/>
          </w:rPr>
          <w:fldChar w:fldCharType="begin"/>
        </w:r>
        <w:r w:rsidR="005C1A60">
          <w:rPr>
            <w:noProof/>
            <w:webHidden/>
          </w:rPr>
          <w:instrText xml:space="preserve"> PAGEREF _Toc524048414 \h </w:instrText>
        </w:r>
        <w:r w:rsidR="005C1A60">
          <w:rPr>
            <w:noProof/>
            <w:webHidden/>
          </w:rPr>
        </w:r>
        <w:r w:rsidR="005C1A60">
          <w:rPr>
            <w:noProof/>
            <w:webHidden/>
          </w:rPr>
          <w:fldChar w:fldCharType="separate"/>
        </w:r>
        <w:r w:rsidR="005C1A60">
          <w:rPr>
            <w:noProof/>
            <w:webHidden/>
          </w:rPr>
          <w:t>63</w:t>
        </w:r>
        <w:r w:rsidR="005C1A60">
          <w:rPr>
            <w:noProof/>
            <w:webHidden/>
          </w:rPr>
          <w:fldChar w:fldCharType="end"/>
        </w:r>
      </w:hyperlink>
    </w:p>
    <w:p w14:paraId="5653924C" w14:textId="28E6A074" w:rsidR="005C1A60" w:rsidRDefault="00796E1C">
      <w:pPr>
        <w:pStyle w:val="TableofFigures"/>
        <w:tabs>
          <w:tab w:val="right" w:leader="dot" w:pos="9016"/>
        </w:tabs>
        <w:rPr>
          <w:rFonts w:cstheme="minorBidi"/>
          <w:caps w:val="0"/>
          <w:noProof/>
          <w:sz w:val="22"/>
          <w:szCs w:val="22"/>
        </w:rPr>
      </w:pPr>
      <w:hyperlink w:anchor="_Toc524048415" w:history="1">
        <w:r w:rsidR="005C1A60" w:rsidRPr="00290E1A">
          <w:rPr>
            <w:rStyle w:val="Hyperlink"/>
            <w:noProof/>
          </w:rPr>
          <w:t>Figure 28 Example log of several shape properties after constraint specification (tags highlighted in yellow)</w:t>
        </w:r>
        <w:r w:rsidR="005C1A60">
          <w:rPr>
            <w:noProof/>
            <w:webHidden/>
          </w:rPr>
          <w:tab/>
        </w:r>
        <w:r w:rsidR="005C1A60">
          <w:rPr>
            <w:noProof/>
            <w:webHidden/>
          </w:rPr>
          <w:fldChar w:fldCharType="begin"/>
        </w:r>
        <w:r w:rsidR="005C1A60">
          <w:rPr>
            <w:noProof/>
            <w:webHidden/>
          </w:rPr>
          <w:instrText xml:space="preserve"> PAGEREF _Toc524048415 \h </w:instrText>
        </w:r>
        <w:r w:rsidR="005C1A60">
          <w:rPr>
            <w:noProof/>
            <w:webHidden/>
          </w:rPr>
        </w:r>
        <w:r w:rsidR="005C1A60">
          <w:rPr>
            <w:noProof/>
            <w:webHidden/>
          </w:rPr>
          <w:fldChar w:fldCharType="separate"/>
        </w:r>
        <w:r w:rsidR="005C1A60">
          <w:rPr>
            <w:noProof/>
            <w:webHidden/>
          </w:rPr>
          <w:t>64</w:t>
        </w:r>
        <w:r w:rsidR="005C1A60">
          <w:rPr>
            <w:noProof/>
            <w:webHidden/>
          </w:rPr>
          <w:fldChar w:fldCharType="end"/>
        </w:r>
      </w:hyperlink>
    </w:p>
    <w:p w14:paraId="5F205BD4" w14:textId="1C6D4747" w:rsidR="005C1A60" w:rsidRDefault="00796E1C">
      <w:pPr>
        <w:pStyle w:val="TableofFigures"/>
        <w:tabs>
          <w:tab w:val="right" w:leader="dot" w:pos="9016"/>
        </w:tabs>
        <w:rPr>
          <w:rFonts w:cstheme="minorBidi"/>
          <w:caps w:val="0"/>
          <w:noProof/>
          <w:sz w:val="22"/>
          <w:szCs w:val="22"/>
        </w:rPr>
      </w:pPr>
      <w:hyperlink w:anchor="_Toc524048416" w:history="1">
        <w:r w:rsidR="005C1A60" w:rsidRPr="00290E1A">
          <w:rPr>
            <w:rStyle w:val="Hyperlink"/>
            <w:noProof/>
          </w:rPr>
          <w:t>Figure 29 Conceptual overview – from hierarchical model to visualization.</w:t>
        </w:r>
        <w:r w:rsidR="005C1A60">
          <w:rPr>
            <w:noProof/>
            <w:webHidden/>
          </w:rPr>
          <w:tab/>
        </w:r>
        <w:r w:rsidR="005C1A60">
          <w:rPr>
            <w:noProof/>
            <w:webHidden/>
          </w:rPr>
          <w:fldChar w:fldCharType="begin"/>
        </w:r>
        <w:r w:rsidR="005C1A60">
          <w:rPr>
            <w:noProof/>
            <w:webHidden/>
          </w:rPr>
          <w:instrText xml:space="preserve"> PAGEREF _Toc524048416 \h </w:instrText>
        </w:r>
        <w:r w:rsidR="005C1A60">
          <w:rPr>
            <w:noProof/>
            <w:webHidden/>
          </w:rPr>
        </w:r>
        <w:r w:rsidR="005C1A60">
          <w:rPr>
            <w:noProof/>
            <w:webHidden/>
          </w:rPr>
          <w:fldChar w:fldCharType="separate"/>
        </w:r>
        <w:r w:rsidR="005C1A60">
          <w:rPr>
            <w:noProof/>
            <w:webHidden/>
          </w:rPr>
          <w:t>65</w:t>
        </w:r>
        <w:r w:rsidR="005C1A60">
          <w:rPr>
            <w:noProof/>
            <w:webHidden/>
          </w:rPr>
          <w:fldChar w:fldCharType="end"/>
        </w:r>
      </w:hyperlink>
    </w:p>
    <w:p w14:paraId="776FB545" w14:textId="4D08F7D6" w:rsidR="005C1A60" w:rsidRDefault="00796E1C">
      <w:pPr>
        <w:pStyle w:val="TableofFigures"/>
        <w:tabs>
          <w:tab w:val="right" w:leader="dot" w:pos="9016"/>
        </w:tabs>
        <w:rPr>
          <w:rFonts w:cstheme="minorBidi"/>
          <w:caps w:val="0"/>
          <w:noProof/>
          <w:sz w:val="22"/>
          <w:szCs w:val="22"/>
        </w:rPr>
      </w:pPr>
      <w:hyperlink w:anchor="_Toc524048417" w:history="1">
        <w:r w:rsidR="005C1A60" w:rsidRPr="00290E1A">
          <w:rPr>
            <w:rStyle w:val="Hyperlink"/>
            <w:noProof/>
          </w:rPr>
          <w:t>Figure 30 Relative positioning of cells.</w:t>
        </w:r>
        <w:r w:rsidR="005C1A60">
          <w:rPr>
            <w:noProof/>
            <w:webHidden/>
          </w:rPr>
          <w:tab/>
        </w:r>
        <w:r w:rsidR="005C1A60">
          <w:rPr>
            <w:noProof/>
            <w:webHidden/>
          </w:rPr>
          <w:fldChar w:fldCharType="begin"/>
        </w:r>
        <w:r w:rsidR="005C1A60">
          <w:rPr>
            <w:noProof/>
            <w:webHidden/>
          </w:rPr>
          <w:instrText xml:space="preserve"> PAGEREF _Toc524048417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138A0F6E" w14:textId="4A030179" w:rsidR="005C1A60" w:rsidRDefault="00796E1C">
      <w:pPr>
        <w:pStyle w:val="TableofFigures"/>
        <w:tabs>
          <w:tab w:val="right" w:leader="dot" w:pos="9016"/>
        </w:tabs>
        <w:rPr>
          <w:rFonts w:cstheme="minorBidi"/>
          <w:caps w:val="0"/>
          <w:noProof/>
          <w:sz w:val="22"/>
          <w:szCs w:val="22"/>
        </w:rPr>
      </w:pPr>
      <w:hyperlink w:anchor="_Toc524048418" w:history="1">
        <w:r w:rsidR="005C1A60" w:rsidRPr="00290E1A">
          <w:rPr>
            <w:rStyle w:val="Hyperlink"/>
            <w:noProof/>
          </w:rPr>
          <w:t>Figure 31 UML 2.0 activity diagram of vertexPlacement function.</w:t>
        </w:r>
        <w:r w:rsidR="005C1A60">
          <w:rPr>
            <w:noProof/>
            <w:webHidden/>
          </w:rPr>
          <w:tab/>
        </w:r>
        <w:r w:rsidR="005C1A60">
          <w:rPr>
            <w:noProof/>
            <w:webHidden/>
          </w:rPr>
          <w:fldChar w:fldCharType="begin"/>
        </w:r>
        <w:r w:rsidR="005C1A60">
          <w:rPr>
            <w:noProof/>
            <w:webHidden/>
          </w:rPr>
          <w:instrText xml:space="preserve"> PAGEREF _Toc524048418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327EB013" w14:textId="67C9FD79" w:rsidR="005C1A60" w:rsidRDefault="00796E1C">
      <w:pPr>
        <w:pStyle w:val="TableofFigures"/>
        <w:tabs>
          <w:tab w:val="right" w:leader="dot" w:pos="9016"/>
        </w:tabs>
        <w:rPr>
          <w:rFonts w:cstheme="minorBidi"/>
          <w:caps w:val="0"/>
          <w:noProof/>
          <w:sz w:val="22"/>
          <w:szCs w:val="22"/>
        </w:rPr>
      </w:pPr>
      <w:hyperlink w:anchor="_Toc524048419" w:history="1">
        <w:r w:rsidR="005C1A60" w:rsidRPr="00290E1A">
          <w:rPr>
            <w:rStyle w:val="Hyperlink"/>
            <w:noProof/>
          </w:rPr>
          <w:t>Figure 32 Geometry and positioning of inline elements.</w:t>
        </w:r>
        <w:r w:rsidR="005C1A60">
          <w:rPr>
            <w:noProof/>
            <w:webHidden/>
          </w:rPr>
          <w:tab/>
        </w:r>
        <w:r w:rsidR="005C1A60">
          <w:rPr>
            <w:noProof/>
            <w:webHidden/>
          </w:rPr>
          <w:fldChar w:fldCharType="begin"/>
        </w:r>
        <w:r w:rsidR="005C1A60">
          <w:rPr>
            <w:noProof/>
            <w:webHidden/>
          </w:rPr>
          <w:instrText xml:space="preserve"> PAGEREF _Toc524048419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1359CD3" w14:textId="1B2A2942" w:rsidR="005C1A60" w:rsidRDefault="00796E1C">
      <w:pPr>
        <w:pStyle w:val="TableofFigures"/>
        <w:tabs>
          <w:tab w:val="right" w:leader="dot" w:pos="9016"/>
        </w:tabs>
        <w:rPr>
          <w:rFonts w:cstheme="minorBidi"/>
          <w:caps w:val="0"/>
          <w:noProof/>
          <w:sz w:val="22"/>
          <w:szCs w:val="22"/>
        </w:rPr>
      </w:pPr>
      <w:hyperlink w:anchor="_Toc524048420" w:history="1">
        <w:r w:rsidR="005C1A60" w:rsidRPr="00290E1A">
          <w:rPr>
            <w:rStyle w:val="Hyperlink"/>
            <w:noProof/>
          </w:rPr>
          <w:t>Figure 33 Geometry and positioning of a nucleus group (pressurized_vessel) and its children cells (motor and istruments).</w:t>
        </w:r>
        <w:r w:rsidR="005C1A60">
          <w:rPr>
            <w:noProof/>
            <w:webHidden/>
          </w:rPr>
          <w:tab/>
        </w:r>
        <w:r w:rsidR="005C1A60">
          <w:rPr>
            <w:noProof/>
            <w:webHidden/>
          </w:rPr>
          <w:fldChar w:fldCharType="begin"/>
        </w:r>
        <w:r w:rsidR="005C1A60">
          <w:rPr>
            <w:noProof/>
            <w:webHidden/>
          </w:rPr>
          <w:instrText xml:space="preserve"> PAGEREF _Toc524048420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0CE0EEA" w14:textId="16D45978" w:rsidR="005C1A60" w:rsidRDefault="00796E1C">
      <w:pPr>
        <w:pStyle w:val="TableofFigures"/>
        <w:tabs>
          <w:tab w:val="right" w:leader="dot" w:pos="9016"/>
        </w:tabs>
        <w:rPr>
          <w:rFonts w:cstheme="minorBidi"/>
          <w:caps w:val="0"/>
          <w:noProof/>
          <w:sz w:val="22"/>
          <w:szCs w:val="22"/>
        </w:rPr>
      </w:pPr>
      <w:hyperlink w:anchor="_Toc524048421" w:history="1">
        <w:r w:rsidR="005C1A60" w:rsidRPr="00290E1A">
          <w:rPr>
            <w:rStyle w:val="Hyperlink"/>
            <w:noProof/>
          </w:rPr>
          <w:t>Figure 34 Working principle of block packing algorithm.</w:t>
        </w:r>
        <w:r w:rsidR="005C1A60">
          <w:rPr>
            <w:noProof/>
            <w:webHidden/>
          </w:rPr>
          <w:tab/>
        </w:r>
        <w:r w:rsidR="005C1A60">
          <w:rPr>
            <w:noProof/>
            <w:webHidden/>
          </w:rPr>
          <w:fldChar w:fldCharType="begin"/>
        </w:r>
        <w:r w:rsidR="005C1A60">
          <w:rPr>
            <w:noProof/>
            <w:webHidden/>
          </w:rPr>
          <w:instrText xml:space="preserve"> PAGEREF _Toc524048421 \h </w:instrText>
        </w:r>
        <w:r w:rsidR="005C1A60">
          <w:rPr>
            <w:noProof/>
            <w:webHidden/>
          </w:rPr>
        </w:r>
        <w:r w:rsidR="005C1A60">
          <w:rPr>
            <w:noProof/>
            <w:webHidden/>
          </w:rPr>
          <w:fldChar w:fldCharType="separate"/>
        </w:r>
        <w:r w:rsidR="005C1A60">
          <w:rPr>
            <w:noProof/>
            <w:webHidden/>
          </w:rPr>
          <w:t>68</w:t>
        </w:r>
        <w:r w:rsidR="005C1A60">
          <w:rPr>
            <w:noProof/>
            <w:webHidden/>
          </w:rPr>
          <w:fldChar w:fldCharType="end"/>
        </w:r>
      </w:hyperlink>
    </w:p>
    <w:p w14:paraId="3C1EECB1" w14:textId="57F33A8F" w:rsidR="005C1A60" w:rsidRDefault="00796E1C">
      <w:pPr>
        <w:pStyle w:val="TableofFigures"/>
        <w:tabs>
          <w:tab w:val="right" w:leader="dot" w:pos="9016"/>
        </w:tabs>
        <w:rPr>
          <w:rFonts w:cstheme="minorBidi"/>
          <w:caps w:val="0"/>
          <w:noProof/>
          <w:sz w:val="22"/>
          <w:szCs w:val="22"/>
        </w:rPr>
      </w:pPr>
      <w:hyperlink w:anchor="_Toc524048422" w:history="1">
        <w:r w:rsidR="005C1A60" w:rsidRPr="00290E1A">
          <w:rPr>
            <w:rStyle w:val="Hyperlink"/>
            <w:noProof/>
          </w:rPr>
          <w:t>Figure 35 Results of Binary Tree Packing Algorithm Simulation for several sample blocks and distinct sortOrder values.</w:t>
        </w:r>
        <w:r w:rsidR="005C1A60">
          <w:rPr>
            <w:noProof/>
            <w:webHidden/>
          </w:rPr>
          <w:tab/>
        </w:r>
        <w:r w:rsidR="005C1A60">
          <w:rPr>
            <w:noProof/>
            <w:webHidden/>
          </w:rPr>
          <w:fldChar w:fldCharType="begin"/>
        </w:r>
        <w:r w:rsidR="005C1A60">
          <w:rPr>
            <w:noProof/>
            <w:webHidden/>
          </w:rPr>
          <w:instrText xml:space="preserve"> PAGEREF _Toc524048422 \h </w:instrText>
        </w:r>
        <w:r w:rsidR="005C1A60">
          <w:rPr>
            <w:noProof/>
            <w:webHidden/>
          </w:rPr>
        </w:r>
        <w:r w:rsidR="005C1A60">
          <w:rPr>
            <w:noProof/>
            <w:webHidden/>
          </w:rPr>
          <w:fldChar w:fldCharType="separate"/>
        </w:r>
        <w:r w:rsidR="005C1A60">
          <w:rPr>
            <w:noProof/>
            <w:webHidden/>
          </w:rPr>
          <w:t>69</w:t>
        </w:r>
        <w:r w:rsidR="005C1A60">
          <w:rPr>
            <w:noProof/>
            <w:webHidden/>
          </w:rPr>
          <w:fldChar w:fldCharType="end"/>
        </w:r>
      </w:hyperlink>
    </w:p>
    <w:p w14:paraId="096B194C" w14:textId="4EAAFC46" w:rsidR="005C1A60" w:rsidRDefault="00796E1C">
      <w:pPr>
        <w:pStyle w:val="TableofFigures"/>
        <w:tabs>
          <w:tab w:val="right" w:leader="dot" w:pos="9016"/>
        </w:tabs>
        <w:rPr>
          <w:rFonts w:cstheme="minorBidi"/>
          <w:caps w:val="0"/>
          <w:noProof/>
          <w:sz w:val="22"/>
          <w:szCs w:val="22"/>
        </w:rPr>
      </w:pPr>
      <w:hyperlink w:anchor="_Toc524048423" w:history="1">
        <w:r w:rsidR="005C1A60" w:rsidRPr="00290E1A">
          <w:rPr>
            <w:rStyle w:val="Hyperlink"/>
            <w:noProof/>
          </w:rPr>
          <w:t>Figure 36 Automatic handling of line crossings with line jumps</w:t>
        </w:r>
        <w:r w:rsidR="005C1A60">
          <w:rPr>
            <w:noProof/>
            <w:webHidden/>
          </w:rPr>
          <w:tab/>
        </w:r>
        <w:r w:rsidR="005C1A60">
          <w:rPr>
            <w:noProof/>
            <w:webHidden/>
          </w:rPr>
          <w:fldChar w:fldCharType="begin"/>
        </w:r>
        <w:r w:rsidR="005C1A60">
          <w:rPr>
            <w:noProof/>
            <w:webHidden/>
          </w:rPr>
          <w:instrText xml:space="preserve"> PAGEREF _Toc524048423 \h </w:instrText>
        </w:r>
        <w:r w:rsidR="005C1A60">
          <w:rPr>
            <w:noProof/>
            <w:webHidden/>
          </w:rPr>
        </w:r>
        <w:r w:rsidR="005C1A60">
          <w:rPr>
            <w:noProof/>
            <w:webHidden/>
          </w:rPr>
          <w:fldChar w:fldCharType="separate"/>
        </w:r>
        <w:r w:rsidR="005C1A60">
          <w:rPr>
            <w:noProof/>
            <w:webHidden/>
          </w:rPr>
          <w:t>70</w:t>
        </w:r>
        <w:r w:rsidR="005C1A60">
          <w:rPr>
            <w:noProof/>
            <w:webHidden/>
          </w:rPr>
          <w:fldChar w:fldCharType="end"/>
        </w:r>
      </w:hyperlink>
    </w:p>
    <w:p w14:paraId="6CB627A9" w14:textId="603F2BB6" w:rsidR="005C1A60" w:rsidRDefault="00796E1C">
      <w:pPr>
        <w:pStyle w:val="TableofFigures"/>
        <w:tabs>
          <w:tab w:val="right" w:leader="dot" w:pos="9016"/>
        </w:tabs>
        <w:rPr>
          <w:rFonts w:cstheme="minorBidi"/>
          <w:caps w:val="0"/>
          <w:noProof/>
          <w:sz w:val="22"/>
          <w:szCs w:val="22"/>
        </w:rPr>
      </w:pPr>
      <w:hyperlink w:anchor="_Toc524048424" w:history="1">
        <w:r w:rsidR="005C1A60" w:rsidRPr="00290E1A">
          <w:rPr>
            <w:rStyle w:val="Hyperlink"/>
            <w:noProof/>
          </w:rPr>
          <w:t>Figure 37 Two P&amp;ID visualizations of the Aida Brewery during development phase.</w:t>
        </w:r>
        <w:r w:rsidR="005C1A60">
          <w:rPr>
            <w:noProof/>
            <w:webHidden/>
          </w:rPr>
          <w:tab/>
        </w:r>
        <w:r w:rsidR="005C1A60">
          <w:rPr>
            <w:noProof/>
            <w:webHidden/>
          </w:rPr>
          <w:fldChar w:fldCharType="begin"/>
        </w:r>
        <w:r w:rsidR="005C1A60">
          <w:rPr>
            <w:noProof/>
            <w:webHidden/>
          </w:rPr>
          <w:instrText xml:space="preserve"> PAGEREF _Toc524048424 \h </w:instrText>
        </w:r>
        <w:r w:rsidR="005C1A60">
          <w:rPr>
            <w:noProof/>
            <w:webHidden/>
          </w:rPr>
        </w:r>
        <w:r w:rsidR="005C1A60">
          <w:rPr>
            <w:noProof/>
            <w:webHidden/>
          </w:rPr>
          <w:fldChar w:fldCharType="separate"/>
        </w:r>
        <w:r w:rsidR="005C1A60">
          <w:rPr>
            <w:noProof/>
            <w:webHidden/>
          </w:rPr>
          <w:t>73</w:t>
        </w:r>
        <w:r w:rsidR="005C1A60">
          <w:rPr>
            <w:noProof/>
            <w:webHidden/>
          </w:rPr>
          <w:fldChar w:fldCharType="end"/>
        </w:r>
      </w:hyperlink>
    </w:p>
    <w:p w14:paraId="231C814C" w14:textId="7FDA4B44" w:rsidR="005C1A60" w:rsidRDefault="00796E1C">
      <w:pPr>
        <w:pStyle w:val="TableofFigures"/>
        <w:tabs>
          <w:tab w:val="right" w:leader="dot" w:pos="9016"/>
        </w:tabs>
        <w:rPr>
          <w:rFonts w:cstheme="minorBidi"/>
          <w:caps w:val="0"/>
          <w:noProof/>
          <w:sz w:val="22"/>
          <w:szCs w:val="22"/>
        </w:rPr>
      </w:pPr>
      <w:hyperlink w:anchor="_Toc524048425" w:history="1">
        <w:r w:rsidR="005C1A60" w:rsidRPr="00290E1A">
          <w:rPr>
            <w:rStyle w:val="Hyperlink"/>
            <w:noProof/>
          </w:rPr>
          <w:t>Figure 38 Preview Dashboard in Legato Web Application.</w:t>
        </w:r>
        <w:r w:rsidR="005C1A60">
          <w:rPr>
            <w:noProof/>
            <w:webHidden/>
          </w:rPr>
          <w:tab/>
        </w:r>
        <w:r w:rsidR="005C1A60">
          <w:rPr>
            <w:noProof/>
            <w:webHidden/>
          </w:rPr>
          <w:fldChar w:fldCharType="begin"/>
        </w:r>
        <w:r w:rsidR="005C1A60">
          <w:rPr>
            <w:noProof/>
            <w:webHidden/>
          </w:rPr>
          <w:instrText xml:space="preserve"> PAGEREF _Toc524048425 \h </w:instrText>
        </w:r>
        <w:r w:rsidR="005C1A60">
          <w:rPr>
            <w:noProof/>
            <w:webHidden/>
          </w:rPr>
        </w:r>
        <w:r w:rsidR="005C1A60">
          <w:rPr>
            <w:noProof/>
            <w:webHidden/>
          </w:rPr>
          <w:fldChar w:fldCharType="separate"/>
        </w:r>
        <w:r w:rsidR="005C1A60">
          <w:rPr>
            <w:noProof/>
            <w:webHidden/>
          </w:rPr>
          <w:t>76</w:t>
        </w:r>
        <w:r w:rsidR="005C1A60">
          <w:rPr>
            <w:noProof/>
            <w:webHidden/>
          </w:rPr>
          <w:fldChar w:fldCharType="end"/>
        </w:r>
      </w:hyperlink>
    </w:p>
    <w:p w14:paraId="3DD7FE10" w14:textId="64DA4240" w:rsidR="0055655E" w:rsidRPr="00C5061F" w:rsidRDefault="002A4390" w:rsidP="004E11BA">
      <w:pPr>
        <w:pStyle w:val="h1"/>
        <w:numPr>
          <w:ilvl w:val="0"/>
          <w:numId w:val="0"/>
        </w:numPr>
        <w:ind w:left="510"/>
      </w:pPr>
      <w:r>
        <w:rPr>
          <w:noProof/>
        </w:rPr>
        <w:fldChar w:fldCharType="end"/>
      </w:r>
      <w:r w:rsidR="0055655E">
        <w:br w:type="page"/>
      </w:r>
    </w:p>
    <w:p w14:paraId="223A6DFA" w14:textId="77777777" w:rsidR="0055655E" w:rsidRDefault="0055655E" w:rsidP="004E11BA">
      <w:pPr>
        <w:pStyle w:val="h1"/>
        <w:numPr>
          <w:ilvl w:val="0"/>
          <w:numId w:val="0"/>
        </w:numPr>
        <w:ind w:left="510"/>
      </w:pPr>
    </w:p>
    <w:p w14:paraId="3699D235" w14:textId="77777777" w:rsidR="0055655E" w:rsidRDefault="0055655E" w:rsidP="00B67A4F">
      <w:pPr>
        <w:pStyle w:val="h1"/>
        <w:sectPr w:rsidR="0055655E" w:rsidSect="007C1C41">
          <w:pgSz w:w="11906" w:h="16838"/>
          <w:pgMar w:top="1440" w:right="1440" w:bottom="1440" w:left="1440" w:header="708" w:footer="708" w:gutter="0"/>
          <w:pgNumType w:fmt="upperRoman" w:start="1"/>
          <w:cols w:space="708"/>
          <w:titlePg/>
          <w:docGrid w:linePitch="360"/>
        </w:sectPr>
      </w:pPr>
    </w:p>
    <w:p w14:paraId="4622128C" w14:textId="2F787C9B" w:rsidR="0055655E" w:rsidRPr="0055655E" w:rsidRDefault="0055655E" w:rsidP="004E11BA">
      <w:pPr>
        <w:pStyle w:val="h1"/>
        <w:numPr>
          <w:ilvl w:val="0"/>
          <w:numId w:val="0"/>
        </w:numPr>
        <w:ind w:left="510"/>
      </w:pPr>
      <w:bookmarkStart w:id="141" w:name="_Toc524108125"/>
      <w:r w:rsidRPr="0055655E">
        <w:lastRenderedPageBreak/>
        <w:t>List of Tables</w:t>
      </w:r>
      <w:bookmarkEnd w:id="141"/>
    </w:p>
    <w:p w14:paraId="3715C989" w14:textId="2D07C396" w:rsidR="005C1A60" w:rsidRDefault="0055655E">
      <w:pPr>
        <w:pStyle w:val="TableofFigures"/>
        <w:tabs>
          <w:tab w:val="right" w:leader="dot" w:pos="9016"/>
        </w:tabs>
        <w:rPr>
          <w:rFonts w:cstheme="minorBidi"/>
          <w:caps w:val="0"/>
          <w:noProof/>
          <w:sz w:val="22"/>
          <w:szCs w:val="22"/>
        </w:rPr>
      </w:pPr>
      <w:r>
        <w:rPr>
          <w:noProof/>
        </w:rPr>
        <w:fldChar w:fldCharType="begin"/>
      </w:r>
      <w:r>
        <w:rPr>
          <w:noProof/>
        </w:rPr>
        <w:instrText xml:space="preserve"> TOC \h \z \c "Table" </w:instrText>
      </w:r>
      <w:r>
        <w:rPr>
          <w:noProof/>
        </w:rPr>
        <w:fldChar w:fldCharType="separate"/>
      </w:r>
      <w:hyperlink w:anchor="_Toc524048383" w:history="1">
        <w:r w:rsidR="005C1A60" w:rsidRPr="00585A67">
          <w:rPr>
            <w:rStyle w:val="Hyperlink"/>
            <w:noProof/>
          </w:rPr>
          <w:t>Table 1 Overview of related works</w:t>
        </w:r>
        <w:r w:rsidR="005C1A60">
          <w:rPr>
            <w:noProof/>
            <w:webHidden/>
          </w:rPr>
          <w:tab/>
        </w:r>
        <w:r w:rsidR="005C1A60">
          <w:rPr>
            <w:noProof/>
            <w:webHidden/>
          </w:rPr>
          <w:fldChar w:fldCharType="begin"/>
        </w:r>
        <w:r w:rsidR="005C1A60">
          <w:rPr>
            <w:noProof/>
            <w:webHidden/>
          </w:rPr>
          <w:instrText xml:space="preserve"> PAGEREF _Toc524048383 \h </w:instrText>
        </w:r>
        <w:r w:rsidR="005C1A60">
          <w:rPr>
            <w:noProof/>
            <w:webHidden/>
          </w:rPr>
        </w:r>
        <w:r w:rsidR="005C1A60">
          <w:rPr>
            <w:noProof/>
            <w:webHidden/>
          </w:rPr>
          <w:fldChar w:fldCharType="separate"/>
        </w:r>
        <w:r w:rsidR="005C1A60">
          <w:rPr>
            <w:noProof/>
            <w:webHidden/>
          </w:rPr>
          <w:t>32</w:t>
        </w:r>
        <w:r w:rsidR="005C1A60">
          <w:rPr>
            <w:noProof/>
            <w:webHidden/>
          </w:rPr>
          <w:fldChar w:fldCharType="end"/>
        </w:r>
      </w:hyperlink>
    </w:p>
    <w:p w14:paraId="59E15B85" w14:textId="01069397" w:rsidR="005C1A60" w:rsidRDefault="00796E1C">
      <w:pPr>
        <w:pStyle w:val="TableofFigures"/>
        <w:tabs>
          <w:tab w:val="right" w:leader="dot" w:pos="9016"/>
        </w:tabs>
        <w:rPr>
          <w:rFonts w:cstheme="minorBidi"/>
          <w:caps w:val="0"/>
          <w:noProof/>
          <w:sz w:val="22"/>
          <w:szCs w:val="22"/>
        </w:rPr>
      </w:pPr>
      <w:hyperlink w:anchor="_Toc524048384" w:history="1">
        <w:r w:rsidR="005C1A60" w:rsidRPr="00585A67">
          <w:rPr>
            <w:rStyle w:val="Hyperlink"/>
            <w:noProof/>
          </w:rPr>
          <w:t>Table 2 The adjacency matrix of all possible flows between pidClasses.</w:t>
        </w:r>
        <w:r w:rsidR="005C1A60">
          <w:rPr>
            <w:noProof/>
            <w:webHidden/>
          </w:rPr>
          <w:tab/>
        </w:r>
        <w:r w:rsidR="005C1A60">
          <w:rPr>
            <w:noProof/>
            <w:webHidden/>
          </w:rPr>
          <w:fldChar w:fldCharType="begin"/>
        </w:r>
        <w:r w:rsidR="005C1A60">
          <w:rPr>
            <w:noProof/>
            <w:webHidden/>
          </w:rPr>
          <w:instrText xml:space="preserve"> PAGEREF _Toc524048384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580D37C" w14:textId="2F0F51E1" w:rsidR="005C1A60" w:rsidRDefault="00796E1C">
      <w:pPr>
        <w:pStyle w:val="TableofFigures"/>
        <w:tabs>
          <w:tab w:val="right" w:leader="dot" w:pos="9016"/>
        </w:tabs>
        <w:rPr>
          <w:rFonts w:cstheme="minorBidi"/>
          <w:caps w:val="0"/>
          <w:noProof/>
          <w:sz w:val="22"/>
          <w:szCs w:val="22"/>
        </w:rPr>
      </w:pPr>
      <w:hyperlink w:anchor="_Toc524048385" w:history="1">
        <w:r w:rsidR="005C1A60" w:rsidRPr="00585A67">
          <w:rPr>
            <w:rStyle w:val="Hyperlink"/>
            <w:noProof/>
          </w:rPr>
          <w:t>Table 3 Overview of all attributes and those implementend in the XML templates.</w:t>
        </w:r>
        <w:r w:rsidR="005C1A60">
          <w:rPr>
            <w:noProof/>
            <w:webHidden/>
          </w:rPr>
          <w:tab/>
        </w:r>
        <w:r w:rsidR="005C1A60">
          <w:rPr>
            <w:noProof/>
            <w:webHidden/>
          </w:rPr>
          <w:fldChar w:fldCharType="begin"/>
        </w:r>
        <w:r w:rsidR="005C1A60">
          <w:rPr>
            <w:noProof/>
            <w:webHidden/>
          </w:rPr>
          <w:instrText xml:space="preserve"> PAGEREF _Toc524048385 \h </w:instrText>
        </w:r>
        <w:r w:rsidR="005C1A60">
          <w:rPr>
            <w:noProof/>
            <w:webHidden/>
          </w:rPr>
        </w:r>
        <w:r w:rsidR="005C1A60">
          <w:rPr>
            <w:noProof/>
            <w:webHidden/>
          </w:rPr>
          <w:fldChar w:fldCharType="separate"/>
        </w:r>
        <w:r w:rsidR="005C1A60">
          <w:rPr>
            <w:noProof/>
            <w:webHidden/>
          </w:rPr>
          <w:t>59</w:t>
        </w:r>
        <w:r w:rsidR="005C1A60">
          <w:rPr>
            <w:noProof/>
            <w:webHidden/>
          </w:rPr>
          <w:fldChar w:fldCharType="end"/>
        </w:r>
      </w:hyperlink>
    </w:p>
    <w:p w14:paraId="2A3E118B" w14:textId="4FC46C0B" w:rsidR="005C1A60" w:rsidRDefault="00796E1C">
      <w:pPr>
        <w:pStyle w:val="TableofFigures"/>
        <w:tabs>
          <w:tab w:val="right" w:leader="dot" w:pos="9016"/>
        </w:tabs>
        <w:rPr>
          <w:rFonts w:cstheme="minorBidi"/>
          <w:caps w:val="0"/>
          <w:noProof/>
          <w:sz w:val="22"/>
          <w:szCs w:val="22"/>
        </w:rPr>
      </w:pPr>
      <w:hyperlink w:anchor="_Toc524048386" w:history="1">
        <w:r w:rsidR="005C1A60" w:rsidRPr="00585A67">
          <w:rPr>
            <w:rStyle w:val="Hyperlink"/>
            <w:noProof/>
          </w:rPr>
          <w:t>Table 4 Detailed decomposition of the styleObject.</w:t>
        </w:r>
        <w:r w:rsidR="005C1A60">
          <w:rPr>
            <w:noProof/>
            <w:webHidden/>
          </w:rPr>
          <w:tab/>
        </w:r>
        <w:r w:rsidR="005C1A60">
          <w:rPr>
            <w:noProof/>
            <w:webHidden/>
          </w:rPr>
          <w:fldChar w:fldCharType="begin"/>
        </w:r>
        <w:r w:rsidR="005C1A60">
          <w:rPr>
            <w:noProof/>
            <w:webHidden/>
          </w:rPr>
          <w:instrText xml:space="preserve"> PAGEREF _Toc524048386 \h </w:instrText>
        </w:r>
        <w:r w:rsidR="005C1A60">
          <w:rPr>
            <w:noProof/>
            <w:webHidden/>
          </w:rPr>
        </w:r>
        <w:r w:rsidR="005C1A60">
          <w:rPr>
            <w:noProof/>
            <w:webHidden/>
          </w:rPr>
          <w:fldChar w:fldCharType="separate"/>
        </w:r>
        <w:r w:rsidR="005C1A60">
          <w:rPr>
            <w:noProof/>
            <w:webHidden/>
          </w:rPr>
          <w:t>60</w:t>
        </w:r>
        <w:r w:rsidR="005C1A60">
          <w:rPr>
            <w:noProof/>
            <w:webHidden/>
          </w:rPr>
          <w:fldChar w:fldCharType="end"/>
        </w:r>
      </w:hyperlink>
    </w:p>
    <w:p w14:paraId="242E4FCA" w14:textId="11885AF3" w:rsidR="0055655E" w:rsidRDefault="0055655E" w:rsidP="00D0056A">
      <w:pPr>
        <w:pStyle w:val="body"/>
      </w:pPr>
      <w:r>
        <w:rPr>
          <w:noProof/>
        </w:rPr>
        <w:fldChar w:fldCharType="end"/>
      </w:r>
      <w:r>
        <w:br w:type="page"/>
      </w:r>
    </w:p>
    <w:p w14:paraId="1FB7C470" w14:textId="77777777" w:rsidR="0055655E" w:rsidRDefault="0055655E" w:rsidP="00D0056A">
      <w:pPr>
        <w:pStyle w:val="body"/>
      </w:pPr>
    </w:p>
    <w:p w14:paraId="67F7BE2C"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264794BF" w14:textId="39220179" w:rsidR="0055655E" w:rsidRPr="005263AA" w:rsidRDefault="0055655E" w:rsidP="004E11BA">
      <w:pPr>
        <w:pStyle w:val="h1"/>
        <w:numPr>
          <w:ilvl w:val="0"/>
          <w:numId w:val="0"/>
        </w:numPr>
      </w:pPr>
      <w:bookmarkStart w:id="142" w:name="_Toc524108126"/>
      <w:r>
        <w:lastRenderedPageBreak/>
        <w:t>Abbreviations</w:t>
      </w:r>
      <w:bookmarkEnd w:id="142"/>
    </w:p>
    <w:p w14:paraId="23223968" w14:textId="77777777" w:rsidR="0055655E" w:rsidRPr="00404E13" w:rsidRDefault="0055655E" w:rsidP="0055655E">
      <w:pPr>
        <w:spacing w:line="20" w:lineRule="exact"/>
        <w:rPr>
          <w:rFonts w:ascii="Roboto" w:hAnsi="Roboto"/>
          <w:sz w:val="20"/>
          <w:szCs w:val="20"/>
        </w:rPr>
      </w:pPr>
      <w:r w:rsidRPr="00404E13">
        <w:rPr>
          <w:rFonts w:ascii="Roboto" w:hAnsi="Roboto"/>
          <w:noProof/>
          <w:sz w:val="20"/>
          <w:szCs w:val="20"/>
          <w:lang w:val="de-DE" w:eastAsia="de-DE"/>
        </w:rPr>
        <mc:AlternateContent>
          <mc:Choice Requires="wps">
            <w:drawing>
              <wp:anchor distT="0" distB="0" distL="114300" distR="114300" simplePos="0" relativeHeight="251668480" behindDoc="1" locked="0" layoutInCell="0" allowOverlap="1" wp14:anchorId="16510759" wp14:editId="2E61B901">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AFD5846" id="Shape 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73011256" w14:textId="77777777" w:rsidR="0055655E" w:rsidRPr="00404E13" w:rsidRDefault="0055655E" w:rsidP="0055655E">
      <w:pPr>
        <w:spacing w:line="200" w:lineRule="exact"/>
        <w:rPr>
          <w:rFonts w:ascii="Roboto" w:hAnsi="Roboto"/>
          <w:sz w:val="20"/>
          <w:szCs w:val="20"/>
        </w:rPr>
      </w:pPr>
    </w:p>
    <w:p w14:paraId="0B2958FE" w14:textId="77777777" w:rsidR="0055655E" w:rsidRPr="00404E13" w:rsidRDefault="0055655E" w:rsidP="0055655E">
      <w:pPr>
        <w:spacing w:line="200" w:lineRule="exact"/>
        <w:rPr>
          <w:rFonts w:ascii="Roboto" w:hAnsi="Roboto"/>
          <w:sz w:val="20"/>
          <w:szCs w:val="20"/>
        </w:rPr>
      </w:pPr>
    </w:p>
    <w:p w14:paraId="4C47C38B" w14:textId="77777777" w:rsidR="0055655E" w:rsidRPr="00404E13" w:rsidRDefault="0055655E" w:rsidP="0055655E">
      <w:pPr>
        <w:spacing w:line="200" w:lineRule="exact"/>
        <w:rPr>
          <w:rFonts w:ascii="Roboto" w:hAnsi="Roboto"/>
          <w:sz w:val="20"/>
          <w:szCs w:val="20"/>
        </w:rPr>
      </w:pPr>
    </w:p>
    <w:p w14:paraId="782578F8" w14:textId="77777777" w:rsidR="0055655E" w:rsidRPr="00404E13" w:rsidRDefault="0055655E" w:rsidP="0055655E">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55655E" w:rsidRPr="00404E13" w14:paraId="4CC934B2" w14:textId="77777777" w:rsidTr="0055655E">
        <w:trPr>
          <w:trHeight w:val="264"/>
        </w:trPr>
        <w:tc>
          <w:tcPr>
            <w:tcW w:w="1580" w:type="dxa"/>
            <w:vAlign w:val="bottom"/>
          </w:tcPr>
          <w:p w14:paraId="509EBB41" w14:textId="77777777" w:rsidR="0055655E" w:rsidRPr="00404E13" w:rsidRDefault="0055655E" w:rsidP="0055655E">
            <w:pPr>
              <w:ind w:left="120"/>
              <w:rPr>
                <w:rFonts w:ascii="Roboto" w:hAnsi="Roboto"/>
                <w:sz w:val="20"/>
                <w:szCs w:val="20"/>
              </w:rPr>
            </w:pPr>
            <w:bookmarkStart w:id="143" w:name="_Hlk520034729"/>
            <w:r>
              <w:rPr>
                <w:rFonts w:ascii="Roboto" w:eastAsia="Arial" w:hAnsi="Roboto" w:cs="Arial"/>
              </w:rPr>
              <w:t>Abbreviation</w:t>
            </w:r>
          </w:p>
        </w:tc>
        <w:tc>
          <w:tcPr>
            <w:tcW w:w="7200" w:type="dxa"/>
            <w:vAlign w:val="bottom"/>
          </w:tcPr>
          <w:p w14:paraId="74827B83" w14:textId="77777777" w:rsidR="0055655E" w:rsidRPr="00404E13" w:rsidRDefault="0055655E" w:rsidP="0055655E">
            <w:pPr>
              <w:ind w:left="160"/>
              <w:rPr>
                <w:rFonts w:ascii="Roboto" w:hAnsi="Roboto"/>
                <w:sz w:val="20"/>
                <w:szCs w:val="20"/>
              </w:rPr>
            </w:pPr>
            <w:r>
              <w:rPr>
                <w:rFonts w:ascii="Roboto" w:eastAsia="Arial" w:hAnsi="Roboto" w:cs="Arial"/>
              </w:rPr>
              <w:t>Description</w:t>
            </w:r>
          </w:p>
        </w:tc>
      </w:tr>
      <w:tr w:rsidR="0055655E" w:rsidRPr="00404E13" w14:paraId="63C1EB87" w14:textId="77777777" w:rsidTr="0055655E">
        <w:trPr>
          <w:trHeight w:val="89"/>
        </w:trPr>
        <w:tc>
          <w:tcPr>
            <w:tcW w:w="1580" w:type="dxa"/>
            <w:tcBorders>
              <w:bottom w:val="single" w:sz="8" w:space="0" w:color="auto"/>
            </w:tcBorders>
            <w:vAlign w:val="bottom"/>
          </w:tcPr>
          <w:p w14:paraId="5DF75DEA" w14:textId="77777777" w:rsidR="0055655E" w:rsidRPr="00404E13" w:rsidRDefault="0055655E" w:rsidP="0055655E">
            <w:pPr>
              <w:rPr>
                <w:rFonts w:ascii="Roboto" w:hAnsi="Roboto"/>
                <w:sz w:val="7"/>
                <w:szCs w:val="7"/>
              </w:rPr>
            </w:pPr>
          </w:p>
        </w:tc>
        <w:tc>
          <w:tcPr>
            <w:tcW w:w="7200" w:type="dxa"/>
            <w:tcBorders>
              <w:bottom w:val="single" w:sz="8" w:space="0" w:color="auto"/>
            </w:tcBorders>
            <w:vAlign w:val="bottom"/>
          </w:tcPr>
          <w:p w14:paraId="75DABE42" w14:textId="77777777" w:rsidR="0055655E" w:rsidRPr="00404E13" w:rsidRDefault="0055655E" w:rsidP="0055655E">
            <w:pPr>
              <w:rPr>
                <w:rFonts w:ascii="Roboto" w:hAnsi="Roboto"/>
                <w:sz w:val="7"/>
                <w:szCs w:val="7"/>
              </w:rPr>
            </w:pPr>
          </w:p>
        </w:tc>
      </w:tr>
      <w:tr w:rsidR="0055655E" w:rsidRPr="00404E13" w14:paraId="1D78CC0B" w14:textId="77777777" w:rsidTr="0055655E">
        <w:trPr>
          <w:trHeight w:val="379"/>
        </w:trPr>
        <w:tc>
          <w:tcPr>
            <w:tcW w:w="1580" w:type="dxa"/>
            <w:vAlign w:val="bottom"/>
          </w:tcPr>
          <w:p w14:paraId="21757622" w14:textId="77777777" w:rsidR="0055655E" w:rsidRPr="00404E13" w:rsidRDefault="0055655E" w:rsidP="0055655E">
            <w:pPr>
              <w:ind w:left="120"/>
              <w:rPr>
                <w:rFonts w:ascii="Roboto" w:hAnsi="Roboto"/>
                <w:sz w:val="20"/>
                <w:szCs w:val="20"/>
              </w:rPr>
            </w:pPr>
            <w:r>
              <w:rPr>
                <w:rFonts w:ascii="Roboto" w:eastAsia="Arial" w:hAnsi="Roboto" w:cs="Arial"/>
              </w:rPr>
              <w:t>API</w:t>
            </w:r>
          </w:p>
        </w:tc>
        <w:tc>
          <w:tcPr>
            <w:tcW w:w="7200" w:type="dxa"/>
            <w:vAlign w:val="bottom"/>
          </w:tcPr>
          <w:p w14:paraId="3241B2E5" w14:textId="77777777" w:rsidR="0055655E" w:rsidRPr="00404E13" w:rsidRDefault="0055655E" w:rsidP="0055655E">
            <w:pPr>
              <w:ind w:left="160"/>
              <w:rPr>
                <w:rFonts w:ascii="Roboto" w:hAnsi="Roboto"/>
                <w:sz w:val="20"/>
                <w:szCs w:val="20"/>
              </w:rPr>
            </w:pPr>
            <w:r>
              <w:rPr>
                <w:rFonts w:ascii="Roboto" w:eastAsia="Arial" w:hAnsi="Roboto" w:cs="Arial"/>
              </w:rPr>
              <w:t>Application Programming Interface</w:t>
            </w:r>
          </w:p>
        </w:tc>
      </w:tr>
      <w:tr w:rsidR="00121143" w:rsidRPr="00404E13" w14:paraId="1BBAFD06" w14:textId="77777777" w:rsidTr="0055655E">
        <w:trPr>
          <w:trHeight w:val="379"/>
        </w:trPr>
        <w:tc>
          <w:tcPr>
            <w:tcW w:w="1580" w:type="dxa"/>
            <w:vAlign w:val="bottom"/>
          </w:tcPr>
          <w:p w14:paraId="2871CFF8" w14:textId="17E04F9D" w:rsidR="00121143" w:rsidRDefault="00121143" w:rsidP="00121143">
            <w:pPr>
              <w:ind w:left="120"/>
              <w:rPr>
                <w:rFonts w:ascii="Roboto" w:eastAsia="Arial" w:hAnsi="Roboto" w:cs="Arial"/>
              </w:rPr>
            </w:pPr>
            <w:r>
              <w:rPr>
                <w:rFonts w:ascii="Roboto" w:eastAsia="Arial" w:hAnsi="Roboto" w:cs="Arial"/>
              </w:rPr>
              <w:t>GUI</w:t>
            </w:r>
          </w:p>
        </w:tc>
        <w:tc>
          <w:tcPr>
            <w:tcW w:w="7200" w:type="dxa"/>
            <w:vAlign w:val="bottom"/>
          </w:tcPr>
          <w:p w14:paraId="314413DE" w14:textId="135AF17C" w:rsidR="00121143" w:rsidRPr="00975CC5" w:rsidRDefault="00121143" w:rsidP="00121143">
            <w:pPr>
              <w:ind w:left="160"/>
              <w:rPr>
                <w:rFonts w:ascii="Roboto" w:eastAsia="Arial" w:hAnsi="Roboto" w:cs="Arial"/>
              </w:rPr>
            </w:pPr>
            <w:r w:rsidRPr="00975CC5">
              <w:rPr>
                <w:rFonts w:ascii="Roboto" w:eastAsia="Arial" w:hAnsi="Roboto" w:cs="Arial"/>
              </w:rPr>
              <w:t>Graphical User Interface</w:t>
            </w:r>
          </w:p>
        </w:tc>
      </w:tr>
      <w:tr w:rsidR="00121143" w:rsidRPr="00404E13" w14:paraId="39CA0C6D" w14:textId="77777777" w:rsidTr="0055655E">
        <w:trPr>
          <w:trHeight w:val="379"/>
        </w:trPr>
        <w:tc>
          <w:tcPr>
            <w:tcW w:w="1580" w:type="dxa"/>
            <w:vAlign w:val="bottom"/>
          </w:tcPr>
          <w:p w14:paraId="3E387519" w14:textId="3E2BE553" w:rsidR="00121143" w:rsidRPr="00121143" w:rsidRDefault="00121143" w:rsidP="00121143">
            <w:pPr>
              <w:ind w:left="120"/>
              <w:rPr>
                <w:rFonts w:ascii="Roboto" w:hAnsi="Roboto"/>
                <w:szCs w:val="20"/>
              </w:rPr>
            </w:pPr>
            <w:r w:rsidRPr="00121143">
              <w:rPr>
                <w:rFonts w:ascii="Roboto" w:hAnsi="Roboto"/>
                <w:szCs w:val="20"/>
              </w:rPr>
              <w:t>ISA</w:t>
            </w:r>
          </w:p>
        </w:tc>
        <w:tc>
          <w:tcPr>
            <w:tcW w:w="7200" w:type="dxa"/>
            <w:vAlign w:val="bottom"/>
          </w:tcPr>
          <w:p w14:paraId="16F11547" w14:textId="774D6258" w:rsidR="00121143" w:rsidRPr="00121143" w:rsidRDefault="00121143" w:rsidP="00121143">
            <w:pPr>
              <w:ind w:left="160"/>
              <w:rPr>
                <w:rFonts w:ascii="Roboto" w:hAnsi="Roboto"/>
                <w:szCs w:val="20"/>
              </w:rPr>
            </w:pPr>
            <w:r w:rsidRPr="00121143">
              <w:rPr>
                <w:rFonts w:ascii="Roboto" w:hAnsi="Roboto"/>
                <w:szCs w:val="20"/>
              </w:rPr>
              <w:t>International Society of Automation</w:t>
            </w:r>
          </w:p>
        </w:tc>
      </w:tr>
      <w:tr w:rsidR="00121143" w:rsidRPr="00404E13" w14:paraId="1524437F" w14:textId="77777777" w:rsidTr="0055655E">
        <w:trPr>
          <w:trHeight w:val="379"/>
        </w:trPr>
        <w:tc>
          <w:tcPr>
            <w:tcW w:w="1580" w:type="dxa"/>
            <w:vAlign w:val="bottom"/>
          </w:tcPr>
          <w:p w14:paraId="174B7DF4" w14:textId="15EEE91F" w:rsidR="00121143" w:rsidRDefault="00121143" w:rsidP="00121143">
            <w:pPr>
              <w:rPr>
                <w:rFonts w:ascii="Roboto" w:eastAsia="Arial" w:hAnsi="Roboto" w:cs="Arial"/>
              </w:rPr>
            </w:pPr>
            <w:r>
              <w:rPr>
                <w:rFonts w:ascii="Roboto" w:eastAsia="Arial" w:hAnsi="Roboto" w:cs="Arial"/>
              </w:rPr>
              <w:t xml:space="preserve">  SVG</w:t>
            </w:r>
          </w:p>
        </w:tc>
        <w:tc>
          <w:tcPr>
            <w:tcW w:w="7200" w:type="dxa"/>
            <w:vAlign w:val="bottom"/>
          </w:tcPr>
          <w:p w14:paraId="462BB0A3" w14:textId="1423477A" w:rsidR="00121143" w:rsidRPr="00975CC5" w:rsidRDefault="00121143" w:rsidP="00121143">
            <w:pPr>
              <w:rPr>
                <w:rFonts w:ascii="Roboto" w:eastAsia="Arial" w:hAnsi="Roboto" w:cs="Arial"/>
              </w:rPr>
            </w:pPr>
            <w:r>
              <w:rPr>
                <w:rFonts w:ascii="Roboto" w:eastAsia="Arial" w:hAnsi="Roboto" w:cs="Arial"/>
              </w:rPr>
              <w:t xml:space="preserve">   Scalable Vector Graphics</w:t>
            </w:r>
          </w:p>
        </w:tc>
      </w:tr>
      <w:tr w:rsidR="00121143" w:rsidRPr="007C3D7D" w14:paraId="36EB4089" w14:textId="77777777" w:rsidTr="0055655E">
        <w:trPr>
          <w:trHeight w:val="400"/>
        </w:trPr>
        <w:tc>
          <w:tcPr>
            <w:tcW w:w="1580" w:type="dxa"/>
            <w:vAlign w:val="bottom"/>
          </w:tcPr>
          <w:p w14:paraId="2B3E104B" w14:textId="77777777" w:rsidR="00121143" w:rsidRPr="00404E13" w:rsidRDefault="00121143" w:rsidP="00121143">
            <w:pPr>
              <w:ind w:left="120"/>
              <w:rPr>
                <w:rFonts w:ascii="Roboto" w:hAnsi="Roboto"/>
                <w:sz w:val="20"/>
                <w:szCs w:val="20"/>
              </w:rPr>
            </w:pPr>
            <w:r>
              <w:rPr>
                <w:rFonts w:ascii="Roboto" w:eastAsia="Arial" w:hAnsi="Roboto" w:cs="Arial"/>
              </w:rPr>
              <w:t>MES</w:t>
            </w:r>
          </w:p>
        </w:tc>
        <w:tc>
          <w:tcPr>
            <w:tcW w:w="7200" w:type="dxa"/>
            <w:vAlign w:val="bottom"/>
          </w:tcPr>
          <w:p w14:paraId="0703C6B8" w14:textId="77777777" w:rsidR="00121143" w:rsidRPr="00404E13" w:rsidRDefault="00121143" w:rsidP="00121143">
            <w:pPr>
              <w:ind w:left="160"/>
              <w:rPr>
                <w:rFonts w:ascii="Roboto" w:hAnsi="Roboto"/>
                <w:sz w:val="20"/>
                <w:szCs w:val="20"/>
                <w:lang w:val="de-DE"/>
              </w:rPr>
            </w:pPr>
            <w:r w:rsidRPr="00404E13">
              <w:rPr>
                <w:rFonts w:ascii="Roboto" w:eastAsia="Arial" w:hAnsi="Roboto" w:cs="Arial"/>
              </w:rPr>
              <w:t>Manufacturing Execution System</w:t>
            </w:r>
          </w:p>
        </w:tc>
      </w:tr>
      <w:tr w:rsidR="009D4FCC" w:rsidRPr="007C3D7D" w14:paraId="20F93864" w14:textId="77777777" w:rsidTr="0055655E">
        <w:trPr>
          <w:trHeight w:val="400"/>
        </w:trPr>
        <w:tc>
          <w:tcPr>
            <w:tcW w:w="1580" w:type="dxa"/>
            <w:vAlign w:val="bottom"/>
          </w:tcPr>
          <w:p w14:paraId="743ECF8E" w14:textId="45C5DE46" w:rsidR="009D4FCC" w:rsidRDefault="009D4FCC" w:rsidP="00121143">
            <w:pPr>
              <w:ind w:left="120"/>
              <w:rPr>
                <w:rFonts w:ascii="Roboto" w:eastAsia="Arial" w:hAnsi="Roboto" w:cs="Arial"/>
              </w:rPr>
            </w:pPr>
            <w:r>
              <w:rPr>
                <w:rFonts w:ascii="Roboto" w:eastAsia="Arial" w:hAnsi="Roboto" w:cs="Arial"/>
              </w:rPr>
              <w:t>ORM</w:t>
            </w:r>
          </w:p>
        </w:tc>
        <w:tc>
          <w:tcPr>
            <w:tcW w:w="7200" w:type="dxa"/>
            <w:vAlign w:val="bottom"/>
          </w:tcPr>
          <w:p w14:paraId="28AD71F3" w14:textId="537836C3" w:rsidR="009D4FCC" w:rsidRPr="00404E13" w:rsidRDefault="009D4FCC" w:rsidP="00121143">
            <w:pPr>
              <w:ind w:left="160"/>
              <w:rPr>
                <w:rFonts w:ascii="Roboto" w:eastAsia="Arial" w:hAnsi="Roboto" w:cs="Arial"/>
              </w:rPr>
            </w:pPr>
            <w:r>
              <w:rPr>
                <w:rFonts w:ascii="Roboto" w:eastAsia="Arial" w:hAnsi="Roboto" w:cs="Arial"/>
              </w:rPr>
              <w:t>Object Relational Mapping</w:t>
            </w:r>
          </w:p>
        </w:tc>
      </w:tr>
      <w:tr w:rsidR="00121143" w:rsidRPr="00404E13" w14:paraId="3AD26241" w14:textId="77777777" w:rsidTr="0055655E">
        <w:trPr>
          <w:trHeight w:val="381"/>
        </w:trPr>
        <w:tc>
          <w:tcPr>
            <w:tcW w:w="1580" w:type="dxa"/>
            <w:vAlign w:val="bottom"/>
          </w:tcPr>
          <w:p w14:paraId="7A178A61" w14:textId="77777777" w:rsidR="00121143" w:rsidRPr="00404E13" w:rsidRDefault="00121143" w:rsidP="00121143">
            <w:pPr>
              <w:ind w:left="120"/>
              <w:rPr>
                <w:rFonts w:ascii="Roboto" w:hAnsi="Roboto"/>
                <w:sz w:val="20"/>
                <w:szCs w:val="20"/>
              </w:rPr>
            </w:pPr>
            <w:r w:rsidRPr="00404E13">
              <w:rPr>
                <w:rFonts w:ascii="Roboto" w:eastAsia="Arial" w:hAnsi="Roboto" w:cs="Arial"/>
              </w:rPr>
              <w:t>ProcAppCom</w:t>
            </w:r>
          </w:p>
        </w:tc>
        <w:tc>
          <w:tcPr>
            <w:tcW w:w="7200" w:type="dxa"/>
            <w:vAlign w:val="bottom"/>
          </w:tcPr>
          <w:p w14:paraId="7424976F" w14:textId="77777777" w:rsidR="00121143" w:rsidRPr="00404E13" w:rsidRDefault="00121143" w:rsidP="00121143">
            <w:pPr>
              <w:ind w:left="160"/>
              <w:rPr>
                <w:rFonts w:ascii="Roboto" w:hAnsi="Roboto"/>
                <w:sz w:val="20"/>
                <w:szCs w:val="20"/>
              </w:rPr>
            </w:pPr>
            <w:r w:rsidRPr="00404E13">
              <w:rPr>
                <w:rFonts w:ascii="Roboto" w:eastAsia="Arial" w:hAnsi="Roboto" w:cs="Arial"/>
              </w:rPr>
              <w:t>Process Application Composer</w:t>
            </w:r>
          </w:p>
        </w:tc>
      </w:tr>
      <w:tr w:rsidR="00121143" w:rsidRPr="00404E13" w14:paraId="76648751" w14:textId="77777777" w:rsidTr="0055655E">
        <w:trPr>
          <w:trHeight w:val="381"/>
        </w:trPr>
        <w:tc>
          <w:tcPr>
            <w:tcW w:w="1580" w:type="dxa"/>
            <w:vAlign w:val="bottom"/>
          </w:tcPr>
          <w:p w14:paraId="341024DE" w14:textId="77777777" w:rsidR="00121143" w:rsidRPr="00404E13" w:rsidRDefault="00121143" w:rsidP="00121143">
            <w:pPr>
              <w:ind w:left="120"/>
              <w:rPr>
                <w:rFonts w:ascii="Roboto" w:eastAsia="Arial" w:hAnsi="Roboto" w:cs="Arial"/>
              </w:rPr>
            </w:pPr>
            <w:r>
              <w:rPr>
                <w:rFonts w:ascii="Roboto" w:eastAsia="Arial" w:hAnsi="Roboto" w:cs="Arial"/>
              </w:rPr>
              <w:t>PCS</w:t>
            </w:r>
          </w:p>
        </w:tc>
        <w:tc>
          <w:tcPr>
            <w:tcW w:w="7200" w:type="dxa"/>
            <w:vAlign w:val="bottom"/>
          </w:tcPr>
          <w:p w14:paraId="6A631689" w14:textId="77777777" w:rsidR="00121143" w:rsidRPr="00404E13" w:rsidRDefault="00121143" w:rsidP="00121143">
            <w:pPr>
              <w:ind w:left="160"/>
              <w:rPr>
                <w:rFonts w:ascii="Roboto" w:eastAsia="Arial" w:hAnsi="Roboto" w:cs="Arial"/>
              </w:rPr>
            </w:pPr>
            <w:r>
              <w:rPr>
                <w:rFonts w:ascii="Roboto" w:eastAsia="Arial" w:hAnsi="Roboto" w:cs="Arial"/>
              </w:rPr>
              <w:t>Process Control System</w:t>
            </w:r>
          </w:p>
        </w:tc>
      </w:tr>
      <w:tr w:rsidR="00121143" w:rsidRPr="00404E13" w14:paraId="36F37D02" w14:textId="77777777" w:rsidTr="0055655E">
        <w:trPr>
          <w:trHeight w:val="381"/>
        </w:trPr>
        <w:tc>
          <w:tcPr>
            <w:tcW w:w="1580" w:type="dxa"/>
            <w:vAlign w:val="bottom"/>
          </w:tcPr>
          <w:p w14:paraId="390D993E" w14:textId="3B4DC9E9" w:rsidR="00121143" w:rsidRDefault="00121143" w:rsidP="00121143">
            <w:pPr>
              <w:ind w:left="120"/>
              <w:rPr>
                <w:rFonts w:ascii="Roboto" w:eastAsia="Arial" w:hAnsi="Roboto" w:cs="Arial"/>
              </w:rPr>
            </w:pPr>
            <w:r>
              <w:rPr>
                <w:rFonts w:ascii="Roboto" w:eastAsia="Arial" w:hAnsi="Roboto" w:cs="Arial"/>
              </w:rPr>
              <w:t>UML</w:t>
            </w:r>
          </w:p>
        </w:tc>
        <w:tc>
          <w:tcPr>
            <w:tcW w:w="7200" w:type="dxa"/>
            <w:vAlign w:val="bottom"/>
          </w:tcPr>
          <w:p w14:paraId="59BCB187" w14:textId="378F0A61"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w:t>
            </w:r>
          </w:p>
        </w:tc>
      </w:tr>
      <w:tr w:rsidR="00121143" w:rsidRPr="00404E13" w14:paraId="3CE38E6C" w14:textId="77777777" w:rsidTr="0055655E">
        <w:trPr>
          <w:trHeight w:val="381"/>
        </w:trPr>
        <w:tc>
          <w:tcPr>
            <w:tcW w:w="1580" w:type="dxa"/>
            <w:vAlign w:val="bottom"/>
          </w:tcPr>
          <w:p w14:paraId="00AEEE4A" w14:textId="0AABA7D9" w:rsidR="00121143" w:rsidRDefault="00121143" w:rsidP="00121143">
            <w:pPr>
              <w:ind w:left="120"/>
              <w:rPr>
                <w:rFonts w:ascii="Roboto" w:eastAsia="Arial" w:hAnsi="Roboto" w:cs="Arial"/>
              </w:rPr>
            </w:pPr>
            <w:r>
              <w:rPr>
                <w:rFonts w:ascii="Roboto" w:eastAsia="Arial" w:hAnsi="Roboto" w:cs="Arial"/>
              </w:rPr>
              <w:t>SysML</w:t>
            </w:r>
          </w:p>
        </w:tc>
        <w:tc>
          <w:tcPr>
            <w:tcW w:w="7200" w:type="dxa"/>
            <w:vAlign w:val="bottom"/>
          </w:tcPr>
          <w:p w14:paraId="51F847B3" w14:textId="7652D345" w:rsidR="00121143" w:rsidRDefault="00121143" w:rsidP="00121143">
            <w:pPr>
              <w:ind w:left="160"/>
              <w:rPr>
                <w:rFonts w:ascii="Roboto" w:eastAsia="Arial" w:hAnsi="Roboto" w:cs="Arial"/>
              </w:rPr>
            </w:pPr>
            <w:r>
              <w:rPr>
                <w:rFonts w:ascii="Roboto" w:eastAsia="Arial" w:hAnsi="Roboto" w:cs="Arial"/>
              </w:rPr>
              <w:t>Systems Modelling Language</w:t>
            </w:r>
          </w:p>
        </w:tc>
      </w:tr>
      <w:tr w:rsidR="00121143" w:rsidRPr="00404E13" w14:paraId="4921CF11" w14:textId="77777777" w:rsidTr="0055655E">
        <w:trPr>
          <w:trHeight w:val="381"/>
        </w:trPr>
        <w:tc>
          <w:tcPr>
            <w:tcW w:w="1580" w:type="dxa"/>
            <w:vAlign w:val="bottom"/>
          </w:tcPr>
          <w:p w14:paraId="6049A769" w14:textId="46304A36" w:rsidR="00121143" w:rsidRDefault="00121143" w:rsidP="00121143">
            <w:pPr>
              <w:ind w:left="120"/>
              <w:rPr>
                <w:rFonts w:ascii="Roboto" w:eastAsia="Arial" w:hAnsi="Roboto" w:cs="Arial"/>
              </w:rPr>
            </w:pPr>
            <w:r>
              <w:rPr>
                <w:rFonts w:ascii="Roboto" w:eastAsia="Arial" w:hAnsi="Roboto" w:cs="Arial"/>
              </w:rPr>
              <w:t>UML-PA</w:t>
            </w:r>
          </w:p>
        </w:tc>
        <w:tc>
          <w:tcPr>
            <w:tcW w:w="7200" w:type="dxa"/>
            <w:vAlign w:val="bottom"/>
          </w:tcPr>
          <w:p w14:paraId="04A85717" w14:textId="796C32DD"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 for Process Automation</w:t>
            </w:r>
          </w:p>
        </w:tc>
      </w:tr>
      <w:tr w:rsidR="008E4C52" w:rsidRPr="00404E13" w14:paraId="29E68E3C" w14:textId="77777777" w:rsidTr="0055655E">
        <w:trPr>
          <w:trHeight w:val="381"/>
        </w:trPr>
        <w:tc>
          <w:tcPr>
            <w:tcW w:w="1580" w:type="dxa"/>
            <w:vAlign w:val="bottom"/>
          </w:tcPr>
          <w:p w14:paraId="70806B52" w14:textId="3A8729AE" w:rsidR="008E4C52" w:rsidRDefault="008E4C52" w:rsidP="00121143">
            <w:pPr>
              <w:ind w:left="120"/>
              <w:rPr>
                <w:rFonts w:ascii="Roboto" w:eastAsia="Arial" w:hAnsi="Roboto" w:cs="Arial"/>
              </w:rPr>
            </w:pPr>
            <w:r>
              <w:rPr>
                <w:rFonts w:ascii="Roboto" w:eastAsia="Arial" w:hAnsi="Roboto" w:cs="Arial"/>
              </w:rPr>
              <w:t>JS</w:t>
            </w:r>
          </w:p>
        </w:tc>
        <w:tc>
          <w:tcPr>
            <w:tcW w:w="7200" w:type="dxa"/>
            <w:vAlign w:val="bottom"/>
          </w:tcPr>
          <w:p w14:paraId="09A21404" w14:textId="6EFE766C" w:rsidR="008E4C52" w:rsidRDefault="008E4C52" w:rsidP="00121143">
            <w:pPr>
              <w:ind w:left="160"/>
              <w:rPr>
                <w:rFonts w:ascii="Roboto" w:eastAsia="Arial" w:hAnsi="Roboto" w:cs="Arial"/>
              </w:rPr>
            </w:pPr>
            <w:r>
              <w:rPr>
                <w:rFonts w:ascii="Roboto" w:eastAsia="Arial" w:hAnsi="Roboto" w:cs="Arial"/>
              </w:rPr>
              <w:t>JavaScript</w:t>
            </w:r>
          </w:p>
        </w:tc>
      </w:tr>
      <w:tr w:rsidR="00121143" w:rsidRPr="00404E13" w14:paraId="3723DBEA" w14:textId="77777777" w:rsidTr="0055655E">
        <w:trPr>
          <w:trHeight w:val="381"/>
        </w:trPr>
        <w:tc>
          <w:tcPr>
            <w:tcW w:w="1580" w:type="dxa"/>
            <w:vAlign w:val="bottom"/>
          </w:tcPr>
          <w:p w14:paraId="2740686C" w14:textId="4EEF0234" w:rsidR="00121143" w:rsidRDefault="00121143" w:rsidP="00121143">
            <w:pPr>
              <w:ind w:left="120"/>
              <w:rPr>
                <w:rFonts w:ascii="Roboto" w:eastAsia="Arial" w:hAnsi="Roboto" w:cs="Arial"/>
              </w:rPr>
            </w:pPr>
            <w:r>
              <w:rPr>
                <w:rFonts w:ascii="Roboto" w:eastAsia="Arial" w:hAnsi="Roboto" w:cs="Arial"/>
              </w:rPr>
              <w:t>JSON</w:t>
            </w:r>
          </w:p>
        </w:tc>
        <w:tc>
          <w:tcPr>
            <w:tcW w:w="7200" w:type="dxa"/>
            <w:vAlign w:val="bottom"/>
          </w:tcPr>
          <w:p w14:paraId="6CF2BC04" w14:textId="08765D17" w:rsidR="00121143" w:rsidRDefault="00121143" w:rsidP="00121143">
            <w:pPr>
              <w:ind w:left="160"/>
              <w:rPr>
                <w:rFonts w:ascii="Roboto" w:eastAsia="Arial" w:hAnsi="Roboto" w:cs="Arial"/>
              </w:rPr>
            </w:pPr>
            <w:r>
              <w:rPr>
                <w:rFonts w:ascii="Roboto" w:eastAsia="Arial" w:hAnsi="Roboto" w:cs="Arial"/>
              </w:rPr>
              <w:t>JavaScript Object Notation</w:t>
            </w:r>
          </w:p>
        </w:tc>
      </w:tr>
      <w:tr w:rsidR="00121143" w:rsidRPr="00404E13" w14:paraId="3A697597" w14:textId="77777777" w:rsidTr="0055655E">
        <w:trPr>
          <w:trHeight w:val="381"/>
        </w:trPr>
        <w:tc>
          <w:tcPr>
            <w:tcW w:w="1580" w:type="dxa"/>
            <w:vAlign w:val="bottom"/>
          </w:tcPr>
          <w:p w14:paraId="212BC188" w14:textId="3099DF16" w:rsidR="00121143" w:rsidRDefault="00121143" w:rsidP="00121143">
            <w:pPr>
              <w:ind w:left="120"/>
              <w:rPr>
                <w:rFonts w:ascii="Roboto" w:eastAsia="Arial" w:hAnsi="Roboto" w:cs="Arial"/>
              </w:rPr>
            </w:pPr>
            <w:r>
              <w:rPr>
                <w:rFonts w:ascii="Roboto" w:eastAsia="Arial" w:hAnsi="Roboto" w:cs="Arial"/>
              </w:rPr>
              <w:t>VDI</w:t>
            </w:r>
          </w:p>
        </w:tc>
        <w:tc>
          <w:tcPr>
            <w:tcW w:w="7200" w:type="dxa"/>
            <w:vAlign w:val="bottom"/>
          </w:tcPr>
          <w:p w14:paraId="26AC4896" w14:textId="4D507015" w:rsidR="00121143" w:rsidRDefault="00121143" w:rsidP="00121143">
            <w:pPr>
              <w:ind w:left="160"/>
              <w:rPr>
                <w:rFonts w:ascii="Roboto" w:eastAsia="Arial" w:hAnsi="Roboto" w:cs="Arial"/>
              </w:rPr>
            </w:pPr>
            <w:r w:rsidRPr="00121143">
              <w:rPr>
                <w:rFonts w:ascii="Roboto" w:eastAsia="Arial" w:hAnsi="Roboto" w:cs="Arial"/>
              </w:rPr>
              <w:t>Verein Deutscher Ingenieure</w:t>
            </w:r>
          </w:p>
        </w:tc>
      </w:tr>
      <w:tr w:rsidR="00121143" w:rsidRPr="00404E13" w14:paraId="347BB9EB" w14:textId="77777777" w:rsidTr="0055655E">
        <w:trPr>
          <w:trHeight w:val="381"/>
        </w:trPr>
        <w:tc>
          <w:tcPr>
            <w:tcW w:w="1580" w:type="dxa"/>
            <w:vAlign w:val="bottom"/>
          </w:tcPr>
          <w:p w14:paraId="557DFC8F" w14:textId="2C6C6F0D" w:rsidR="00121143" w:rsidRDefault="00121143" w:rsidP="00121143">
            <w:pPr>
              <w:ind w:left="120"/>
              <w:rPr>
                <w:rFonts w:ascii="Roboto" w:eastAsia="Arial" w:hAnsi="Roboto" w:cs="Arial"/>
              </w:rPr>
            </w:pPr>
            <w:r>
              <w:rPr>
                <w:rFonts w:ascii="Roboto" w:eastAsia="Arial" w:hAnsi="Roboto" w:cs="Arial"/>
              </w:rPr>
              <w:t>XML</w:t>
            </w:r>
          </w:p>
        </w:tc>
        <w:tc>
          <w:tcPr>
            <w:tcW w:w="7200" w:type="dxa"/>
            <w:vAlign w:val="bottom"/>
          </w:tcPr>
          <w:p w14:paraId="5D4ED62F" w14:textId="219D874B" w:rsidR="00121143" w:rsidRDefault="00121143" w:rsidP="00121143">
            <w:pPr>
              <w:ind w:left="160"/>
              <w:rPr>
                <w:rFonts w:ascii="Roboto" w:eastAsia="Arial" w:hAnsi="Roboto" w:cs="Arial"/>
              </w:rPr>
            </w:pPr>
            <w:r>
              <w:rPr>
                <w:rFonts w:ascii="Roboto" w:eastAsia="Arial" w:hAnsi="Roboto" w:cs="Arial"/>
              </w:rPr>
              <w:t>Extensible Markup Language</w:t>
            </w:r>
          </w:p>
        </w:tc>
      </w:tr>
      <w:tr w:rsidR="00121143" w:rsidRPr="00404E13" w14:paraId="0A3F5AC2" w14:textId="77777777" w:rsidTr="0055655E">
        <w:trPr>
          <w:trHeight w:val="381"/>
        </w:trPr>
        <w:tc>
          <w:tcPr>
            <w:tcW w:w="1580" w:type="dxa"/>
            <w:vAlign w:val="bottom"/>
          </w:tcPr>
          <w:p w14:paraId="7BF685FA" w14:textId="77777777" w:rsidR="00121143" w:rsidRDefault="00121143" w:rsidP="00121143">
            <w:pPr>
              <w:ind w:left="120"/>
              <w:rPr>
                <w:rFonts w:ascii="Roboto" w:eastAsia="Arial" w:hAnsi="Roboto" w:cs="Arial"/>
              </w:rPr>
            </w:pPr>
          </w:p>
        </w:tc>
        <w:tc>
          <w:tcPr>
            <w:tcW w:w="7200" w:type="dxa"/>
            <w:vAlign w:val="bottom"/>
          </w:tcPr>
          <w:p w14:paraId="3B7ECB05" w14:textId="77777777" w:rsidR="00121143" w:rsidRDefault="00121143" w:rsidP="00121143">
            <w:pPr>
              <w:ind w:left="160"/>
              <w:rPr>
                <w:rFonts w:ascii="Roboto" w:eastAsia="Arial" w:hAnsi="Roboto" w:cs="Arial"/>
              </w:rPr>
            </w:pPr>
          </w:p>
        </w:tc>
      </w:tr>
      <w:tr w:rsidR="00121143" w:rsidRPr="00404E13" w14:paraId="45D91D50" w14:textId="77777777" w:rsidTr="0055655E">
        <w:trPr>
          <w:trHeight w:val="381"/>
        </w:trPr>
        <w:tc>
          <w:tcPr>
            <w:tcW w:w="1580" w:type="dxa"/>
            <w:vAlign w:val="bottom"/>
          </w:tcPr>
          <w:p w14:paraId="5E20B889" w14:textId="77777777" w:rsidR="00121143" w:rsidRDefault="00121143" w:rsidP="00121143">
            <w:pPr>
              <w:ind w:left="120"/>
              <w:rPr>
                <w:rFonts w:ascii="Roboto" w:eastAsia="Arial" w:hAnsi="Roboto" w:cs="Arial"/>
              </w:rPr>
            </w:pPr>
          </w:p>
        </w:tc>
        <w:tc>
          <w:tcPr>
            <w:tcW w:w="7200" w:type="dxa"/>
            <w:vAlign w:val="bottom"/>
          </w:tcPr>
          <w:p w14:paraId="285451F6" w14:textId="77777777" w:rsidR="00121143" w:rsidRDefault="00121143" w:rsidP="00121143">
            <w:pPr>
              <w:ind w:left="160"/>
              <w:rPr>
                <w:rFonts w:ascii="Roboto" w:eastAsia="Arial" w:hAnsi="Roboto" w:cs="Arial"/>
              </w:rPr>
            </w:pPr>
          </w:p>
        </w:tc>
      </w:tr>
      <w:tr w:rsidR="00121143" w:rsidRPr="00404E13" w14:paraId="4080ED12" w14:textId="77777777" w:rsidTr="0055655E">
        <w:trPr>
          <w:trHeight w:val="381"/>
        </w:trPr>
        <w:tc>
          <w:tcPr>
            <w:tcW w:w="1580" w:type="dxa"/>
            <w:vAlign w:val="bottom"/>
          </w:tcPr>
          <w:p w14:paraId="60D7428F" w14:textId="77777777" w:rsidR="00121143" w:rsidRDefault="00121143" w:rsidP="00121143">
            <w:pPr>
              <w:ind w:left="120"/>
              <w:rPr>
                <w:rFonts w:ascii="Roboto" w:eastAsia="Arial" w:hAnsi="Roboto" w:cs="Arial"/>
              </w:rPr>
            </w:pPr>
          </w:p>
        </w:tc>
        <w:tc>
          <w:tcPr>
            <w:tcW w:w="7200" w:type="dxa"/>
            <w:vAlign w:val="bottom"/>
          </w:tcPr>
          <w:p w14:paraId="3D2145D6" w14:textId="77777777" w:rsidR="00121143" w:rsidRDefault="00121143" w:rsidP="00121143">
            <w:pPr>
              <w:ind w:left="160"/>
              <w:rPr>
                <w:rFonts w:ascii="Roboto" w:eastAsia="Arial" w:hAnsi="Roboto" w:cs="Arial"/>
              </w:rPr>
            </w:pPr>
          </w:p>
        </w:tc>
      </w:tr>
      <w:tr w:rsidR="00121143" w:rsidRPr="00404E13" w14:paraId="33055D4D" w14:textId="77777777" w:rsidTr="0055655E">
        <w:trPr>
          <w:trHeight w:val="381"/>
        </w:trPr>
        <w:tc>
          <w:tcPr>
            <w:tcW w:w="1580" w:type="dxa"/>
            <w:vAlign w:val="bottom"/>
          </w:tcPr>
          <w:p w14:paraId="4EC898DF" w14:textId="77777777" w:rsidR="00121143" w:rsidRDefault="00121143" w:rsidP="00121143">
            <w:pPr>
              <w:ind w:left="120"/>
              <w:rPr>
                <w:rFonts w:ascii="Roboto" w:eastAsia="Arial" w:hAnsi="Roboto" w:cs="Arial"/>
              </w:rPr>
            </w:pPr>
          </w:p>
        </w:tc>
        <w:tc>
          <w:tcPr>
            <w:tcW w:w="7200" w:type="dxa"/>
            <w:vAlign w:val="bottom"/>
          </w:tcPr>
          <w:p w14:paraId="009D7104" w14:textId="77777777" w:rsidR="00121143" w:rsidRDefault="00121143" w:rsidP="00121143">
            <w:pPr>
              <w:ind w:left="160"/>
              <w:rPr>
                <w:rFonts w:ascii="Roboto" w:eastAsia="Arial" w:hAnsi="Roboto" w:cs="Arial"/>
              </w:rPr>
            </w:pPr>
          </w:p>
        </w:tc>
      </w:tr>
      <w:tr w:rsidR="00121143" w:rsidRPr="00404E13" w14:paraId="443F5EC9" w14:textId="77777777" w:rsidTr="0055655E">
        <w:trPr>
          <w:trHeight w:val="381"/>
        </w:trPr>
        <w:tc>
          <w:tcPr>
            <w:tcW w:w="1580" w:type="dxa"/>
            <w:vAlign w:val="bottom"/>
          </w:tcPr>
          <w:p w14:paraId="6BB8CE36" w14:textId="77777777" w:rsidR="00121143" w:rsidRDefault="00121143" w:rsidP="00121143">
            <w:pPr>
              <w:ind w:left="120"/>
              <w:rPr>
                <w:rFonts w:ascii="Roboto" w:eastAsia="Arial" w:hAnsi="Roboto" w:cs="Arial"/>
              </w:rPr>
            </w:pPr>
          </w:p>
        </w:tc>
        <w:tc>
          <w:tcPr>
            <w:tcW w:w="7200" w:type="dxa"/>
            <w:vAlign w:val="bottom"/>
          </w:tcPr>
          <w:p w14:paraId="2BCBCB34" w14:textId="77777777" w:rsidR="00121143" w:rsidRDefault="00121143" w:rsidP="00121143">
            <w:pPr>
              <w:ind w:left="160"/>
              <w:rPr>
                <w:rFonts w:ascii="Roboto" w:eastAsia="Arial" w:hAnsi="Roboto" w:cs="Arial"/>
              </w:rPr>
            </w:pPr>
          </w:p>
        </w:tc>
      </w:tr>
      <w:tr w:rsidR="00121143" w:rsidRPr="00404E13" w14:paraId="7A026966" w14:textId="77777777" w:rsidTr="0055655E">
        <w:trPr>
          <w:trHeight w:val="381"/>
        </w:trPr>
        <w:tc>
          <w:tcPr>
            <w:tcW w:w="1580" w:type="dxa"/>
            <w:vAlign w:val="bottom"/>
          </w:tcPr>
          <w:p w14:paraId="63E7FE55" w14:textId="77777777" w:rsidR="00121143" w:rsidRDefault="00121143" w:rsidP="00121143">
            <w:pPr>
              <w:ind w:left="120"/>
              <w:rPr>
                <w:rFonts w:ascii="Roboto" w:eastAsia="Arial" w:hAnsi="Roboto" w:cs="Arial"/>
              </w:rPr>
            </w:pPr>
          </w:p>
        </w:tc>
        <w:tc>
          <w:tcPr>
            <w:tcW w:w="7200" w:type="dxa"/>
            <w:vAlign w:val="bottom"/>
          </w:tcPr>
          <w:p w14:paraId="5614E0D7" w14:textId="77777777" w:rsidR="00121143" w:rsidRDefault="00121143" w:rsidP="00121143">
            <w:pPr>
              <w:ind w:left="160"/>
              <w:rPr>
                <w:rFonts w:ascii="Roboto" w:eastAsia="Arial" w:hAnsi="Roboto" w:cs="Arial"/>
              </w:rPr>
            </w:pPr>
          </w:p>
        </w:tc>
      </w:tr>
      <w:tr w:rsidR="00121143" w:rsidRPr="00404E13" w14:paraId="2A2952A7" w14:textId="77777777" w:rsidTr="0055655E">
        <w:trPr>
          <w:trHeight w:val="381"/>
        </w:trPr>
        <w:tc>
          <w:tcPr>
            <w:tcW w:w="1580" w:type="dxa"/>
            <w:vAlign w:val="bottom"/>
          </w:tcPr>
          <w:p w14:paraId="2EB8511C" w14:textId="77777777" w:rsidR="00121143" w:rsidRDefault="00121143" w:rsidP="00121143">
            <w:pPr>
              <w:ind w:left="120"/>
              <w:rPr>
                <w:rFonts w:ascii="Roboto" w:eastAsia="Arial" w:hAnsi="Roboto" w:cs="Arial"/>
              </w:rPr>
            </w:pPr>
          </w:p>
        </w:tc>
        <w:tc>
          <w:tcPr>
            <w:tcW w:w="7200" w:type="dxa"/>
            <w:vAlign w:val="bottom"/>
          </w:tcPr>
          <w:p w14:paraId="700C7D21" w14:textId="77777777" w:rsidR="00121143" w:rsidRDefault="00121143" w:rsidP="00121143">
            <w:pPr>
              <w:ind w:left="160"/>
              <w:rPr>
                <w:rFonts w:ascii="Roboto" w:eastAsia="Arial" w:hAnsi="Roboto" w:cs="Arial"/>
              </w:rPr>
            </w:pPr>
          </w:p>
        </w:tc>
      </w:tr>
      <w:tr w:rsidR="00121143" w:rsidRPr="00404E13" w14:paraId="1AE2F802" w14:textId="77777777" w:rsidTr="0055655E">
        <w:trPr>
          <w:trHeight w:val="381"/>
        </w:trPr>
        <w:tc>
          <w:tcPr>
            <w:tcW w:w="1580" w:type="dxa"/>
            <w:vAlign w:val="bottom"/>
          </w:tcPr>
          <w:p w14:paraId="3B88EA95" w14:textId="77777777" w:rsidR="00121143" w:rsidRDefault="00121143" w:rsidP="00121143">
            <w:pPr>
              <w:ind w:left="120"/>
              <w:rPr>
                <w:rFonts w:ascii="Roboto" w:eastAsia="Arial" w:hAnsi="Roboto" w:cs="Arial"/>
              </w:rPr>
            </w:pPr>
          </w:p>
        </w:tc>
        <w:tc>
          <w:tcPr>
            <w:tcW w:w="7200" w:type="dxa"/>
            <w:vAlign w:val="bottom"/>
          </w:tcPr>
          <w:p w14:paraId="0E9C3D29" w14:textId="77777777" w:rsidR="00121143" w:rsidRDefault="00121143" w:rsidP="00C2391C">
            <w:pPr>
              <w:rPr>
                <w:rFonts w:ascii="Roboto" w:eastAsia="Arial" w:hAnsi="Roboto" w:cs="Arial"/>
              </w:rPr>
              <w:pPrChange w:id="144" w:author="ga58wef" w:date="2018-09-12T22:05:00Z">
                <w:pPr>
                  <w:ind w:left="160"/>
                </w:pPr>
              </w:pPrChange>
            </w:pPr>
          </w:p>
        </w:tc>
      </w:tr>
      <w:tr w:rsidR="00121143" w:rsidRPr="00404E13" w14:paraId="0267051E" w14:textId="77777777" w:rsidTr="0055655E">
        <w:trPr>
          <w:trHeight w:val="101"/>
        </w:trPr>
        <w:tc>
          <w:tcPr>
            <w:tcW w:w="1580" w:type="dxa"/>
            <w:tcBorders>
              <w:bottom w:val="single" w:sz="8" w:space="0" w:color="auto"/>
            </w:tcBorders>
            <w:vAlign w:val="bottom"/>
          </w:tcPr>
          <w:p w14:paraId="09A830CE" w14:textId="77777777" w:rsidR="00121143" w:rsidRPr="00404E13" w:rsidRDefault="00121143" w:rsidP="00121143">
            <w:pPr>
              <w:rPr>
                <w:rFonts w:ascii="Roboto" w:hAnsi="Roboto"/>
                <w:sz w:val="8"/>
                <w:szCs w:val="8"/>
              </w:rPr>
            </w:pPr>
          </w:p>
        </w:tc>
        <w:tc>
          <w:tcPr>
            <w:tcW w:w="7200" w:type="dxa"/>
            <w:tcBorders>
              <w:bottom w:val="single" w:sz="8" w:space="0" w:color="auto"/>
            </w:tcBorders>
            <w:vAlign w:val="bottom"/>
          </w:tcPr>
          <w:p w14:paraId="1465046A" w14:textId="77777777" w:rsidR="00121143" w:rsidRPr="00404E13" w:rsidRDefault="00121143" w:rsidP="00121143">
            <w:pPr>
              <w:rPr>
                <w:rFonts w:ascii="Roboto" w:hAnsi="Roboto"/>
                <w:sz w:val="8"/>
                <w:szCs w:val="8"/>
              </w:rPr>
            </w:pPr>
          </w:p>
        </w:tc>
      </w:tr>
      <w:bookmarkEnd w:id="143"/>
    </w:tbl>
    <w:p w14:paraId="7C8645A0" w14:textId="77777777" w:rsidR="00C627BE" w:rsidRDefault="00C627BE" w:rsidP="00C627BE">
      <w:pPr>
        <w:pStyle w:val="body"/>
      </w:pPr>
    </w:p>
    <w:p w14:paraId="4629F67F" w14:textId="77777777" w:rsidR="00C627BE" w:rsidRDefault="00C627BE" w:rsidP="00C627BE">
      <w:pPr>
        <w:spacing w:after="160" w:line="259" w:lineRule="auto"/>
        <w:rPr>
          <w:rFonts w:ascii="Arial" w:eastAsia="Arial" w:hAnsi="Arial" w:cs="Arial"/>
          <w:color w:val="222222"/>
          <w:sz w:val="21"/>
          <w:szCs w:val="21"/>
          <w:shd w:val="clear" w:color="auto" w:fill="FFFFFF"/>
        </w:rPr>
      </w:pPr>
      <w:r>
        <w:br w:type="page"/>
      </w:r>
    </w:p>
    <w:p w14:paraId="52E24B37" w14:textId="77777777" w:rsidR="00C627BE" w:rsidRDefault="00C627BE" w:rsidP="00C627BE">
      <w:pPr>
        <w:pStyle w:val="body"/>
      </w:pPr>
    </w:p>
    <w:p w14:paraId="4E6C5818" w14:textId="77777777" w:rsidR="00C627BE" w:rsidRDefault="00C627BE" w:rsidP="00C627BE">
      <w:pPr>
        <w:pStyle w:val="body"/>
        <w:sectPr w:rsidR="00C627BE" w:rsidSect="001719E2">
          <w:pgSz w:w="11906" w:h="16838"/>
          <w:pgMar w:top="1440" w:right="1440" w:bottom="1440" w:left="1440" w:header="708" w:footer="708" w:gutter="0"/>
          <w:cols w:space="708"/>
          <w:titlePg/>
          <w:docGrid w:linePitch="360"/>
        </w:sectPr>
      </w:pPr>
    </w:p>
    <w:p w14:paraId="279446E5" w14:textId="78609196" w:rsidR="0055655E" w:rsidRDefault="00B663E6" w:rsidP="00C627BE">
      <w:pPr>
        <w:pStyle w:val="h1"/>
      </w:pPr>
      <w:bookmarkStart w:id="145" w:name="_Toc524108127"/>
      <w:commentRangeStart w:id="146"/>
      <w:r>
        <w:lastRenderedPageBreak/>
        <w:t>Bibliography</w:t>
      </w:r>
      <w:bookmarkEnd w:id="145"/>
    </w:p>
    <w:p w14:paraId="060C4B73" w14:textId="77777777" w:rsidR="00B663E6" w:rsidRDefault="00B663E6" w:rsidP="00B663E6">
      <w:pPr>
        <w:pStyle w:val="body"/>
      </w:pPr>
      <w:commentRangeStart w:id="147"/>
      <w:r>
        <w:t>[1]</w:t>
      </w:r>
    </w:p>
    <w:p w14:paraId="3008B32E" w14:textId="77777777" w:rsidR="00B663E6" w:rsidRDefault="00B663E6" w:rsidP="00B663E6">
      <w:pPr>
        <w:pStyle w:val="body"/>
      </w:pPr>
      <w:r>
        <w:t>[2]</w:t>
      </w:r>
      <w:commentRangeEnd w:id="146"/>
      <w:r w:rsidR="00BD077B">
        <w:rPr>
          <w:rStyle w:val="CommentReference"/>
          <w:rFonts w:ascii="Times New Roman" w:eastAsiaTheme="minorEastAsia" w:hAnsi="Times New Roman" w:cs="Times New Roman"/>
          <w:color w:val="auto"/>
          <w:shd w:val="clear" w:color="auto" w:fill="auto"/>
        </w:rPr>
        <w:commentReference w:id="146"/>
      </w:r>
      <w:commentRangeEnd w:id="147"/>
      <w:r w:rsidR="00BD077B">
        <w:rPr>
          <w:rStyle w:val="CommentReference"/>
          <w:rFonts w:ascii="Times New Roman" w:eastAsiaTheme="minorEastAsia" w:hAnsi="Times New Roman" w:cs="Times New Roman"/>
          <w:color w:val="auto"/>
          <w:shd w:val="clear" w:color="auto" w:fill="auto"/>
        </w:rPr>
        <w:commentReference w:id="147"/>
      </w:r>
    </w:p>
    <w:p w14:paraId="0E7155C9" w14:textId="20B738BF" w:rsidR="00B663E6" w:rsidRDefault="00B663E6" w:rsidP="00B663E6">
      <w:pPr>
        <w:pStyle w:val="body"/>
      </w:pPr>
      <w:r>
        <w:t>[3]</w:t>
      </w:r>
      <w:hyperlink r:id="rId65" w:history="1">
        <w:r w:rsidRPr="00B84428">
          <w:rPr>
            <w:rStyle w:val="Hyperlink"/>
          </w:rPr>
          <w:t>https://ac.els-cdn.com/S2405896317314921/1-s2.0-S2405896317314921-main.pdf?_tid=6de94709-7dc6-4269-beb0-fac1338b7c82&amp;acdnat=1532269678_c4b89c7b4e187d7595218b0a1fe60b22</w:t>
        </w:r>
      </w:hyperlink>
    </w:p>
    <w:p w14:paraId="00BA9CCA" w14:textId="263D8586" w:rsidR="004E0DB5" w:rsidRDefault="00B663E6" w:rsidP="00B663E6">
      <w:pPr>
        <w:pStyle w:val="body"/>
      </w:pPr>
      <w:r>
        <w:t>[4]</w:t>
      </w:r>
      <w:hyperlink r:id="rId66" w:history="1">
        <w:r w:rsidR="004E0DB5" w:rsidRPr="00B84428">
          <w:rPr>
            <w:rStyle w:val="Hyperlink"/>
          </w:rPr>
          <w:t>https://ac.els-cdn.com/S1474667016434671/1-s2.0-S1474667016434671-main.pdf?_tid=f5714d82-fd23-4d7d-901b-89b13e70dd5b&amp;acdnat=1532269602_0022f42b4de6b59dd533fb07b008d28e</w:t>
        </w:r>
      </w:hyperlink>
    </w:p>
    <w:p w14:paraId="68F5C0D2" w14:textId="7DB3CB16" w:rsidR="00836D42" w:rsidRDefault="00B663E6" w:rsidP="00B663E6">
      <w:pPr>
        <w:pStyle w:val="body"/>
      </w:pPr>
      <w:r>
        <w:t>[5]</w:t>
      </w:r>
      <w:hyperlink r:id="rId67" w:history="1">
        <w:r w:rsidR="00836D42" w:rsidRPr="00B84428">
          <w:rPr>
            <w:rStyle w:val="Hyperlink"/>
          </w:rPr>
          <w:t>https://patentimages.storage.googleapis.com/d2/51/b7/d2fff3397660d9/US20040230328A1.pdf</w:t>
        </w:r>
      </w:hyperlink>
    </w:p>
    <w:p w14:paraId="06CD0AD2" w14:textId="3A56007B" w:rsidR="00E1471C" w:rsidRDefault="00B663E6" w:rsidP="00E1471C">
      <w:pPr>
        <w:pStyle w:val="body"/>
      </w:pPr>
      <w:r>
        <w:t>[6]</w:t>
      </w:r>
      <w:r w:rsidR="00E1471C" w:rsidRPr="00E1471C">
        <w:t xml:space="preserve"> </w:t>
      </w:r>
      <w:hyperlink r:id="rId68" w:history="1">
        <w:r w:rsidR="00E1471C" w:rsidRPr="00B84428">
          <w:rPr>
            <w:rStyle w:val="Hyperlink"/>
          </w:rPr>
          <w:t>https://pubs.acs.org/doi/pdfplus/10.1021/ie020644a</w:t>
        </w:r>
      </w:hyperlink>
    </w:p>
    <w:p w14:paraId="6DDD310F" w14:textId="47E3267E" w:rsidR="004F5749" w:rsidRDefault="004E0DB5" w:rsidP="004F5749">
      <w:pPr>
        <w:pStyle w:val="body"/>
      </w:pPr>
      <w:r>
        <w:t>[7]</w:t>
      </w:r>
      <w:r w:rsidR="004F5749">
        <w:t xml:space="preserve"> </w:t>
      </w:r>
      <w:hyperlink r:id="rId69" w:history="1">
        <w:r w:rsidR="004F5749" w:rsidRPr="00AF4FE4">
          <w:rPr>
            <w:rStyle w:val="Hyperlink"/>
          </w:rPr>
          <w:t>https://ieeexplore.ieee.org/abstract/document/5415229/</w:t>
        </w:r>
      </w:hyperlink>
      <w:r w:rsidR="004F5749">
        <w:t xml:space="preserve"> </w:t>
      </w:r>
    </w:p>
    <w:p w14:paraId="344A25B7" w14:textId="72F7A156" w:rsidR="00B663E6" w:rsidRDefault="004E0DB5" w:rsidP="004E0DB5">
      <w:pPr>
        <w:pStyle w:val="body"/>
      </w:pPr>
      <w:r>
        <w:t>[8]</w:t>
      </w:r>
      <w:hyperlink r:id="rId70" w:history="1">
        <w:r w:rsidRPr="00B84428">
          <w:rPr>
            <w:rStyle w:val="Hyperlink"/>
          </w:rPr>
          <w:t>https://ac.els-cdn.com/S0951832013002433/1-s2.0-S0951832013002433-main.pdf?_tid=86339899-bf4d-4070-b990-5b5512119412&amp;acdnat=1532289234_12ee529d873799f27b7de9a90910e9fb</w:t>
        </w:r>
      </w:hyperlink>
    </w:p>
    <w:p w14:paraId="20F55129" w14:textId="4189D368" w:rsidR="004E0DB5" w:rsidRDefault="004E0DB5" w:rsidP="004E0DB5">
      <w:pPr>
        <w:pStyle w:val="body"/>
      </w:pPr>
      <w:r>
        <w:t>[9]</w:t>
      </w:r>
      <w:r w:rsidR="00A01D96" w:rsidRPr="00A01D96">
        <w:t xml:space="preserve"> </w:t>
      </w:r>
      <w:hyperlink r:id="rId71" w:history="1">
        <w:r w:rsidR="00A01D96" w:rsidRPr="00B84428">
          <w:rPr>
            <w:rStyle w:val="Hyperlink"/>
          </w:rPr>
          <w:t>https://link.springer.com/content/pdf/10.1007%2F978-3-642-37057-1_19.pdf</w:t>
        </w:r>
      </w:hyperlink>
    </w:p>
    <w:p w14:paraId="5F8002FD" w14:textId="13927562" w:rsidR="00836D42" w:rsidRDefault="00836D42" w:rsidP="004E0DB5">
      <w:pPr>
        <w:pStyle w:val="body"/>
        <w:rPr>
          <w:rStyle w:val="Hyperlink"/>
        </w:rPr>
      </w:pPr>
      <w:r>
        <w:t>[10]</w:t>
      </w:r>
      <w:hyperlink r:id="rId72" w:history="1">
        <w:r w:rsidRPr="00B84428">
          <w:rPr>
            <w:rStyle w:val="Hyperlink"/>
          </w:rPr>
          <w:t>https://patentimages.storage.googleapis.com/a9/d3/e4/754ea4055b3871/US20070150821A1.pdf</w:t>
        </w:r>
      </w:hyperlink>
    </w:p>
    <w:p w14:paraId="74ADFB3A" w14:textId="46AF0B2B" w:rsidR="00A30BE9" w:rsidRPr="002648DB" w:rsidRDefault="00A30BE9" w:rsidP="004E0DB5">
      <w:pPr>
        <w:pStyle w:val="body"/>
      </w:pPr>
      <w:r w:rsidRPr="002648DB">
        <w:t xml:space="preserve">[11] </w:t>
      </w:r>
      <w:hyperlink r:id="rId73" w:history="1">
        <w:r w:rsidRPr="002648DB">
          <w:rPr>
            <w:rStyle w:val="Hyperlink"/>
          </w:rPr>
          <w:t>https://slideplayer.com/slide/12488750/</w:t>
        </w:r>
      </w:hyperlink>
      <w:r w:rsidRPr="002648DB">
        <w:t xml:space="preserve"> USADO EN EL CAPITULO 2.5.3 2.5.3 (Software Implementation of Graph Visualizations)</w:t>
      </w:r>
    </w:p>
    <w:p w14:paraId="057614C2" w14:textId="54187E40" w:rsidR="00DA359B" w:rsidRDefault="00DA359B" w:rsidP="004E0DB5">
      <w:pPr>
        <w:pStyle w:val="body"/>
        <w:rPr>
          <w:rStyle w:val="Hyperlink"/>
        </w:rPr>
      </w:pPr>
      <w:r w:rsidRPr="002648DB">
        <w:t xml:space="preserve">[12] </w:t>
      </w:r>
      <w:hyperlink r:id="rId74" w:history="1">
        <w:r w:rsidRPr="002648DB">
          <w:rPr>
            <w:rStyle w:val="Hyperlink"/>
          </w:rPr>
          <w:t>https://www.hsu-hh.de/aut/forschung/forschungsthemen/ontology-engineering-for-collaborative-embedded-systems/ontology-design-patterns-for-the-manufacturing-domain/vdi-3682-formalized-process-description</w:t>
        </w:r>
      </w:hyperlink>
    </w:p>
    <w:p w14:paraId="4AB0367D" w14:textId="6527400F" w:rsidR="000F0F53" w:rsidRPr="002648DB" w:rsidRDefault="000F0F53" w:rsidP="004E0DB5">
      <w:pPr>
        <w:pStyle w:val="body"/>
      </w:pPr>
      <w:r w:rsidRPr="000F0F53">
        <w:rPr>
          <w:color w:val="auto"/>
        </w:rPr>
        <w:t>https://codeincomplete.com/posts/bin-packing/)</w:t>
      </w:r>
    </w:p>
    <w:p w14:paraId="73094A16" w14:textId="77777777" w:rsidR="00836D42" w:rsidRPr="002648DB" w:rsidRDefault="00836D42" w:rsidP="004E0DB5">
      <w:pPr>
        <w:pStyle w:val="body"/>
      </w:pPr>
    </w:p>
    <w:p w14:paraId="1D24C8AC" w14:textId="77777777" w:rsidR="00A01D96" w:rsidRPr="002648DB" w:rsidRDefault="00A01D96" w:rsidP="004E0DB5">
      <w:pPr>
        <w:pStyle w:val="body"/>
      </w:pPr>
    </w:p>
    <w:sectPr w:rsidR="00A01D96" w:rsidRPr="002648DB" w:rsidSect="001719E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aniel Dr. Schütz" w:date="2018-09-12T15:09:00Z" w:initials="DDS">
    <w:p w14:paraId="1F6AF32F" w14:textId="746FC82D" w:rsidR="00796E1C" w:rsidRDefault="00796E1C">
      <w:pPr>
        <w:pStyle w:val="CommentText"/>
      </w:pPr>
      <w:r>
        <w:rPr>
          <w:rStyle w:val="CommentReference"/>
        </w:rPr>
        <w:annotationRef/>
      </w:r>
      <w:r>
        <w:t>If written in English, then also here: Bachelor's Thesis</w:t>
      </w:r>
    </w:p>
  </w:comment>
  <w:comment w:id="4" w:author="Daniel Dr. Schütz" w:date="2018-09-12T15:10:00Z" w:initials="DDS">
    <w:p w14:paraId="2905499B" w14:textId="24A9BB23" w:rsidR="00796E1C" w:rsidRDefault="00796E1C">
      <w:pPr>
        <w:pStyle w:val="CommentText"/>
      </w:pPr>
      <w:r>
        <w:rPr>
          <w:rStyle w:val="CommentReference"/>
        </w:rPr>
        <w:annotationRef/>
      </w:r>
      <w:r>
        <w:t>Bachelor's Thesis</w:t>
      </w:r>
    </w:p>
    <w:p w14:paraId="1E7D066F" w14:textId="1AEBACEB" w:rsidR="00796E1C" w:rsidRDefault="00796E1C">
      <w:pPr>
        <w:pStyle w:val="CommentText"/>
      </w:pPr>
    </w:p>
    <w:p w14:paraId="5E556665" w14:textId="2FCBF447" w:rsidR="00796E1C" w:rsidRDefault="00796E1C">
      <w:pPr>
        <w:pStyle w:val="CommentText"/>
      </w:pPr>
      <w:r>
        <w:t>(the word dissertation may be mistaken for a doctoral thesis).</w:t>
      </w:r>
    </w:p>
  </w:comment>
  <w:comment w:id="15" w:author="Daniel Dr. Schütz" w:date="2018-09-12T15:12:00Z" w:initials="DDS">
    <w:p w14:paraId="6F452594" w14:textId="42A9D66B" w:rsidR="00796E1C" w:rsidRPr="00796E1C" w:rsidRDefault="00796E1C">
      <w:pPr>
        <w:pStyle w:val="CommentText"/>
        <w:rPr>
          <w:lang w:val="es-MX"/>
        </w:rPr>
      </w:pPr>
      <w:r>
        <w:rPr>
          <w:rStyle w:val="CommentReference"/>
        </w:rPr>
        <w:annotationRef/>
      </w:r>
      <w:r w:rsidRPr="00796E1C">
        <w:rPr>
          <w:lang w:val="es-MX"/>
        </w:rPr>
        <w:t>?</w:t>
      </w:r>
    </w:p>
  </w:comment>
  <w:comment w:id="14" w:author="Miguel Romero Karam" w:date="2018-08-03T11:03:00Z" w:initials="MRK">
    <w:p w14:paraId="179DB7B2" w14:textId="66D8BF9B" w:rsidR="00796E1C" w:rsidRPr="007C373C" w:rsidRDefault="00796E1C">
      <w:pPr>
        <w:pStyle w:val="CommentText"/>
        <w:rPr>
          <w:lang w:val="es-MX"/>
        </w:rPr>
      </w:pPr>
      <w:r>
        <w:rPr>
          <w:rStyle w:val="CommentReference"/>
        </w:rPr>
        <w:annotationRef/>
      </w:r>
      <w:r w:rsidRPr="007C373C">
        <w:rPr>
          <w:lang w:val="es-MX"/>
        </w:rPr>
        <w:t>Mejorar transiciones entre parraffos y p</w:t>
      </w:r>
      <w:r>
        <w:rPr>
          <w:lang w:val="es-MX"/>
        </w:rPr>
        <w:t>oner un buen gancho al inicio del primer párrafo.</w:t>
      </w:r>
    </w:p>
  </w:comment>
  <w:comment w:id="19" w:author="Daniel Dr. Schütz" w:date="2018-09-12T15:15:00Z" w:initials="DDS">
    <w:p w14:paraId="0299AE71" w14:textId="7345AD03" w:rsidR="00796E1C" w:rsidRDefault="00796E1C">
      <w:pPr>
        <w:pStyle w:val="CommentText"/>
      </w:pPr>
      <w:r>
        <w:rPr>
          <w:rStyle w:val="CommentReference"/>
        </w:rPr>
        <w:annotationRef/>
      </w:r>
      <w:r>
        <w:t>Is missing</w:t>
      </w:r>
    </w:p>
  </w:comment>
  <w:comment w:id="21" w:author="Miguel Romero Karam" w:date="2018-08-03T11:05:00Z" w:initials="MRK">
    <w:p w14:paraId="63748C21" w14:textId="73DD4B2F" w:rsidR="00796E1C" w:rsidRDefault="00796E1C">
      <w:pPr>
        <w:pStyle w:val="CommentText"/>
      </w:pPr>
      <w:r>
        <w:rPr>
          <w:rStyle w:val="CommentReference"/>
        </w:rPr>
        <w:annotationRef/>
      </w:r>
      <w:r>
        <w:t>Specify a little bit more but without any technical details.</w:t>
      </w:r>
    </w:p>
  </w:comment>
  <w:comment w:id="23" w:author="Miguel Romero Karam" w:date="2018-08-03T15:32:00Z" w:initials="MRK">
    <w:p w14:paraId="6724685A" w14:textId="4429E30B" w:rsidR="00796E1C" w:rsidRPr="00E658D3" w:rsidRDefault="00796E1C">
      <w:pPr>
        <w:pStyle w:val="CommentText"/>
        <w:rPr>
          <w:lang w:val="es-MX"/>
        </w:rPr>
      </w:pPr>
      <w:r>
        <w:rPr>
          <w:rStyle w:val="CommentReference"/>
        </w:rPr>
        <w:annotationRef/>
      </w:r>
      <w:r w:rsidRPr="00E658D3">
        <w:rPr>
          <w:lang w:val="es-MX"/>
        </w:rPr>
        <w:t>Mover los puntos a la i</w:t>
      </w:r>
      <w:r>
        <w:rPr>
          <w:lang w:val="es-MX"/>
        </w:rPr>
        <w:t>ntro de cada capitulo o subcapítulo correspondiente y aquí poner solo un parrafito introductorio sin aspectos técnicos debajo de cada Requiement.</w:t>
      </w:r>
    </w:p>
  </w:comment>
  <w:comment w:id="26" w:author="Daniel Dr. Schütz" w:date="2018-09-12T15:17:00Z" w:initials="DDS">
    <w:p w14:paraId="7720DA0B" w14:textId="065020DD" w:rsidR="00796E1C" w:rsidRDefault="00796E1C">
      <w:pPr>
        <w:pStyle w:val="CommentText"/>
      </w:pPr>
      <w:r>
        <w:rPr>
          <w:rStyle w:val="CommentReference"/>
        </w:rPr>
        <w:annotationRef/>
      </w:r>
      <w:r>
        <w:t>You do not distinguish between these requirement types anymore, right? So qhy have it in the text?</w:t>
      </w:r>
    </w:p>
  </w:comment>
  <w:comment w:id="28" w:author="Daniel Dr. Schütz" w:date="2018-09-12T15:17:00Z" w:initials="DDS">
    <w:p w14:paraId="774BA783" w14:textId="15E615B5" w:rsidR="00796E1C" w:rsidRDefault="00796E1C">
      <w:pPr>
        <w:pStyle w:val="CommentText"/>
      </w:pPr>
      <w:r>
        <w:rPr>
          <w:rStyle w:val="CommentReference"/>
        </w:rPr>
        <w:annotationRef/>
      </w:r>
      <w:r>
        <w:t>Missing whitespace before this period. Please make a proofread of the whole thesis before handing it in.</w:t>
      </w:r>
    </w:p>
  </w:comment>
  <w:comment w:id="29" w:author="Daniel Dr. Schütz" w:date="2018-09-12T15:20:00Z" w:initials="DDS">
    <w:p w14:paraId="488DA811" w14:textId="2F524FC7" w:rsidR="00796E1C" w:rsidRPr="00796E1C" w:rsidRDefault="00796E1C">
      <w:pPr>
        <w:pStyle w:val="CommentText"/>
        <w:rPr>
          <w:lang w:val="es-MX"/>
        </w:rPr>
      </w:pPr>
      <w:r>
        <w:rPr>
          <w:rStyle w:val="CommentReference"/>
        </w:rPr>
        <w:annotationRef/>
      </w:r>
      <w:r>
        <w:t xml:space="preserve">The reader doesn't know that there are vertices and connections between. </w:t>
      </w:r>
      <w:r w:rsidRPr="00796E1C">
        <w:rPr>
          <w:lang w:val="es-MX"/>
        </w:rPr>
        <w:t>Please give an example for each.</w:t>
      </w:r>
    </w:p>
  </w:comment>
  <w:comment w:id="67" w:author="Miguel Romero Karam" w:date="2018-08-12T01:26:00Z" w:initials="MRK">
    <w:p w14:paraId="285391D3" w14:textId="5AE36BCD" w:rsidR="00796E1C" w:rsidRPr="0095052A" w:rsidRDefault="00796E1C">
      <w:pPr>
        <w:pStyle w:val="CommentText"/>
        <w:rPr>
          <w:lang w:val="es-MX"/>
        </w:rPr>
      </w:pPr>
      <w:r>
        <w:rPr>
          <w:rStyle w:val="CommentReference"/>
        </w:rPr>
        <w:annotationRef/>
      </w:r>
      <w:r w:rsidRPr="0095052A">
        <w:rPr>
          <w:lang w:val="es-MX"/>
        </w:rPr>
        <w:t>Agregar mas sobre “Algoritmos” en si, ya que el capitul</w:t>
      </w:r>
      <w:r>
        <w:rPr>
          <w:lang w:val="es-MX"/>
        </w:rPr>
        <w:t>o 2.5 de eso va, y casi solo he hablado de graph theory y graph types.</w:t>
      </w:r>
    </w:p>
  </w:comment>
  <w:comment w:id="89" w:author="Daniel Dr. Schütz" w:date="2018-09-12T15:38:00Z" w:initials="DDS">
    <w:p w14:paraId="5E4BD11A" w14:textId="21B3D8EC" w:rsidR="00796E1C" w:rsidRDefault="00796E1C">
      <w:pPr>
        <w:pStyle w:val="CommentText"/>
      </w:pPr>
      <w:r>
        <w:rPr>
          <w:rStyle w:val="CommentReference"/>
        </w:rPr>
        <w:annotationRef/>
      </w:r>
      <w:r>
        <w:t xml:space="preserve">In my opinion some more explanatory text is required for the reader to understand the figure / the architecture. </w:t>
      </w:r>
    </w:p>
  </w:comment>
  <w:comment w:id="93" w:author="Daniel Dr. Schütz" w:date="2018-09-12T15:40:00Z" w:initials="DDS">
    <w:p w14:paraId="469B712D" w14:textId="568C26A3" w:rsidR="00796E1C" w:rsidRDefault="00796E1C">
      <w:pPr>
        <w:pStyle w:val="CommentText"/>
      </w:pPr>
      <w:r>
        <w:rPr>
          <w:rStyle w:val="CommentReference"/>
        </w:rPr>
        <w:annotationRef/>
      </w:r>
      <w:r>
        <w:t>If the explanatory text for this figure is in chapter 4.3 it would be better to have only an abstract representation of this figure at this place and move the figure that's currently here to chapter 4.3</w:t>
      </w:r>
    </w:p>
  </w:comment>
  <w:comment w:id="101" w:author="Daniel Dr. Schütz" w:date="2018-09-12T15:45:00Z" w:initials="DDS">
    <w:p w14:paraId="4E8E2D2E" w14:textId="15B72F5E" w:rsidR="00796E1C" w:rsidRDefault="00796E1C">
      <w:pPr>
        <w:pStyle w:val="CommentText"/>
      </w:pPr>
      <w:r>
        <w:rPr>
          <w:rStyle w:val="CommentReference"/>
        </w:rPr>
        <w:annotationRef/>
      </w:r>
      <w:r>
        <w:t>What do these objects represent? Please insert exemplary explanations so that the reader can know what is meant here.</w:t>
      </w:r>
    </w:p>
    <w:p w14:paraId="2FA0DF66" w14:textId="5B3B8509" w:rsidR="00796E1C" w:rsidRDefault="00796E1C">
      <w:pPr>
        <w:pStyle w:val="CommentText"/>
      </w:pPr>
    </w:p>
    <w:p w14:paraId="156B8263" w14:textId="1F75B00D" w:rsidR="00796E1C" w:rsidRDefault="00796E1C">
      <w:pPr>
        <w:pStyle w:val="CommentText"/>
      </w:pPr>
      <w:r>
        <w:t>This also holds for other points in this thesis. You are writing very technical and do not often refer to the initial problem. Yes, there are Nodes and Connections, but how do they correspond to a P&amp;ID?</w:t>
      </w:r>
    </w:p>
  </w:comment>
  <w:comment w:id="105" w:author="Daniel Dr. Schütz" w:date="2018-09-12T15:42:00Z" w:initials="DDS">
    <w:p w14:paraId="6AA16D79" w14:textId="69DBE5C4" w:rsidR="00796E1C" w:rsidRDefault="00796E1C">
      <w:pPr>
        <w:pStyle w:val="CommentText"/>
      </w:pPr>
      <w:r>
        <w:rPr>
          <w:rStyle w:val="CommentReference"/>
        </w:rPr>
        <w:annotationRef/>
      </w:r>
      <w:r>
        <w:t>Please make sure that (not only here but anywhere else too) it is clearly distinguished what you have developed and what was already there. In this example, the text should clearly state, that the getRecords procedure was already part of Sapient.</w:t>
      </w:r>
    </w:p>
  </w:comment>
  <w:comment w:id="146" w:author="Daniel Dr. Schütz" w:date="2018-09-12T15:50:00Z" w:initials="DDS">
    <w:p w14:paraId="2F1182A8" w14:textId="4DCE3FE6" w:rsidR="00796E1C" w:rsidRDefault="00796E1C">
      <w:pPr>
        <w:pStyle w:val="CommentText"/>
      </w:pPr>
      <w:r>
        <w:rPr>
          <w:rStyle w:val="CommentReference"/>
        </w:rPr>
        <w:annotationRef/>
      </w:r>
    </w:p>
  </w:comment>
  <w:comment w:id="147" w:author="Daniel Dr. Schütz" w:date="2018-09-12T15:51:00Z" w:initials="DDS">
    <w:p w14:paraId="28DCD610" w14:textId="76CA1673" w:rsidR="00796E1C" w:rsidRDefault="00796E1C">
      <w:pPr>
        <w:pStyle w:val="CommentText"/>
      </w:pPr>
      <w:r>
        <w:rPr>
          <w:rStyle w:val="CommentReference"/>
        </w:rPr>
        <w:annotationRef/>
      </w:r>
      <w:r>
        <w:t>? Please check the bibliography.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6AF32F" w15:done="1"/>
  <w15:commentEx w15:paraId="5E556665" w15:done="1"/>
  <w15:commentEx w15:paraId="6F452594" w15:done="1"/>
  <w15:commentEx w15:paraId="179DB7B2" w15:done="1"/>
  <w15:commentEx w15:paraId="0299AE71" w15:done="1"/>
  <w15:commentEx w15:paraId="63748C21" w15:done="1"/>
  <w15:commentEx w15:paraId="6724685A" w15:done="1"/>
  <w15:commentEx w15:paraId="7720DA0B" w15:done="1"/>
  <w15:commentEx w15:paraId="774BA783" w15:done="1"/>
  <w15:commentEx w15:paraId="488DA811" w15:done="1"/>
  <w15:commentEx w15:paraId="285391D3" w15:done="1"/>
  <w15:commentEx w15:paraId="5E4BD11A" w15:done="1"/>
  <w15:commentEx w15:paraId="469B712D" w15:done="0"/>
  <w15:commentEx w15:paraId="156B8263" w15:done="0"/>
  <w15:commentEx w15:paraId="6AA16D79" w15:done="1"/>
  <w15:commentEx w15:paraId="2F1182A8" w15:done="0"/>
  <w15:commentEx w15:paraId="28DCD6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6AF32F" w16cid:durableId="1F43CF4C"/>
  <w16cid:commentId w16cid:paraId="5E556665" w16cid:durableId="1F43CF4D"/>
  <w16cid:commentId w16cid:paraId="6F452594" w16cid:durableId="1F43CF4E"/>
  <w16cid:commentId w16cid:paraId="179DB7B2" w16cid:durableId="1F0EB501"/>
  <w16cid:commentId w16cid:paraId="0299AE71" w16cid:durableId="1F43CF50"/>
  <w16cid:commentId w16cid:paraId="63748C21" w16cid:durableId="1F0EB57A"/>
  <w16cid:commentId w16cid:paraId="6724685A" w16cid:durableId="1F0EF414"/>
  <w16cid:commentId w16cid:paraId="7720DA0B" w16cid:durableId="1F43CF53"/>
  <w16cid:commentId w16cid:paraId="774BA783" w16cid:durableId="1F43CF54"/>
  <w16cid:commentId w16cid:paraId="488DA811" w16cid:durableId="1F43CF55"/>
  <w16cid:commentId w16cid:paraId="285391D3" w16cid:durableId="1F1A0B43"/>
  <w16cid:commentId w16cid:paraId="5E4BD11A" w16cid:durableId="1F43CF57"/>
  <w16cid:commentId w16cid:paraId="469B712D" w16cid:durableId="1F43CF58"/>
  <w16cid:commentId w16cid:paraId="156B8263" w16cid:durableId="1F43CF59"/>
  <w16cid:commentId w16cid:paraId="6AA16D79" w16cid:durableId="1F43CF5A"/>
  <w16cid:commentId w16cid:paraId="2F1182A8" w16cid:durableId="1F43CF5B"/>
  <w16cid:commentId w16cid:paraId="28DCD610" w16cid:durableId="1F43CF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24EB0D" w14:textId="77777777" w:rsidR="002F7D8D" w:rsidRDefault="002F7D8D" w:rsidP="00BB1679">
      <w:r>
        <w:separator/>
      </w:r>
    </w:p>
  </w:endnote>
  <w:endnote w:type="continuationSeparator" w:id="0">
    <w:p w14:paraId="7E73C2E5" w14:textId="77777777" w:rsidR="002F7D8D" w:rsidRDefault="002F7D8D"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Roboto Black">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684845"/>
      <w:docPartObj>
        <w:docPartGallery w:val="Page Numbers (Bottom of Page)"/>
        <w:docPartUnique/>
      </w:docPartObj>
    </w:sdtPr>
    <w:sdtEndPr>
      <w:rPr>
        <w:noProof/>
      </w:rPr>
    </w:sdtEndPr>
    <w:sdtContent>
      <w:p w14:paraId="527F7C3B" w14:textId="20B2FB51" w:rsidR="00796E1C" w:rsidRDefault="00796E1C">
        <w:pPr>
          <w:pStyle w:val="Footer"/>
          <w:jc w:val="center"/>
        </w:pPr>
        <w:r>
          <w:fldChar w:fldCharType="begin"/>
        </w:r>
        <w:r>
          <w:instrText xml:space="preserve"> PAGE  \* Arabic  \* MERGEFORMAT </w:instrText>
        </w:r>
        <w:r>
          <w:fldChar w:fldCharType="separate"/>
        </w:r>
        <w:r>
          <w:rPr>
            <w:noProof/>
          </w:rPr>
          <w:t>7</w:t>
        </w:r>
        <w:r>
          <w:fldChar w:fldCharType="end"/>
        </w:r>
      </w:p>
    </w:sdtContent>
  </w:sdt>
  <w:p w14:paraId="283753AE" w14:textId="77777777" w:rsidR="00796E1C" w:rsidRDefault="00796E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627952"/>
      <w:docPartObj>
        <w:docPartGallery w:val="Page Numbers (Bottom of Page)"/>
        <w:docPartUnique/>
      </w:docPartObj>
    </w:sdtPr>
    <w:sdtEndPr>
      <w:rPr>
        <w:noProof/>
      </w:rPr>
    </w:sdtEndPr>
    <w:sdtContent>
      <w:p w14:paraId="70B9FDE9" w14:textId="72B6C238" w:rsidR="00796E1C" w:rsidRDefault="00796E1C">
        <w:pPr>
          <w:pStyle w:val="Footer"/>
          <w:jc w:val="center"/>
        </w:pPr>
        <w:r>
          <w:fldChar w:fldCharType="begin"/>
        </w:r>
        <w:r>
          <w:instrText xml:space="preserve"> PAGE  \* Arabic  \* MERGEFORMAT </w:instrText>
        </w:r>
        <w:r>
          <w:fldChar w:fldCharType="separate"/>
        </w:r>
        <w:r>
          <w:rPr>
            <w:noProof/>
          </w:rPr>
          <w:t>6</w:t>
        </w:r>
        <w:r>
          <w:fldChar w:fldCharType="end"/>
        </w:r>
      </w:p>
    </w:sdtContent>
  </w:sdt>
  <w:p w14:paraId="67985A1B" w14:textId="77777777" w:rsidR="00796E1C" w:rsidRDefault="00796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45BD3" w14:textId="77777777" w:rsidR="002F7D8D" w:rsidRDefault="002F7D8D" w:rsidP="00BB1679">
      <w:r>
        <w:separator/>
      </w:r>
    </w:p>
  </w:footnote>
  <w:footnote w:type="continuationSeparator" w:id="0">
    <w:p w14:paraId="5917D975" w14:textId="77777777" w:rsidR="002F7D8D" w:rsidRDefault="002F7D8D"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102"/>
    <w:multiLevelType w:val="hybridMultilevel"/>
    <w:tmpl w:val="5A1A102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84D"/>
    <w:multiLevelType w:val="hybridMultilevel"/>
    <w:tmpl w:val="AE5A4B6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2418"/>
    <w:multiLevelType w:val="hybridMultilevel"/>
    <w:tmpl w:val="B83A039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6F83"/>
    <w:multiLevelType w:val="hybridMultilevel"/>
    <w:tmpl w:val="6974FF8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32ABB"/>
    <w:multiLevelType w:val="hybridMultilevel"/>
    <w:tmpl w:val="1A20B7B6"/>
    <w:lvl w:ilvl="0" w:tplc="0409000F">
      <w:start w:val="1"/>
      <w:numFmt w:val="decimal"/>
      <w:lvlText w:val="%1."/>
      <w:lvlJc w:val="left"/>
      <w:pPr>
        <w:ind w:left="839" w:hanging="360"/>
      </w:pPr>
      <w:rPr>
        <w:rFont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072E1191"/>
    <w:multiLevelType w:val="hybridMultilevel"/>
    <w:tmpl w:val="1376DE4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A3ED5"/>
    <w:multiLevelType w:val="hybridMultilevel"/>
    <w:tmpl w:val="4F40B6E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275E9"/>
    <w:multiLevelType w:val="hybridMultilevel"/>
    <w:tmpl w:val="99DC0BA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A5E75"/>
    <w:multiLevelType w:val="hybridMultilevel"/>
    <w:tmpl w:val="012EA522"/>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4429B"/>
    <w:multiLevelType w:val="hybridMultilevel"/>
    <w:tmpl w:val="DDFA40D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845"/>
    <w:multiLevelType w:val="hybridMultilevel"/>
    <w:tmpl w:val="20FE307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1" w15:restartNumberingAfterBreak="0">
    <w:nsid w:val="14954847"/>
    <w:multiLevelType w:val="hybridMultilevel"/>
    <w:tmpl w:val="FD007166"/>
    <w:lvl w:ilvl="0" w:tplc="1000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71AEC"/>
    <w:multiLevelType w:val="hybridMultilevel"/>
    <w:tmpl w:val="FFE835B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195D7A"/>
    <w:multiLevelType w:val="hybridMultilevel"/>
    <w:tmpl w:val="C666B56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B0C85"/>
    <w:multiLevelType w:val="multilevel"/>
    <w:tmpl w:val="DB5622DA"/>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1AC53E8E"/>
    <w:multiLevelType w:val="hybridMultilevel"/>
    <w:tmpl w:val="10EA2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36136"/>
    <w:multiLevelType w:val="hybridMultilevel"/>
    <w:tmpl w:val="340E438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60F03"/>
    <w:multiLevelType w:val="multilevel"/>
    <w:tmpl w:val="527CB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5F3709"/>
    <w:multiLevelType w:val="hybridMultilevel"/>
    <w:tmpl w:val="35DEDA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94DFA"/>
    <w:multiLevelType w:val="hybridMultilevel"/>
    <w:tmpl w:val="4E8A64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3588D"/>
    <w:multiLevelType w:val="hybridMultilevel"/>
    <w:tmpl w:val="ACF6D4CA"/>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2AD03500"/>
    <w:multiLevelType w:val="hybridMultilevel"/>
    <w:tmpl w:val="F850D5E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E553D6"/>
    <w:multiLevelType w:val="hybridMultilevel"/>
    <w:tmpl w:val="E3DE7A2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42260"/>
    <w:multiLevelType w:val="hybridMultilevel"/>
    <w:tmpl w:val="02E8EFC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D46C6"/>
    <w:multiLevelType w:val="hybridMultilevel"/>
    <w:tmpl w:val="A2FE683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E241C"/>
    <w:multiLevelType w:val="hybridMultilevel"/>
    <w:tmpl w:val="0BD69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76FFA"/>
    <w:multiLevelType w:val="hybridMultilevel"/>
    <w:tmpl w:val="732613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4C16B0"/>
    <w:multiLevelType w:val="hybridMultilevel"/>
    <w:tmpl w:val="24B22F0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FF4A7A"/>
    <w:multiLevelType w:val="hybridMultilevel"/>
    <w:tmpl w:val="E690A7C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C4B"/>
    <w:multiLevelType w:val="hybridMultilevel"/>
    <w:tmpl w:val="439AE2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E255B"/>
    <w:multiLevelType w:val="hybridMultilevel"/>
    <w:tmpl w:val="9F8C450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E53703"/>
    <w:multiLevelType w:val="hybridMultilevel"/>
    <w:tmpl w:val="7E1675C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B1CC2"/>
    <w:multiLevelType w:val="hybridMultilevel"/>
    <w:tmpl w:val="F13E9EA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264C9"/>
    <w:multiLevelType w:val="hybridMultilevel"/>
    <w:tmpl w:val="7EDC5AB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063B9"/>
    <w:multiLevelType w:val="hybridMultilevel"/>
    <w:tmpl w:val="F05E036A"/>
    <w:lvl w:ilvl="0" w:tplc="6B12075C">
      <w:start w:val="1"/>
      <w:numFmt w:val="bullet"/>
      <w:lvlText w:val=""/>
      <w:lvlJc w:val="left"/>
      <w:pPr>
        <w:tabs>
          <w:tab w:val="num" w:pos="720"/>
        </w:tabs>
        <w:ind w:left="720" w:hanging="360"/>
      </w:pPr>
      <w:rPr>
        <w:rFonts w:ascii="Wingdings" w:hAnsi="Wingdings" w:hint="default"/>
      </w:rPr>
    </w:lvl>
    <w:lvl w:ilvl="1" w:tplc="946C93C0">
      <w:numFmt w:val="bullet"/>
      <w:lvlText w:val=""/>
      <w:lvlJc w:val="left"/>
      <w:pPr>
        <w:tabs>
          <w:tab w:val="num" w:pos="1440"/>
        </w:tabs>
        <w:ind w:left="1440" w:hanging="360"/>
      </w:pPr>
      <w:rPr>
        <w:rFonts w:ascii="Wingdings" w:hAnsi="Wingdings" w:hint="default"/>
      </w:rPr>
    </w:lvl>
    <w:lvl w:ilvl="2" w:tplc="C358BC68">
      <w:numFmt w:val="bullet"/>
      <w:lvlText w:val=""/>
      <w:lvlJc w:val="left"/>
      <w:pPr>
        <w:tabs>
          <w:tab w:val="num" w:pos="2160"/>
        </w:tabs>
        <w:ind w:left="2160" w:hanging="360"/>
      </w:pPr>
      <w:rPr>
        <w:rFonts w:ascii="Wingdings" w:hAnsi="Wingdings" w:hint="default"/>
      </w:rPr>
    </w:lvl>
    <w:lvl w:ilvl="3" w:tplc="9306B0EE" w:tentative="1">
      <w:start w:val="1"/>
      <w:numFmt w:val="bullet"/>
      <w:lvlText w:val=""/>
      <w:lvlJc w:val="left"/>
      <w:pPr>
        <w:tabs>
          <w:tab w:val="num" w:pos="2880"/>
        </w:tabs>
        <w:ind w:left="2880" w:hanging="360"/>
      </w:pPr>
      <w:rPr>
        <w:rFonts w:ascii="Wingdings" w:hAnsi="Wingdings" w:hint="default"/>
      </w:rPr>
    </w:lvl>
    <w:lvl w:ilvl="4" w:tplc="0FAEF230" w:tentative="1">
      <w:start w:val="1"/>
      <w:numFmt w:val="bullet"/>
      <w:lvlText w:val=""/>
      <w:lvlJc w:val="left"/>
      <w:pPr>
        <w:tabs>
          <w:tab w:val="num" w:pos="3600"/>
        </w:tabs>
        <w:ind w:left="3600" w:hanging="360"/>
      </w:pPr>
      <w:rPr>
        <w:rFonts w:ascii="Wingdings" w:hAnsi="Wingdings" w:hint="default"/>
      </w:rPr>
    </w:lvl>
    <w:lvl w:ilvl="5" w:tplc="AE56B3F6" w:tentative="1">
      <w:start w:val="1"/>
      <w:numFmt w:val="bullet"/>
      <w:lvlText w:val=""/>
      <w:lvlJc w:val="left"/>
      <w:pPr>
        <w:tabs>
          <w:tab w:val="num" w:pos="4320"/>
        </w:tabs>
        <w:ind w:left="4320" w:hanging="360"/>
      </w:pPr>
      <w:rPr>
        <w:rFonts w:ascii="Wingdings" w:hAnsi="Wingdings" w:hint="default"/>
      </w:rPr>
    </w:lvl>
    <w:lvl w:ilvl="6" w:tplc="5BD45A94" w:tentative="1">
      <w:start w:val="1"/>
      <w:numFmt w:val="bullet"/>
      <w:lvlText w:val=""/>
      <w:lvlJc w:val="left"/>
      <w:pPr>
        <w:tabs>
          <w:tab w:val="num" w:pos="5040"/>
        </w:tabs>
        <w:ind w:left="5040" w:hanging="360"/>
      </w:pPr>
      <w:rPr>
        <w:rFonts w:ascii="Wingdings" w:hAnsi="Wingdings" w:hint="default"/>
      </w:rPr>
    </w:lvl>
    <w:lvl w:ilvl="7" w:tplc="4F7A814A" w:tentative="1">
      <w:start w:val="1"/>
      <w:numFmt w:val="bullet"/>
      <w:lvlText w:val=""/>
      <w:lvlJc w:val="left"/>
      <w:pPr>
        <w:tabs>
          <w:tab w:val="num" w:pos="5760"/>
        </w:tabs>
        <w:ind w:left="5760" w:hanging="360"/>
      </w:pPr>
      <w:rPr>
        <w:rFonts w:ascii="Wingdings" w:hAnsi="Wingdings" w:hint="default"/>
      </w:rPr>
    </w:lvl>
    <w:lvl w:ilvl="8" w:tplc="5FD0355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5D5CEE"/>
    <w:multiLevelType w:val="hybridMultilevel"/>
    <w:tmpl w:val="A16AF506"/>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C100D"/>
    <w:multiLevelType w:val="hybridMultilevel"/>
    <w:tmpl w:val="F5ECFFF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B5FAE"/>
    <w:multiLevelType w:val="hybridMultilevel"/>
    <w:tmpl w:val="E4F88AC6"/>
    <w:lvl w:ilvl="0" w:tplc="0409000F">
      <w:start w:val="1"/>
      <w:numFmt w:val="decimal"/>
      <w:lvlText w:val="%1."/>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8" w15:restartNumberingAfterBreak="0">
    <w:nsid w:val="5AE2619F"/>
    <w:multiLevelType w:val="hybridMultilevel"/>
    <w:tmpl w:val="951C022E"/>
    <w:lvl w:ilvl="0" w:tplc="0409000F">
      <w:start w:val="1"/>
      <w:numFmt w:val="decimal"/>
      <w:lvlText w:val="%1."/>
      <w:lvlJc w:val="left"/>
      <w:pPr>
        <w:ind w:left="839" w:hanging="360"/>
      </w:pPr>
    </w:lvl>
    <w:lvl w:ilvl="1" w:tplc="04090019">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9" w15:restartNumberingAfterBreak="0">
    <w:nsid w:val="63A752A7"/>
    <w:multiLevelType w:val="hybridMultilevel"/>
    <w:tmpl w:val="167E2F68"/>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B12AC"/>
    <w:multiLevelType w:val="hybridMultilevel"/>
    <w:tmpl w:val="FD02CA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A60E1"/>
    <w:multiLevelType w:val="hybridMultilevel"/>
    <w:tmpl w:val="D354F0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45B09"/>
    <w:multiLevelType w:val="multilevel"/>
    <w:tmpl w:val="51D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C2500F"/>
    <w:multiLevelType w:val="hybridMultilevel"/>
    <w:tmpl w:val="96E6713A"/>
    <w:lvl w:ilvl="0" w:tplc="19F403FE">
      <w:start w:val="1"/>
      <w:numFmt w:val="bullet"/>
      <w:pStyle w:val="list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F450C"/>
    <w:multiLevelType w:val="hybridMultilevel"/>
    <w:tmpl w:val="215E7B8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5" w15:restartNumberingAfterBreak="0">
    <w:nsid w:val="73280412"/>
    <w:multiLevelType w:val="hybridMultilevel"/>
    <w:tmpl w:val="A76C4CD2"/>
    <w:lvl w:ilvl="0" w:tplc="0409000F">
      <w:start w:val="1"/>
      <w:numFmt w:val="decimal"/>
      <w:lvlText w:val="%1."/>
      <w:lvlJc w:val="left"/>
      <w:pPr>
        <w:ind w:left="839" w:hanging="360"/>
      </w:pPr>
    </w:lvl>
    <w:lvl w:ilvl="1" w:tplc="1000001B">
      <w:start w:val="1"/>
      <w:numFmt w:val="lowerRoman"/>
      <w:lvlText w:val="%2."/>
      <w:lvlJc w:val="righ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6" w15:restartNumberingAfterBreak="0">
    <w:nsid w:val="75F63D07"/>
    <w:multiLevelType w:val="hybridMultilevel"/>
    <w:tmpl w:val="0C80FDC4"/>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7" w15:restartNumberingAfterBreak="0">
    <w:nsid w:val="76903BE6"/>
    <w:multiLevelType w:val="hybridMultilevel"/>
    <w:tmpl w:val="D2464B6E"/>
    <w:lvl w:ilvl="0" w:tplc="34BC71D6">
      <w:start w:val="1"/>
      <w:numFmt w:val="bullet"/>
      <w:pStyle w:val="Title"/>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8" w15:restartNumberingAfterBreak="0">
    <w:nsid w:val="79115C98"/>
    <w:multiLevelType w:val="hybridMultilevel"/>
    <w:tmpl w:val="061CB5EE"/>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9" w15:restartNumberingAfterBreak="0">
    <w:nsid w:val="7FCB5811"/>
    <w:multiLevelType w:val="hybridMultilevel"/>
    <w:tmpl w:val="B210B6E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11"/>
  </w:num>
  <w:num w:numId="5">
    <w:abstractNumId w:val="47"/>
  </w:num>
  <w:num w:numId="6">
    <w:abstractNumId w:val="4"/>
  </w:num>
  <w:num w:numId="7">
    <w:abstractNumId w:val="46"/>
  </w:num>
  <w:num w:numId="8">
    <w:abstractNumId w:val="48"/>
  </w:num>
  <w:num w:numId="9">
    <w:abstractNumId w:val="20"/>
  </w:num>
  <w:num w:numId="10">
    <w:abstractNumId w:val="44"/>
  </w:num>
  <w:num w:numId="11">
    <w:abstractNumId w:val="10"/>
  </w:num>
  <w:num w:numId="12">
    <w:abstractNumId w:val="45"/>
  </w:num>
  <w:num w:numId="13">
    <w:abstractNumId w:val="42"/>
  </w:num>
  <w:num w:numId="14">
    <w:abstractNumId w:val="17"/>
  </w:num>
  <w:num w:numId="15">
    <w:abstractNumId w:val="37"/>
  </w:num>
  <w:num w:numId="16">
    <w:abstractNumId w:val="34"/>
  </w:num>
  <w:num w:numId="17">
    <w:abstractNumId w:val="38"/>
  </w:num>
  <w:num w:numId="18">
    <w:abstractNumId w:val="26"/>
  </w:num>
  <w:num w:numId="19">
    <w:abstractNumId w:val="40"/>
  </w:num>
  <w:num w:numId="20">
    <w:abstractNumId w:val="25"/>
  </w:num>
  <w:num w:numId="21">
    <w:abstractNumId w:val="49"/>
  </w:num>
  <w:num w:numId="22">
    <w:abstractNumId w:val="18"/>
  </w:num>
  <w:num w:numId="23">
    <w:abstractNumId w:val="31"/>
  </w:num>
  <w:num w:numId="24">
    <w:abstractNumId w:val="3"/>
  </w:num>
  <w:num w:numId="25">
    <w:abstractNumId w:val="15"/>
  </w:num>
  <w:num w:numId="26">
    <w:abstractNumId w:val="1"/>
  </w:num>
  <w:num w:numId="27">
    <w:abstractNumId w:val="7"/>
  </w:num>
  <w:num w:numId="28">
    <w:abstractNumId w:val="23"/>
  </w:num>
  <w:num w:numId="29">
    <w:abstractNumId w:val="22"/>
  </w:num>
  <w:num w:numId="30">
    <w:abstractNumId w:val="29"/>
  </w:num>
  <w:num w:numId="31">
    <w:abstractNumId w:val="9"/>
  </w:num>
  <w:num w:numId="32">
    <w:abstractNumId w:val="13"/>
  </w:num>
  <w:num w:numId="33">
    <w:abstractNumId w:val="33"/>
  </w:num>
  <w:num w:numId="34">
    <w:abstractNumId w:val="0"/>
  </w:num>
  <w:num w:numId="35">
    <w:abstractNumId w:val="2"/>
  </w:num>
  <w:num w:numId="36">
    <w:abstractNumId w:val="30"/>
  </w:num>
  <w:num w:numId="37">
    <w:abstractNumId w:val="24"/>
  </w:num>
  <w:num w:numId="38">
    <w:abstractNumId w:val="35"/>
  </w:num>
  <w:num w:numId="39">
    <w:abstractNumId w:val="28"/>
  </w:num>
  <w:num w:numId="40">
    <w:abstractNumId w:val="6"/>
  </w:num>
  <w:num w:numId="41">
    <w:abstractNumId w:val="36"/>
  </w:num>
  <w:num w:numId="42">
    <w:abstractNumId w:val="8"/>
  </w:num>
  <w:num w:numId="43">
    <w:abstractNumId w:val="12"/>
  </w:num>
  <w:num w:numId="44">
    <w:abstractNumId w:val="21"/>
  </w:num>
  <w:num w:numId="45">
    <w:abstractNumId w:val="5"/>
  </w:num>
  <w:num w:numId="46">
    <w:abstractNumId w:val="19"/>
  </w:num>
  <w:num w:numId="47">
    <w:abstractNumId w:val="41"/>
  </w:num>
  <w:num w:numId="48">
    <w:abstractNumId w:val="32"/>
  </w:num>
  <w:num w:numId="49">
    <w:abstractNumId w:val="27"/>
  </w:num>
  <w:num w:numId="50">
    <w:abstractNumId w:val="16"/>
  </w:num>
  <w:num w:numId="51">
    <w:abstractNumId w:val="3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r. Schütz">
    <w15:presenceInfo w15:providerId="AD" w15:userId="S-1-5-21-606747145-57989841-725345543-3730"/>
  </w15:person>
  <w15:person w15:author="Miguel Romero Karam">
    <w15:presenceInfo w15:providerId="None" w15:userId="Miguel Romero Karam"/>
  </w15:person>
  <w15:person w15:author="ga58wef">
    <w15:presenceInfo w15:providerId="None" w15:userId="ga58w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79"/>
    <w:rsid w:val="00002719"/>
    <w:rsid w:val="000042F3"/>
    <w:rsid w:val="00010012"/>
    <w:rsid w:val="000103F4"/>
    <w:rsid w:val="00010936"/>
    <w:rsid w:val="00010F8B"/>
    <w:rsid w:val="0001230D"/>
    <w:rsid w:val="0001271D"/>
    <w:rsid w:val="0001273F"/>
    <w:rsid w:val="00012E5F"/>
    <w:rsid w:val="000135D0"/>
    <w:rsid w:val="000136B7"/>
    <w:rsid w:val="00014675"/>
    <w:rsid w:val="000156B7"/>
    <w:rsid w:val="00021616"/>
    <w:rsid w:val="00021773"/>
    <w:rsid w:val="00022443"/>
    <w:rsid w:val="00022BEC"/>
    <w:rsid w:val="00023884"/>
    <w:rsid w:val="00023D0B"/>
    <w:rsid w:val="00025ECD"/>
    <w:rsid w:val="0003012A"/>
    <w:rsid w:val="000312C5"/>
    <w:rsid w:val="000315B8"/>
    <w:rsid w:val="000315C9"/>
    <w:rsid w:val="00034074"/>
    <w:rsid w:val="000343CC"/>
    <w:rsid w:val="00034538"/>
    <w:rsid w:val="00035741"/>
    <w:rsid w:val="00036B1A"/>
    <w:rsid w:val="00036E87"/>
    <w:rsid w:val="000371D7"/>
    <w:rsid w:val="00037345"/>
    <w:rsid w:val="00037A50"/>
    <w:rsid w:val="00041F47"/>
    <w:rsid w:val="0004241B"/>
    <w:rsid w:val="00042523"/>
    <w:rsid w:val="00042966"/>
    <w:rsid w:val="000432B4"/>
    <w:rsid w:val="00045BFE"/>
    <w:rsid w:val="0004753A"/>
    <w:rsid w:val="00050423"/>
    <w:rsid w:val="00050C13"/>
    <w:rsid w:val="00051722"/>
    <w:rsid w:val="000519D6"/>
    <w:rsid w:val="00054532"/>
    <w:rsid w:val="00054B10"/>
    <w:rsid w:val="00054FD6"/>
    <w:rsid w:val="0005534C"/>
    <w:rsid w:val="0005536B"/>
    <w:rsid w:val="0005728F"/>
    <w:rsid w:val="000575AD"/>
    <w:rsid w:val="000579CA"/>
    <w:rsid w:val="00057AED"/>
    <w:rsid w:val="000600DB"/>
    <w:rsid w:val="00060268"/>
    <w:rsid w:val="00060305"/>
    <w:rsid w:val="000607AF"/>
    <w:rsid w:val="00060824"/>
    <w:rsid w:val="000609BC"/>
    <w:rsid w:val="000610B7"/>
    <w:rsid w:val="000619DA"/>
    <w:rsid w:val="00061CC6"/>
    <w:rsid w:val="00062464"/>
    <w:rsid w:val="0006338F"/>
    <w:rsid w:val="00063580"/>
    <w:rsid w:val="00063712"/>
    <w:rsid w:val="000645B9"/>
    <w:rsid w:val="00064737"/>
    <w:rsid w:val="00064A2C"/>
    <w:rsid w:val="0006577B"/>
    <w:rsid w:val="00066DF7"/>
    <w:rsid w:val="0006727A"/>
    <w:rsid w:val="00067483"/>
    <w:rsid w:val="00067A13"/>
    <w:rsid w:val="00070ABF"/>
    <w:rsid w:val="00071289"/>
    <w:rsid w:val="00073BA5"/>
    <w:rsid w:val="000748F0"/>
    <w:rsid w:val="00075D0B"/>
    <w:rsid w:val="00076FDB"/>
    <w:rsid w:val="000800F3"/>
    <w:rsid w:val="00081597"/>
    <w:rsid w:val="000816F3"/>
    <w:rsid w:val="00081BDF"/>
    <w:rsid w:val="00082617"/>
    <w:rsid w:val="000828AD"/>
    <w:rsid w:val="00082A57"/>
    <w:rsid w:val="00083365"/>
    <w:rsid w:val="00086044"/>
    <w:rsid w:val="00086190"/>
    <w:rsid w:val="0008654C"/>
    <w:rsid w:val="00086E45"/>
    <w:rsid w:val="000917F0"/>
    <w:rsid w:val="00093181"/>
    <w:rsid w:val="000931FC"/>
    <w:rsid w:val="0009369C"/>
    <w:rsid w:val="000937B9"/>
    <w:rsid w:val="00094088"/>
    <w:rsid w:val="00094506"/>
    <w:rsid w:val="0009483F"/>
    <w:rsid w:val="00095E6A"/>
    <w:rsid w:val="0009651E"/>
    <w:rsid w:val="000A0131"/>
    <w:rsid w:val="000A0216"/>
    <w:rsid w:val="000A03E9"/>
    <w:rsid w:val="000A43F6"/>
    <w:rsid w:val="000A6ED8"/>
    <w:rsid w:val="000A78A6"/>
    <w:rsid w:val="000B0971"/>
    <w:rsid w:val="000B0A5D"/>
    <w:rsid w:val="000B138D"/>
    <w:rsid w:val="000B16AB"/>
    <w:rsid w:val="000B1A92"/>
    <w:rsid w:val="000B21CF"/>
    <w:rsid w:val="000B365D"/>
    <w:rsid w:val="000B483D"/>
    <w:rsid w:val="000B4AB0"/>
    <w:rsid w:val="000B5F99"/>
    <w:rsid w:val="000B6411"/>
    <w:rsid w:val="000B6DDC"/>
    <w:rsid w:val="000B7990"/>
    <w:rsid w:val="000C0282"/>
    <w:rsid w:val="000C043E"/>
    <w:rsid w:val="000C0577"/>
    <w:rsid w:val="000C1DD2"/>
    <w:rsid w:val="000C28E2"/>
    <w:rsid w:val="000C56E3"/>
    <w:rsid w:val="000C5F17"/>
    <w:rsid w:val="000C629D"/>
    <w:rsid w:val="000D15D5"/>
    <w:rsid w:val="000D263C"/>
    <w:rsid w:val="000D2CCB"/>
    <w:rsid w:val="000D2DCE"/>
    <w:rsid w:val="000D3604"/>
    <w:rsid w:val="000D3B26"/>
    <w:rsid w:val="000D41A1"/>
    <w:rsid w:val="000D516A"/>
    <w:rsid w:val="000D51C1"/>
    <w:rsid w:val="000D5C29"/>
    <w:rsid w:val="000D6B7E"/>
    <w:rsid w:val="000D6F48"/>
    <w:rsid w:val="000D7478"/>
    <w:rsid w:val="000D787C"/>
    <w:rsid w:val="000E3B2C"/>
    <w:rsid w:val="000E3E3D"/>
    <w:rsid w:val="000E402F"/>
    <w:rsid w:val="000E4ADD"/>
    <w:rsid w:val="000E4D1A"/>
    <w:rsid w:val="000E5355"/>
    <w:rsid w:val="000E548F"/>
    <w:rsid w:val="000E66C1"/>
    <w:rsid w:val="000E6B12"/>
    <w:rsid w:val="000E6DFA"/>
    <w:rsid w:val="000F05AA"/>
    <w:rsid w:val="000F06C7"/>
    <w:rsid w:val="000F0F53"/>
    <w:rsid w:val="000F1D1F"/>
    <w:rsid w:val="000F4552"/>
    <w:rsid w:val="000F6D79"/>
    <w:rsid w:val="001001F6"/>
    <w:rsid w:val="00100CFF"/>
    <w:rsid w:val="00100D6A"/>
    <w:rsid w:val="001037E4"/>
    <w:rsid w:val="00104709"/>
    <w:rsid w:val="001057C7"/>
    <w:rsid w:val="001057D4"/>
    <w:rsid w:val="00106707"/>
    <w:rsid w:val="00106B89"/>
    <w:rsid w:val="00110232"/>
    <w:rsid w:val="0011086E"/>
    <w:rsid w:val="001134C4"/>
    <w:rsid w:val="00113A4C"/>
    <w:rsid w:val="00113F9E"/>
    <w:rsid w:val="00114412"/>
    <w:rsid w:val="00115ACB"/>
    <w:rsid w:val="00116B2B"/>
    <w:rsid w:val="00116CDA"/>
    <w:rsid w:val="001170B0"/>
    <w:rsid w:val="0011795F"/>
    <w:rsid w:val="00120C48"/>
    <w:rsid w:val="00121143"/>
    <w:rsid w:val="00121341"/>
    <w:rsid w:val="00123B1A"/>
    <w:rsid w:val="00123EA1"/>
    <w:rsid w:val="00124F93"/>
    <w:rsid w:val="00126032"/>
    <w:rsid w:val="001261A8"/>
    <w:rsid w:val="001267AA"/>
    <w:rsid w:val="00127DFD"/>
    <w:rsid w:val="001301AC"/>
    <w:rsid w:val="00132D31"/>
    <w:rsid w:val="001344A1"/>
    <w:rsid w:val="00134608"/>
    <w:rsid w:val="001353B3"/>
    <w:rsid w:val="00135A06"/>
    <w:rsid w:val="00136D7E"/>
    <w:rsid w:val="00136DCB"/>
    <w:rsid w:val="0013741F"/>
    <w:rsid w:val="001379A3"/>
    <w:rsid w:val="0014030C"/>
    <w:rsid w:val="0014307F"/>
    <w:rsid w:val="00143210"/>
    <w:rsid w:val="00143307"/>
    <w:rsid w:val="00143DC6"/>
    <w:rsid w:val="00144B34"/>
    <w:rsid w:val="00145344"/>
    <w:rsid w:val="00145D69"/>
    <w:rsid w:val="00146454"/>
    <w:rsid w:val="001474BE"/>
    <w:rsid w:val="00147A24"/>
    <w:rsid w:val="00150860"/>
    <w:rsid w:val="00151E99"/>
    <w:rsid w:val="00153B02"/>
    <w:rsid w:val="0015540A"/>
    <w:rsid w:val="00155969"/>
    <w:rsid w:val="00160061"/>
    <w:rsid w:val="001615F3"/>
    <w:rsid w:val="00161AC1"/>
    <w:rsid w:val="00161DBF"/>
    <w:rsid w:val="001628D7"/>
    <w:rsid w:val="00162E35"/>
    <w:rsid w:val="00163040"/>
    <w:rsid w:val="001644D8"/>
    <w:rsid w:val="001656CF"/>
    <w:rsid w:val="00166281"/>
    <w:rsid w:val="001670EC"/>
    <w:rsid w:val="00170937"/>
    <w:rsid w:val="001719E2"/>
    <w:rsid w:val="00171BD4"/>
    <w:rsid w:val="00171C47"/>
    <w:rsid w:val="001723F9"/>
    <w:rsid w:val="00173EC1"/>
    <w:rsid w:val="00175912"/>
    <w:rsid w:val="00176116"/>
    <w:rsid w:val="001775A1"/>
    <w:rsid w:val="001776F7"/>
    <w:rsid w:val="00180DBD"/>
    <w:rsid w:val="001812EF"/>
    <w:rsid w:val="0018189A"/>
    <w:rsid w:val="001819ED"/>
    <w:rsid w:val="00182270"/>
    <w:rsid w:val="00183238"/>
    <w:rsid w:val="001843DE"/>
    <w:rsid w:val="00184778"/>
    <w:rsid w:val="00184862"/>
    <w:rsid w:val="0018684A"/>
    <w:rsid w:val="00186B54"/>
    <w:rsid w:val="001908CF"/>
    <w:rsid w:val="0019094F"/>
    <w:rsid w:val="00190E72"/>
    <w:rsid w:val="00191AB5"/>
    <w:rsid w:val="00191DB6"/>
    <w:rsid w:val="0019310B"/>
    <w:rsid w:val="0019411D"/>
    <w:rsid w:val="0019437A"/>
    <w:rsid w:val="00194863"/>
    <w:rsid w:val="00197FBB"/>
    <w:rsid w:val="001A0235"/>
    <w:rsid w:val="001A29AA"/>
    <w:rsid w:val="001A2B8B"/>
    <w:rsid w:val="001A2E3D"/>
    <w:rsid w:val="001A3D90"/>
    <w:rsid w:val="001A5438"/>
    <w:rsid w:val="001A6482"/>
    <w:rsid w:val="001A722F"/>
    <w:rsid w:val="001A725B"/>
    <w:rsid w:val="001A7E6C"/>
    <w:rsid w:val="001B13FA"/>
    <w:rsid w:val="001B1F8D"/>
    <w:rsid w:val="001B2CE5"/>
    <w:rsid w:val="001B2F8B"/>
    <w:rsid w:val="001B49AC"/>
    <w:rsid w:val="001B4C19"/>
    <w:rsid w:val="001B5CAA"/>
    <w:rsid w:val="001C004B"/>
    <w:rsid w:val="001C098E"/>
    <w:rsid w:val="001C1447"/>
    <w:rsid w:val="001C61C1"/>
    <w:rsid w:val="001C6FF8"/>
    <w:rsid w:val="001C7B64"/>
    <w:rsid w:val="001D1D0B"/>
    <w:rsid w:val="001D27AD"/>
    <w:rsid w:val="001D28AA"/>
    <w:rsid w:val="001D2D8D"/>
    <w:rsid w:val="001D42AD"/>
    <w:rsid w:val="001D5182"/>
    <w:rsid w:val="001D53DD"/>
    <w:rsid w:val="001E05D7"/>
    <w:rsid w:val="001E0602"/>
    <w:rsid w:val="001E2F29"/>
    <w:rsid w:val="001E2FBC"/>
    <w:rsid w:val="001E3C1C"/>
    <w:rsid w:val="001E404A"/>
    <w:rsid w:val="001E41D8"/>
    <w:rsid w:val="001E4DEB"/>
    <w:rsid w:val="001E5438"/>
    <w:rsid w:val="001E5CC4"/>
    <w:rsid w:val="001E60A4"/>
    <w:rsid w:val="001E6DC4"/>
    <w:rsid w:val="001E715F"/>
    <w:rsid w:val="001E752E"/>
    <w:rsid w:val="001F0580"/>
    <w:rsid w:val="001F1084"/>
    <w:rsid w:val="001F15AE"/>
    <w:rsid w:val="001F19CA"/>
    <w:rsid w:val="001F27F0"/>
    <w:rsid w:val="001F3189"/>
    <w:rsid w:val="001F44C1"/>
    <w:rsid w:val="001F4A8E"/>
    <w:rsid w:val="001F5850"/>
    <w:rsid w:val="001F65FF"/>
    <w:rsid w:val="001F67B2"/>
    <w:rsid w:val="001F6DFD"/>
    <w:rsid w:val="001F6E0E"/>
    <w:rsid w:val="001F6EB5"/>
    <w:rsid w:val="001F7A3D"/>
    <w:rsid w:val="00201D6D"/>
    <w:rsid w:val="002031A1"/>
    <w:rsid w:val="00203714"/>
    <w:rsid w:val="002042B2"/>
    <w:rsid w:val="0020512D"/>
    <w:rsid w:val="00207039"/>
    <w:rsid w:val="00207BAF"/>
    <w:rsid w:val="00207EEE"/>
    <w:rsid w:val="0021074D"/>
    <w:rsid w:val="0021088E"/>
    <w:rsid w:val="002125F9"/>
    <w:rsid w:val="00212F64"/>
    <w:rsid w:val="00215520"/>
    <w:rsid w:val="00216269"/>
    <w:rsid w:val="0022276D"/>
    <w:rsid w:val="00222D3C"/>
    <w:rsid w:val="00223297"/>
    <w:rsid w:val="00223CC2"/>
    <w:rsid w:val="002246C7"/>
    <w:rsid w:val="0022598D"/>
    <w:rsid w:val="00225FA8"/>
    <w:rsid w:val="002264D3"/>
    <w:rsid w:val="00226874"/>
    <w:rsid w:val="00226F4B"/>
    <w:rsid w:val="00226FBA"/>
    <w:rsid w:val="002279B7"/>
    <w:rsid w:val="002306A0"/>
    <w:rsid w:val="00234CE9"/>
    <w:rsid w:val="00235673"/>
    <w:rsid w:val="002364AB"/>
    <w:rsid w:val="002367E0"/>
    <w:rsid w:val="002412D0"/>
    <w:rsid w:val="00241ECD"/>
    <w:rsid w:val="00242106"/>
    <w:rsid w:val="00242794"/>
    <w:rsid w:val="002448C6"/>
    <w:rsid w:val="00247299"/>
    <w:rsid w:val="00247EF3"/>
    <w:rsid w:val="002524AD"/>
    <w:rsid w:val="00253ED3"/>
    <w:rsid w:val="002555A6"/>
    <w:rsid w:val="00256D13"/>
    <w:rsid w:val="00256F07"/>
    <w:rsid w:val="00260606"/>
    <w:rsid w:val="00260B70"/>
    <w:rsid w:val="002620A6"/>
    <w:rsid w:val="00262348"/>
    <w:rsid w:val="00262FA5"/>
    <w:rsid w:val="002648DB"/>
    <w:rsid w:val="00265588"/>
    <w:rsid w:val="00266466"/>
    <w:rsid w:val="00266F16"/>
    <w:rsid w:val="002679C9"/>
    <w:rsid w:val="00267A9C"/>
    <w:rsid w:val="00267AA6"/>
    <w:rsid w:val="0027002C"/>
    <w:rsid w:val="0027210A"/>
    <w:rsid w:val="002721CB"/>
    <w:rsid w:val="00273CFF"/>
    <w:rsid w:val="00275FC6"/>
    <w:rsid w:val="002767E0"/>
    <w:rsid w:val="00276B1C"/>
    <w:rsid w:val="0027745B"/>
    <w:rsid w:val="00280A74"/>
    <w:rsid w:val="002814AA"/>
    <w:rsid w:val="00283D44"/>
    <w:rsid w:val="0028438F"/>
    <w:rsid w:val="0028528A"/>
    <w:rsid w:val="00286A47"/>
    <w:rsid w:val="00286B08"/>
    <w:rsid w:val="00286F71"/>
    <w:rsid w:val="00287D23"/>
    <w:rsid w:val="00290A40"/>
    <w:rsid w:val="00291720"/>
    <w:rsid w:val="00292560"/>
    <w:rsid w:val="002928A3"/>
    <w:rsid w:val="00297051"/>
    <w:rsid w:val="002974DE"/>
    <w:rsid w:val="00297AD1"/>
    <w:rsid w:val="002A0259"/>
    <w:rsid w:val="002A0FDD"/>
    <w:rsid w:val="002A12DA"/>
    <w:rsid w:val="002A3123"/>
    <w:rsid w:val="002A341E"/>
    <w:rsid w:val="002A34A1"/>
    <w:rsid w:val="002A3513"/>
    <w:rsid w:val="002A4390"/>
    <w:rsid w:val="002A45F6"/>
    <w:rsid w:val="002A67A7"/>
    <w:rsid w:val="002A718F"/>
    <w:rsid w:val="002B026E"/>
    <w:rsid w:val="002B0412"/>
    <w:rsid w:val="002B1DEB"/>
    <w:rsid w:val="002B2E70"/>
    <w:rsid w:val="002B40E8"/>
    <w:rsid w:val="002B42E6"/>
    <w:rsid w:val="002B4CEB"/>
    <w:rsid w:val="002B4DB3"/>
    <w:rsid w:val="002B50D2"/>
    <w:rsid w:val="002B6CED"/>
    <w:rsid w:val="002C0D59"/>
    <w:rsid w:val="002C0F38"/>
    <w:rsid w:val="002C1A1C"/>
    <w:rsid w:val="002C2BDD"/>
    <w:rsid w:val="002C466C"/>
    <w:rsid w:val="002C4DCA"/>
    <w:rsid w:val="002C51BB"/>
    <w:rsid w:val="002C586B"/>
    <w:rsid w:val="002C5E48"/>
    <w:rsid w:val="002C7F88"/>
    <w:rsid w:val="002D04A5"/>
    <w:rsid w:val="002D079A"/>
    <w:rsid w:val="002D0DC2"/>
    <w:rsid w:val="002D3271"/>
    <w:rsid w:val="002D3BBB"/>
    <w:rsid w:val="002D5E2F"/>
    <w:rsid w:val="002D61B9"/>
    <w:rsid w:val="002D7566"/>
    <w:rsid w:val="002E06FB"/>
    <w:rsid w:val="002E191C"/>
    <w:rsid w:val="002E27CB"/>
    <w:rsid w:val="002E2A82"/>
    <w:rsid w:val="002E3631"/>
    <w:rsid w:val="002E3996"/>
    <w:rsid w:val="002E3B57"/>
    <w:rsid w:val="002E3C72"/>
    <w:rsid w:val="002E3ED1"/>
    <w:rsid w:val="002E4A88"/>
    <w:rsid w:val="002E53AF"/>
    <w:rsid w:val="002E5F67"/>
    <w:rsid w:val="002E5FB3"/>
    <w:rsid w:val="002E60BB"/>
    <w:rsid w:val="002E61DF"/>
    <w:rsid w:val="002E7353"/>
    <w:rsid w:val="002E777D"/>
    <w:rsid w:val="002F0F2F"/>
    <w:rsid w:val="002F1A7A"/>
    <w:rsid w:val="002F2BE0"/>
    <w:rsid w:val="002F2F6D"/>
    <w:rsid w:val="002F45FF"/>
    <w:rsid w:val="002F46FF"/>
    <w:rsid w:val="002F499C"/>
    <w:rsid w:val="002F4C3F"/>
    <w:rsid w:val="002F4EA0"/>
    <w:rsid w:val="002F4F51"/>
    <w:rsid w:val="002F54FF"/>
    <w:rsid w:val="002F5A48"/>
    <w:rsid w:val="002F5E49"/>
    <w:rsid w:val="002F7D8D"/>
    <w:rsid w:val="00300AC4"/>
    <w:rsid w:val="00302874"/>
    <w:rsid w:val="003029A0"/>
    <w:rsid w:val="003030AA"/>
    <w:rsid w:val="00303796"/>
    <w:rsid w:val="00304DA3"/>
    <w:rsid w:val="00306353"/>
    <w:rsid w:val="0030735C"/>
    <w:rsid w:val="003074E6"/>
    <w:rsid w:val="00307C6E"/>
    <w:rsid w:val="00310A04"/>
    <w:rsid w:val="00311C03"/>
    <w:rsid w:val="003130B0"/>
    <w:rsid w:val="003135FA"/>
    <w:rsid w:val="003139B5"/>
    <w:rsid w:val="003139CC"/>
    <w:rsid w:val="0031430B"/>
    <w:rsid w:val="003155B4"/>
    <w:rsid w:val="003167B5"/>
    <w:rsid w:val="00316D22"/>
    <w:rsid w:val="00316E70"/>
    <w:rsid w:val="00317F54"/>
    <w:rsid w:val="0032118A"/>
    <w:rsid w:val="00322B02"/>
    <w:rsid w:val="00323B90"/>
    <w:rsid w:val="003255B0"/>
    <w:rsid w:val="00327B87"/>
    <w:rsid w:val="00327F5C"/>
    <w:rsid w:val="003308EB"/>
    <w:rsid w:val="00330AEE"/>
    <w:rsid w:val="003325BD"/>
    <w:rsid w:val="00332E0A"/>
    <w:rsid w:val="00333239"/>
    <w:rsid w:val="00333719"/>
    <w:rsid w:val="0033373E"/>
    <w:rsid w:val="0033438F"/>
    <w:rsid w:val="00334F54"/>
    <w:rsid w:val="003359A8"/>
    <w:rsid w:val="00335D03"/>
    <w:rsid w:val="00337718"/>
    <w:rsid w:val="00337B8A"/>
    <w:rsid w:val="003401B6"/>
    <w:rsid w:val="003413A1"/>
    <w:rsid w:val="00341EF9"/>
    <w:rsid w:val="00342C29"/>
    <w:rsid w:val="00342D53"/>
    <w:rsid w:val="00344873"/>
    <w:rsid w:val="00344DFE"/>
    <w:rsid w:val="00345C43"/>
    <w:rsid w:val="00347908"/>
    <w:rsid w:val="003505CB"/>
    <w:rsid w:val="0035131A"/>
    <w:rsid w:val="003526CA"/>
    <w:rsid w:val="00352A24"/>
    <w:rsid w:val="00352BFD"/>
    <w:rsid w:val="00353B15"/>
    <w:rsid w:val="00354381"/>
    <w:rsid w:val="0035473D"/>
    <w:rsid w:val="00354F1D"/>
    <w:rsid w:val="003559B8"/>
    <w:rsid w:val="00356132"/>
    <w:rsid w:val="003565E3"/>
    <w:rsid w:val="0036155E"/>
    <w:rsid w:val="0036413D"/>
    <w:rsid w:val="00364252"/>
    <w:rsid w:val="00364716"/>
    <w:rsid w:val="003648D9"/>
    <w:rsid w:val="003654A8"/>
    <w:rsid w:val="00366B59"/>
    <w:rsid w:val="00367A11"/>
    <w:rsid w:val="00370212"/>
    <w:rsid w:val="00371134"/>
    <w:rsid w:val="0037356F"/>
    <w:rsid w:val="00375696"/>
    <w:rsid w:val="00375ADD"/>
    <w:rsid w:val="00376544"/>
    <w:rsid w:val="00380079"/>
    <w:rsid w:val="00381BEB"/>
    <w:rsid w:val="00382147"/>
    <w:rsid w:val="00383401"/>
    <w:rsid w:val="0038375D"/>
    <w:rsid w:val="003841C7"/>
    <w:rsid w:val="00385932"/>
    <w:rsid w:val="00385C6D"/>
    <w:rsid w:val="00386042"/>
    <w:rsid w:val="003869C6"/>
    <w:rsid w:val="00387BFD"/>
    <w:rsid w:val="00390F14"/>
    <w:rsid w:val="00390F1D"/>
    <w:rsid w:val="003910A6"/>
    <w:rsid w:val="00391C4F"/>
    <w:rsid w:val="00391FE7"/>
    <w:rsid w:val="00393211"/>
    <w:rsid w:val="0039418C"/>
    <w:rsid w:val="003947C9"/>
    <w:rsid w:val="00395717"/>
    <w:rsid w:val="00395FFC"/>
    <w:rsid w:val="00397DE1"/>
    <w:rsid w:val="003A0B8F"/>
    <w:rsid w:val="003A1BCE"/>
    <w:rsid w:val="003A1ED0"/>
    <w:rsid w:val="003A255E"/>
    <w:rsid w:val="003A3484"/>
    <w:rsid w:val="003A4E1C"/>
    <w:rsid w:val="003A5125"/>
    <w:rsid w:val="003A596D"/>
    <w:rsid w:val="003A5C07"/>
    <w:rsid w:val="003A60AE"/>
    <w:rsid w:val="003A612E"/>
    <w:rsid w:val="003A6E1A"/>
    <w:rsid w:val="003A71BD"/>
    <w:rsid w:val="003A7881"/>
    <w:rsid w:val="003B00BC"/>
    <w:rsid w:val="003B4F3C"/>
    <w:rsid w:val="003B6751"/>
    <w:rsid w:val="003B6766"/>
    <w:rsid w:val="003C05CA"/>
    <w:rsid w:val="003C180C"/>
    <w:rsid w:val="003C1DAB"/>
    <w:rsid w:val="003C311B"/>
    <w:rsid w:val="003C3F93"/>
    <w:rsid w:val="003C5D5D"/>
    <w:rsid w:val="003C7412"/>
    <w:rsid w:val="003C7570"/>
    <w:rsid w:val="003D18D5"/>
    <w:rsid w:val="003D1E6C"/>
    <w:rsid w:val="003D5944"/>
    <w:rsid w:val="003D65CA"/>
    <w:rsid w:val="003D78CD"/>
    <w:rsid w:val="003E06B4"/>
    <w:rsid w:val="003E2710"/>
    <w:rsid w:val="003E3A66"/>
    <w:rsid w:val="003E459C"/>
    <w:rsid w:val="003E55BA"/>
    <w:rsid w:val="003E6641"/>
    <w:rsid w:val="003E6C0D"/>
    <w:rsid w:val="003E7992"/>
    <w:rsid w:val="003F00C4"/>
    <w:rsid w:val="003F201E"/>
    <w:rsid w:val="003F29D3"/>
    <w:rsid w:val="003F2E04"/>
    <w:rsid w:val="003F67CD"/>
    <w:rsid w:val="003F696A"/>
    <w:rsid w:val="003F6B31"/>
    <w:rsid w:val="003F758B"/>
    <w:rsid w:val="003F78A0"/>
    <w:rsid w:val="0040027C"/>
    <w:rsid w:val="00401243"/>
    <w:rsid w:val="004033EB"/>
    <w:rsid w:val="00405ECF"/>
    <w:rsid w:val="00406AF3"/>
    <w:rsid w:val="00407B88"/>
    <w:rsid w:val="00407FEF"/>
    <w:rsid w:val="0041108B"/>
    <w:rsid w:val="00411AF5"/>
    <w:rsid w:val="00412598"/>
    <w:rsid w:val="00413543"/>
    <w:rsid w:val="00413B6F"/>
    <w:rsid w:val="00414CC6"/>
    <w:rsid w:val="00414FFE"/>
    <w:rsid w:val="004152EA"/>
    <w:rsid w:val="0041580C"/>
    <w:rsid w:val="004166E1"/>
    <w:rsid w:val="00416C51"/>
    <w:rsid w:val="00417209"/>
    <w:rsid w:val="004173CB"/>
    <w:rsid w:val="004174C6"/>
    <w:rsid w:val="00421783"/>
    <w:rsid w:val="0042289A"/>
    <w:rsid w:val="00422ABC"/>
    <w:rsid w:val="00422F35"/>
    <w:rsid w:val="0042325A"/>
    <w:rsid w:val="004256A8"/>
    <w:rsid w:val="00425F68"/>
    <w:rsid w:val="00426E7B"/>
    <w:rsid w:val="0042751B"/>
    <w:rsid w:val="00427EE9"/>
    <w:rsid w:val="00427FB2"/>
    <w:rsid w:val="004309F7"/>
    <w:rsid w:val="00430B49"/>
    <w:rsid w:val="00431DFE"/>
    <w:rsid w:val="00432032"/>
    <w:rsid w:val="00432068"/>
    <w:rsid w:val="00432482"/>
    <w:rsid w:val="00432AB3"/>
    <w:rsid w:val="0043402E"/>
    <w:rsid w:val="00434E7B"/>
    <w:rsid w:val="00435099"/>
    <w:rsid w:val="00436286"/>
    <w:rsid w:val="0043669F"/>
    <w:rsid w:val="00436C86"/>
    <w:rsid w:val="00440F27"/>
    <w:rsid w:val="00441FE0"/>
    <w:rsid w:val="00442679"/>
    <w:rsid w:val="004426E0"/>
    <w:rsid w:val="00442949"/>
    <w:rsid w:val="00442B2F"/>
    <w:rsid w:val="00442BE3"/>
    <w:rsid w:val="00444C05"/>
    <w:rsid w:val="00445255"/>
    <w:rsid w:val="0044743A"/>
    <w:rsid w:val="00450159"/>
    <w:rsid w:val="0045125C"/>
    <w:rsid w:val="0045167F"/>
    <w:rsid w:val="00451841"/>
    <w:rsid w:val="00451856"/>
    <w:rsid w:val="0045272F"/>
    <w:rsid w:val="0045414D"/>
    <w:rsid w:val="00454A8D"/>
    <w:rsid w:val="00455B1F"/>
    <w:rsid w:val="00455BA0"/>
    <w:rsid w:val="0045648D"/>
    <w:rsid w:val="00460CB7"/>
    <w:rsid w:val="00461690"/>
    <w:rsid w:val="00461997"/>
    <w:rsid w:val="00462023"/>
    <w:rsid w:val="0046356F"/>
    <w:rsid w:val="00463C23"/>
    <w:rsid w:val="00464163"/>
    <w:rsid w:val="004652A5"/>
    <w:rsid w:val="00465768"/>
    <w:rsid w:val="00466903"/>
    <w:rsid w:val="00466A4E"/>
    <w:rsid w:val="00466B00"/>
    <w:rsid w:val="00470C59"/>
    <w:rsid w:val="00471856"/>
    <w:rsid w:val="004718D5"/>
    <w:rsid w:val="00471956"/>
    <w:rsid w:val="004722F0"/>
    <w:rsid w:val="00472B62"/>
    <w:rsid w:val="00473296"/>
    <w:rsid w:val="004740F7"/>
    <w:rsid w:val="00475702"/>
    <w:rsid w:val="00475AA7"/>
    <w:rsid w:val="00480C35"/>
    <w:rsid w:val="00481257"/>
    <w:rsid w:val="004814EC"/>
    <w:rsid w:val="00486D1A"/>
    <w:rsid w:val="00487911"/>
    <w:rsid w:val="004913A9"/>
    <w:rsid w:val="004925AD"/>
    <w:rsid w:val="004929DF"/>
    <w:rsid w:val="0049331A"/>
    <w:rsid w:val="004937FC"/>
    <w:rsid w:val="00495B7C"/>
    <w:rsid w:val="00495DE3"/>
    <w:rsid w:val="00496447"/>
    <w:rsid w:val="004A09F2"/>
    <w:rsid w:val="004A2BB2"/>
    <w:rsid w:val="004A383A"/>
    <w:rsid w:val="004A4C71"/>
    <w:rsid w:val="004A5EE8"/>
    <w:rsid w:val="004B166A"/>
    <w:rsid w:val="004B2251"/>
    <w:rsid w:val="004B301A"/>
    <w:rsid w:val="004B6B33"/>
    <w:rsid w:val="004C11F7"/>
    <w:rsid w:val="004C1EBB"/>
    <w:rsid w:val="004C2273"/>
    <w:rsid w:val="004C2AAA"/>
    <w:rsid w:val="004C31C7"/>
    <w:rsid w:val="004C36E6"/>
    <w:rsid w:val="004C43EC"/>
    <w:rsid w:val="004C4B1B"/>
    <w:rsid w:val="004C67BE"/>
    <w:rsid w:val="004D06C9"/>
    <w:rsid w:val="004D0875"/>
    <w:rsid w:val="004D256C"/>
    <w:rsid w:val="004D415F"/>
    <w:rsid w:val="004D480E"/>
    <w:rsid w:val="004D6979"/>
    <w:rsid w:val="004D6FB0"/>
    <w:rsid w:val="004D7857"/>
    <w:rsid w:val="004E0183"/>
    <w:rsid w:val="004E01AA"/>
    <w:rsid w:val="004E0DB5"/>
    <w:rsid w:val="004E0F28"/>
    <w:rsid w:val="004E11BA"/>
    <w:rsid w:val="004E1519"/>
    <w:rsid w:val="004E2D19"/>
    <w:rsid w:val="004E338F"/>
    <w:rsid w:val="004E397C"/>
    <w:rsid w:val="004E3DCF"/>
    <w:rsid w:val="004E471F"/>
    <w:rsid w:val="004E4902"/>
    <w:rsid w:val="004E5ADC"/>
    <w:rsid w:val="004E6B92"/>
    <w:rsid w:val="004E753D"/>
    <w:rsid w:val="004E776A"/>
    <w:rsid w:val="004E784D"/>
    <w:rsid w:val="004F0461"/>
    <w:rsid w:val="004F09C9"/>
    <w:rsid w:val="004F1036"/>
    <w:rsid w:val="004F1CD8"/>
    <w:rsid w:val="004F209F"/>
    <w:rsid w:val="004F3252"/>
    <w:rsid w:val="004F3A0C"/>
    <w:rsid w:val="004F4221"/>
    <w:rsid w:val="004F4EB4"/>
    <w:rsid w:val="004F5749"/>
    <w:rsid w:val="004F58BD"/>
    <w:rsid w:val="004F7811"/>
    <w:rsid w:val="004F7D64"/>
    <w:rsid w:val="005000D3"/>
    <w:rsid w:val="0050035E"/>
    <w:rsid w:val="00500AE6"/>
    <w:rsid w:val="00500C44"/>
    <w:rsid w:val="00503777"/>
    <w:rsid w:val="005039F0"/>
    <w:rsid w:val="00504839"/>
    <w:rsid w:val="00504A54"/>
    <w:rsid w:val="00505E8D"/>
    <w:rsid w:val="00506B1B"/>
    <w:rsid w:val="005116F8"/>
    <w:rsid w:val="005133AB"/>
    <w:rsid w:val="00514897"/>
    <w:rsid w:val="005149FD"/>
    <w:rsid w:val="005152D6"/>
    <w:rsid w:val="00515CB7"/>
    <w:rsid w:val="005165DF"/>
    <w:rsid w:val="0052086C"/>
    <w:rsid w:val="0052124A"/>
    <w:rsid w:val="0052146E"/>
    <w:rsid w:val="00522996"/>
    <w:rsid w:val="00522D81"/>
    <w:rsid w:val="00523CE7"/>
    <w:rsid w:val="0052419C"/>
    <w:rsid w:val="0052525F"/>
    <w:rsid w:val="0052535F"/>
    <w:rsid w:val="00525B9E"/>
    <w:rsid w:val="0052647F"/>
    <w:rsid w:val="00526BF4"/>
    <w:rsid w:val="00527097"/>
    <w:rsid w:val="005272AA"/>
    <w:rsid w:val="00527975"/>
    <w:rsid w:val="005323E6"/>
    <w:rsid w:val="0053268C"/>
    <w:rsid w:val="00532C30"/>
    <w:rsid w:val="00532FB9"/>
    <w:rsid w:val="005347C0"/>
    <w:rsid w:val="005359D9"/>
    <w:rsid w:val="00537F50"/>
    <w:rsid w:val="005405B5"/>
    <w:rsid w:val="00541260"/>
    <w:rsid w:val="005448AA"/>
    <w:rsid w:val="00544DEF"/>
    <w:rsid w:val="00545907"/>
    <w:rsid w:val="005471D1"/>
    <w:rsid w:val="00550F36"/>
    <w:rsid w:val="00551C90"/>
    <w:rsid w:val="0055235F"/>
    <w:rsid w:val="00553A63"/>
    <w:rsid w:val="0055469A"/>
    <w:rsid w:val="0055549B"/>
    <w:rsid w:val="0055655E"/>
    <w:rsid w:val="005568DB"/>
    <w:rsid w:val="00560901"/>
    <w:rsid w:val="005629EB"/>
    <w:rsid w:val="00563EB6"/>
    <w:rsid w:val="00564655"/>
    <w:rsid w:val="005649A0"/>
    <w:rsid w:val="005654FA"/>
    <w:rsid w:val="00565793"/>
    <w:rsid w:val="00566B30"/>
    <w:rsid w:val="005705C2"/>
    <w:rsid w:val="00571F38"/>
    <w:rsid w:val="005734F2"/>
    <w:rsid w:val="0057393F"/>
    <w:rsid w:val="00573AAF"/>
    <w:rsid w:val="005740D8"/>
    <w:rsid w:val="005776C7"/>
    <w:rsid w:val="00577BFA"/>
    <w:rsid w:val="00577D2E"/>
    <w:rsid w:val="0058064D"/>
    <w:rsid w:val="00580BD6"/>
    <w:rsid w:val="00582713"/>
    <w:rsid w:val="00582ED1"/>
    <w:rsid w:val="0058396F"/>
    <w:rsid w:val="00584281"/>
    <w:rsid w:val="00585282"/>
    <w:rsid w:val="005858DA"/>
    <w:rsid w:val="00585B86"/>
    <w:rsid w:val="00587326"/>
    <w:rsid w:val="00590224"/>
    <w:rsid w:val="005906CE"/>
    <w:rsid w:val="005911D8"/>
    <w:rsid w:val="0059126C"/>
    <w:rsid w:val="00591298"/>
    <w:rsid w:val="005928C5"/>
    <w:rsid w:val="00592CEC"/>
    <w:rsid w:val="0059312F"/>
    <w:rsid w:val="00597284"/>
    <w:rsid w:val="00597CE5"/>
    <w:rsid w:val="00597F57"/>
    <w:rsid w:val="005A0172"/>
    <w:rsid w:val="005A09BE"/>
    <w:rsid w:val="005A10A1"/>
    <w:rsid w:val="005A19F2"/>
    <w:rsid w:val="005A2227"/>
    <w:rsid w:val="005A2BBE"/>
    <w:rsid w:val="005A5558"/>
    <w:rsid w:val="005A5C2F"/>
    <w:rsid w:val="005A66C5"/>
    <w:rsid w:val="005B08EA"/>
    <w:rsid w:val="005B1EC4"/>
    <w:rsid w:val="005B2726"/>
    <w:rsid w:val="005B3392"/>
    <w:rsid w:val="005B3827"/>
    <w:rsid w:val="005B42CF"/>
    <w:rsid w:val="005B472D"/>
    <w:rsid w:val="005B4CD5"/>
    <w:rsid w:val="005B5556"/>
    <w:rsid w:val="005B5BF7"/>
    <w:rsid w:val="005B715B"/>
    <w:rsid w:val="005C05A1"/>
    <w:rsid w:val="005C0DB1"/>
    <w:rsid w:val="005C16EB"/>
    <w:rsid w:val="005C1A60"/>
    <w:rsid w:val="005C2B7C"/>
    <w:rsid w:val="005C4C24"/>
    <w:rsid w:val="005C7FD1"/>
    <w:rsid w:val="005D09C7"/>
    <w:rsid w:val="005D29E1"/>
    <w:rsid w:val="005D446A"/>
    <w:rsid w:val="005D4A42"/>
    <w:rsid w:val="005D57AD"/>
    <w:rsid w:val="005D62AB"/>
    <w:rsid w:val="005D655C"/>
    <w:rsid w:val="005E021E"/>
    <w:rsid w:val="005E0F5E"/>
    <w:rsid w:val="005E176A"/>
    <w:rsid w:val="005E275C"/>
    <w:rsid w:val="005E3C89"/>
    <w:rsid w:val="005E3F39"/>
    <w:rsid w:val="005E485F"/>
    <w:rsid w:val="005E4BEF"/>
    <w:rsid w:val="005E5BCF"/>
    <w:rsid w:val="005E75DE"/>
    <w:rsid w:val="005F0CAA"/>
    <w:rsid w:val="005F21E2"/>
    <w:rsid w:val="005F2D4C"/>
    <w:rsid w:val="005F4282"/>
    <w:rsid w:val="005F4B0D"/>
    <w:rsid w:val="005F4ECD"/>
    <w:rsid w:val="005F5DD9"/>
    <w:rsid w:val="005F613D"/>
    <w:rsid w:val="005F78B9"/>
    <w:rsid w:val="00602C29"/>
    <w:rsid w:val="00603F4B"/>
    <w:rsid w:val="006041E1"/>
    <w:rsid w:val="006048D2"/>
    <w:rsid w:val="00604A6B"/>
    <w:rsid w:val="006112E6"/>
    <w:rsid w:val="006120EB"/>
    <w:rsid w:val="006125B2"/>
    <w:rsid w:val="006126F2"/>
    <w:rsid w:val="00615123"/>
    <w:rsid w:val="00616BD8"/>
    <w:rsid w:val="00616CA4"/>
    <w:rsid w:val="006174BA"/>
    <w:rsid w:val="00617BA2"/>
    <w:rsid w:val="006209CE"/>
    <w:rsid w:val="00622412"/>
    <w:rsid w:val="006226F4"/>
    <w:rsid w:val="00622D29"/>
    <w:rsid w:val="00623741"/>
    <w:rsid w:val="006262C8"/>
    <w:rsid w:val="00626F5E"/>
    <w:rsid w:val="006300F4"/>
    <w:rsid w:val="00630DBD"/>
    <w:rsid w:val="00630E78"/>
    <w:rsid w:val="0063233A"/>
    <w:rsid w:val="00632679"/>
    <w:rsid w:val="006327B0"/>
    <w:rsid w:val="006330EF"/>
    <w:rsid w:val="0063447D"/>
    <w:rsid w:val="0063646C"/>
    <w:rsid w:val="006424C6"/>
    <w:rsid w:val="00642EEF"/>
    <w:rsid w:val="00644051"/>
    <w:rsid w:val="006456FB"/>
    <w:rsid w:val="00645A9D"/>
    <w:rsid w:val="00645CEF"/>
    <w:rsid w:val="00646FAB"/>
    <w:rsid w:val="00647F59"/>
    <w:rsid w:val="00650104"/>
    <w:rsid w:val="00650151"/>
    <w:rsid w:val="00650BEE"/>
    <w:rsid w:val="00651286"/>
    <w:rsid w:val="006524BB"/>
    <w:rsid w:val="0065371C"/>
    <w:rsid w:val="0065395B"/>
    <w:rsid w:val="0065398F"/>
    <w:rsid w:val="00653CFE"/>
    <w:rsid w:val="00653D48"/>
    <w:rsid w:val="0065450B"/>
    <w:rsid w:val="00654DB2"/>
    <w:rsid w:val="006556F4"/>
    <w:rsid w:val="00655B27"/>
    <w:rsid w:val="006560B5"/>
    <w:rsid w:val="00656F68"/>
    <w:rsid w:val="00660007"/>
    <w:rsid w:val="006624B2"/>
    <w:rsid w:val="006624F0"/>
    <w:rsid w:val="00662D24"/>
    <w:rsid w:val="00663048"/>
    <w:rsid w:val="00663ABB"/>
    <w:rsid w:val="0066419F"/>
    <w:rsid w:val="00664A29"/>
    <w:rsid w:val="00664D7C"/>
    <w:rsid w:val="00665FAC"/>
    <w:rsid w:val="0066613B"/>
    <w:rsid w:val="006663A2"/>
    <w:rsid w:val="006663AA"/>
    <w:rsid w:val="00666555"/>
    <w:rsid w:val="00670A2E"/>
    <w:rsid w:val="00671477"/>
    <w:rsid w:val="00671ECC"/>
    <w:rsid w:val="00673D66"/>
    <w:rsid w:val="00673DB0"/>
    <w:rsid w:val="0067434F"/>
    <w:rsid w:val="006747F7"/>
    <w:rsid w:val="00674AB7"/>
    <w:rsid w:val="00674BCF"/>
    <w:rsid w:val="00676826"/>
    <w:rsid w:val="00676AB7"/>
    <w:rsid w:val="00676B2D"/>
    <w:rsid w:val="00677100"/>
    <w:rsid w:val="0067778F"/>
    <w:rsid w:val="00680DF3"/>
    <w:rsid w:val="00680EB7"/>
    <w:rsid w:val="00681CB1"/>
    <w:rsid w:val="0068356C"/>
    <w:rsid w:val="0068482C"/>
    <w:rsid w:val="00685D87"/>
    <w:rsid w:val="00685E04"/>
    <w:rsid w:val="00685FF7"/>
    <w:rsid w:val="00687D9F"/>
    <w:rsid w:val="00690268"/>
    <w:rsid w:val="00690F1F"/>
    <w:rsid w:val="00692C79"/>
    <w:rsid w:val="006937D3"/>
    <w:rsid w:val="006940A8"/>
    <w:rsid w:val="00694D35"/>
    <w:rsid w:val="0069606F"/>
    <w:rsid w:val="00696CB5"/>
    <w:rsid w:val="006971E5"/>
    <w:rsid w:val="006973D6"/>
    <w:rsid w:val="006976D2"/>
    <w:rsid w:val="006A0D47"/>
    <w:rsid w:val="006A1595"/>
    <w:rsid w:val="006A17B2"/>
    <w:rsid w:val="006A20B1"/>
    <w:rsid w:val="006A22C1"/>
    <w:rsid w:val="006A31D6"/>
    <w:rsid w:val="006A36B6"/>
    <w:rsid w:val="006A5B12"/>
    <w:rsid w:val="006A60AC"/>
    <w:rsid w:val="006A6AC5"/>
    <w:rsid w:val="006A6BFF"/>
    <w:rsid w:val="006B1A67"/>
    <w:rsid w:val="006B1C4A"/>
    <w:rsid w:val="006B2161"/>
    <w:rsid w:val="006B310C"/>
    <w:rsid w:val="006B391B"/>
    <w:rsid w:val="006B3A82"/>
    <w:rsid w:val="006B533A"/>
    <w:rsid w:val="006B57AF"/>
    <w:rsid w:val="006B6CEB"/>
    <w:rsid w:val="006B776E"/>
    <w:rsid w:val="006B7CAA"/>
    <w:rsid w:val="006C0717"/>
    <w:rsid w:val="006C1F2F"/>
    <w:rsid w:val="006C3303"/>
    <w:rsid w:val="006C41B1"/>
    <w:rsid w:val="006C435D"/>
    <w:rsid w:val="006C4CD4"/>
    <w:rsid w:val="006C5219"/>
    <w:rsid w:val="006C7F6D"/>
    <w:rsid w:val="006D01A0"/>
    <w:rsid w:val="006D05C2"/>
    <w:rsid w:val="006D062B"/>
    <w:rsid w:val="006D0697"/>
    <w:rsid w:val="006D0DD4"/>
    <w:rsid w:val="006D178C"/>
    <w:rsid w:val="006D2746"/>
    <w:rsid w:val="006D2B47"/>
    <w:rsid w:val="006D4F29"/>
    <w:rsid w:val="006D5176"/>
    <w:rsid w:val="006D51D9"/>
    <w:rsid w:val="006D73FC"/>
    <w:rsid w:val="006D748B"/>
    <w:rsid w:val="006D7AB5"/>
    <w:rsid w:val="006E072A"/>
    <w:rsid w:val="006E1C28"/>
    <w:rsid w:val="006E30D2"/>
    <w:rsid w:val="006E3E6B"/>
    <w:rsid w:val="006E734C"/>
    <w:rsid w:val="006F0798"/>
    <w:rsid w:val="006F1BF4"/>
    <w:rsid w:val="006F2796"/>
    <w:rsid w:val="006F2AF9"/>
    <w:rsid w:val="006F3B61"/>
    <w:rsid w:val="006F3E0E"/>
    <w:rsid w:val="006F3FB1"/>
    <w:rsid w:val="006F3FDC"/>
    <w:rsid w:val="006F4A25"/>
    <w:rsid w:val="006F6465"/>
    <w:rsid w:val="006F708D"/>
    <w:rsid w:val="00701CB8"/>
    <w:rsid w:val="00703135"/>
    <w:rsid w:val="007040CD"/>
    <w:rsid w:val="00704473"/>
    <w:rsid w:val="007052C3"/>
    <w:rsid w:val="0070661C"/>
    <w:rsid w:val="0070690D"/>
    <w:rsid w:val="00707E50"/>
    <w:rsid w:val="00710612"/>
    <w:rsid w:val="00710747"/>
    <w:rsid w:val="00711A22"/>
    <w:rsid w:val="007150CD"/>
    <w:rsid w:val="007152BF"/>
    <w:rsid w:val="00715996"/>
    <w:rsid w:val="007168B0"/>
    <w:rsid w:val="007173A7"/>
    <w:rsid w:val="0072112D"/>
    <w:rsid w:val="00722136"/>
    <w:rsid w:val="0072334D"/>
    <w:rsid w:val="00723503"/>
    <w:rsid w:val="00723D54"/>
    <w:rsid w:val="0072602A"/>
    <w:rsid w:val="00726052"/>
    <w:rsid w:val="0072658B"/>
    <w:rsid w:val="00727CB5"/>
    <w:rsid w:val="00730238"/>
    <w:rsid w:val="00731C12"/>
    <w:rsid w:val="0073205B"/>
    <w:rsid w:val="007323C6"/>
    <w:rsid w:val="00734F30"/>
    <w:rsid w:val="00735B51"/>
    <w:rsid w:val="007366F0"/>
    <w:rsid w:val="0073677D"/>
    <w:rsid w:val="00736C09"/>
    <w:rsid w:val="00737658"/>
    <w:rsid w:val="0073769D"/>
    <w:rsid w:val="007378BA"/>
    <w:rsid w:val="00737ECE"/>
    <w:rsid w:val="00742132"/>
    <w:rsid w:val="007428E8"/>
    <w:rsid w:val="007433BA"/>
    <w:rsid w:val="007439BF"/>
    <w:rsid w:val="00743A51"/>
    <w:rsid w:val="00744228"/>
    <w:rsid w:val="0074556E"/>
    <w:rsid w:val="0074559F"/>
    <w:rsid w:val="007475D5"/>
    <w:rsid w:val="007502FB"/>
    <w:rsid w:val="00750885"/>
    <w:rsid w:val="00753146"/>
    <w:rsid w:val="0075447B"/>
    <w:rsid w:val="00754E82"/>
    <w:rsid w:val="007550D0"/>
    <w:rsid w:val="007550D2"/>
    <w:rsid w:val="00755B67"/>
    <w:rsid w:val="00756234"/>
    <w:rsid w:val="00756AF6"/>
    <w:rsid w:val="00756D9B"/>
    <w:rsid w:val="0075711D"/>
    <w:rsid w:val="0076093D"/>
    <w:rsid w:val="0076318C"/>
    <w:rsid w:val="00764939"/>
    <w:rsid w:val="00764C2C"/>
    <w:rsid w:val="00764FD6"/>
    <w:rsid w:val="007650AE"/>
    <w:rsid w:val="0076588C"/>
    <w:rsid w:val="00765D2F"/>
    <w:rsid w:val="00766049"/>
    <w:rsid w:val="0076622C"/>
    <w:rsid w:val="00767AD8"/>
    <w:rsid w:val="00767D61"/>
    <w:rsid w:val="0077249C"/>
    <w:rsid w:val="0077370C"/>
    <w:rsid w:val="00773C40"/>
    <w:rsid w:val="00773D44"/>
    <w:rsid w:val="00773E55"/>
    <w:rsid w:val="00774149"/>
    <w:rsid w:val="007742DC"/>
    <w:rsid w:val="00774BCA"/>
    <w:rsid w:val="007763C7"/>
    <w:rsid w:val="00777C06"/>
    <w:rsid w:val="00782266"/>
    <w:rsid w:val="00782842"/>
    <w:rsid w:val="00782C60"/>
    <w:rsid w:val="007833C7"/>
    <w:rsid w:val="007850C0"/>
    <w:rsid w:val="0078596D"/>
    <w:rsid w:val="00785D0A"/>
    <w:rsid w:val="007879FA"/>
    <w:rsid w:val="00787A7D"/>
    <w:rsid w:val="00787BE7"/>
    <w:rsid w:val="00790705"/>
    <w:rsid w:val="00791702"/>
    <w:rsid w:val="007923E2"/>
    <w:rsid w:val="00794B45"/>
    <w:rsid w:val="0079571D"/>
    <w:rsid w:val="00795D0E"/>
    <w:rsid w:val="00796A4F"/>
    <w:rsid w:val="00796E1C"/>
    <w:rsid w:val="00797C02"/>
    <w:rsid w:val="007A0029"/>
    <w:rsid w:val="007A0342"/>
    <w:rsid w:val="007A0B45"/>
    <w:rsid w:val="007A1382"/>
    <w:rsid w:val="007A1493"/>
    <w:rsid w:val="007A1B5A"/>
    <w:rsid w:val="007A26A1"/>
    <w:rsid w:val="007A33AB"/>
    <w:rsid w:val="007A6978"/>
    <w:rsid w:val="007A7392"/>
    <w:rsid w:val="007B1659"/>
    <w:rsid w:val="007B16EA"/>
    <w:rsid w:val="007B5E2E"/>
    <w:rsid w:val="007B6955"/>
    <w:rsid w:val="007B7A4E"/>
    <w:rsid w:val="007C00F2"/>
    <w:rsid w:val="007C0539"/>
    <w:rsid w:val="007C05B2"/>
    <w:rsid w:val="007C063C"/>
    <w:rsid w:val="007C07E3"/>
    <w:rsid w:val="007C105C"/>
    <w:rsid w:val="007C1C41"/>
    <w:rsid w:val="007C1D80"/>
    <w:rsid w:val="007C373C"/>
    <w:rsid w:val="007C3D7D"/>
    <w:rsid w:val="007C3FB6"/>
    <w:rsid w:val="007C5F54"/>
    <w:rsid w:val="007C682D"/>
    <w:rsid w:val="007C69F3"/>
    <w:rsid w:val="007C7286"/>
    <w:rsid w:val="007C773C"/>
    <w:rsid w:val="007C7BF4"/>
    <w:rsid w:val="007D0AF2"/>
    <w:rsid w:val="007D1118"/>
    <w:rsid w:val="007D18E1"/>
    <w:rsid w:val="007D2C2A"/>
    <w:rsid w:val="007D3DBB"/>
    <w:rsid w:val="007D463D"/>
    <w:rsid w:val="007D46C2"/>
    <w:rsid w:val="007D4C5A"/>
    <w:rsid w:val="007D4D60"/>
    <w:rsid w:val="007D4D78"/>
    <w:rsid w:val="007D522D"/>
    <w:rsid w:val="007D5AA3"/>
    <w:rsid w:val="007D5DD1"/>
    <w:rsid w:val="007D6378"/>
    <w:rsid w:val="007D6A70"/>
    <w:rsid w:val="007D6C7B"/>
    <w:rsid w:val="007D6FD0"/>
    <w:rsid w:val="007D79E5"/>
    <w:rsid w:val="007E04D5"/>
    <w:rsid w:val="007E0D3A"/>
    <w:rsid w:val="007E292A"/>
    <w:rsid w:val="007E2FDB"/>
    <w:rsid w:val="007E3F8C"/>
    <w:rsid w:val="007E535C"/>
    <w:rsid w:val="007E574C"/>
    <w:rsid w:val="007E5B55"/>
    <w:rsid w:val="007E69E4"/>
    <w:rsid w:val="007F00B5"/>
    <w:rsid w:val="007F07BA"/>
    <w:rsid w:val="007F1BCE"/>
    <w:rsid w:val="007F1C49"/>
    <w:rsid w:val="007F2966"/>
    <w:rsid w:val="007F3576"/>
    <w:rsid w:val="007F35CA"/>
    <w:rsid w:val="007F3E63"/>
    <w:rsid w:val="007F564D"/>
    <w:rsid w:val="007F594B"/>
    <w:rsid w:val="007F6BFC"/>
    <w:rsid w:val="007F7015"/>
    <w:rsid w:val="00800936"/>
    <w:rsid w:val="00801BEE"/>
    <w:rsid w:val="00803E2B"/>
    <w:rsid w:val="008041A0"/>
    <w:rsid w:val="0080590E"/>
    <w:rsid w:val="00805C2D"/>
    <w:rsid w:val="0080616D"/>
    <w:rsid w:val="00807FF8"/>
    <w:rsid w:val="00810277"/>
    <w:rsid w:val="00811815"/>
    <w:rsid w:val="008143E4"/>
    <w:rsid w:val="008162DD"/>
    <w:rsid w:val="008174BF"/>
    <w:rsid w:val="0081751A"/>
    <w:rsid w:val="00820419"/>
    <w:rsid w:val="0082068D"/>
    <w:rsid w:val="00822216"/>
    <w:rsid w:val="00822F22"/>
    <w:rsid w:val="008249C6"/>
    <w:rsid w:val="00824DA7"/>
    <w:rsid w:val="00825375"/>
    <w:rsid w:val="00825814"/>
    <w:rsid w:val="00825905"/>
    <w:rsid w:val="00825983"/>
    <w:rsid w:val="0082785C"/>
    <w:rsid w:val="0083043B"/>
    <w:rsid w:val="00830D28"/>
    <w:rsid w:val="00830F1E"/>
    <w:rsid w:val="0083251F"/>
    <w:rsid w:val="00834318"/>
    <w:rsid w:val="00834DD1"/>
    <w:rsid w:val="008358AE"/>
    <w:rsid w:val="00836251"/>
    <w:rsid w:val="00836D42"/>
    <w:rsid w:val="00836D4B"/>
    <w:rsid w:val="00836F45"/>
    <w:rsid w:val="008374CE"/>
    <w:rsid w:val="0084035A"/>
    <w:rsid w:val="00840B73"/>
    <w:rsid w:val="00841671"/>
    <w:rsid w:val="008425AC"/>
    <w:rsid w:val="0084363E"/>
    <w:rsid w:val="008439BE"/>
    <w:rsid w:val="008443B1"/>
    <w:rsid w:val="00846726"/>
    <w:rsid w:val="00846A55"/>
    <w:rsid w:val="0084758C"/>
    <w:rsid w:val="008476A1"/>
    <w:rsid w:val="00847B21"/>
    <w:rsid w:val="008509DE"/>
    <w:rsid w:val="00852831"/>
    <w:rsid w:val="00852C58"/>
    <w:rsid w:val="00853D9D"/>
    <w:rsid w:val="008568F6"/>
    <w:rsid w:val="008578D8"/>
    <w:rsid w:val="00857D68"/>
    <w:rsid w:val="00860B2D"/>
    <w:rsid w:val="0086155C"/>
    <w:rsid w:val="00861B40"/>
    <w:rsid w:val="00861FCB"/>
    <w:rsid w:val="00862783"/>
    <w:rsid w:val="00862B49"/>
    <w:rsid w:val="00863A5E"/>
    <w:rsid w:val="008644B1"/>
    <w:rsid w:val="008646D3"/>
    <w:rsid w:val="00864970"/>
    <w:rsid w:val="00865D36"/>
    <w:rsid w:val="00865F3C"/>
    <w:rsid w:val="0086722C"/>
    <w:rsid w:val="008678EB"/>
    <w:rsid w:val="00872912"/>
    <w:rsid w:val="0087309C"/>
    <w:rsid w:val="008730EA"/>
    <w:rsid w:val="00873C5C"/>
    <w:rsid w:val="00873EEB"/>
    <w:rsid w:val="0087439C"/>
    <w:rsid w:val="00874742"/>
    <w:rsid w:val="008761A2"/>
    <w:rsid w:val="00876B2A"/>
    <w:rsid w:val="0087787F"/>
    <w:rsid w:val="00877B6C"/>
    <w:rsid w:val="00880079"/>
    <w:rsid w:val="008804FF"/>
    <w:rsid w:val="0088068E"/>
    <w:rsid w:val="00880854"/>
    <w:rsid w:val="0088135A"/>
    <w:rsid w:val="00883A34"/>
    <w:rsid w:val="008840C3"/>
    <w:rsid w:val="00884531"/>
    <w:rsid w:val="00884A27"/>
    <w:rsid w:val="00884AD7"/>
    <w:rsid w:val="00885682"/>
    <w:rsid w:val="00886141"/>
    <w:rsid w:val="008919E4"/>
    <w:rsid w:val="00891CBB"/>
    <w:rsid w:val="008937EE"/>
    <w:rsid w:val="00893F3C"/>
    <w:rsid w:val="008966F3"/>
    <w:rsid w:val="00896D32"/>
    <w:rsid w:val="00897274"/>
    <w:rsid w:val="008974F3"/>
    <w:rsid w:val="008978B6"/>
    <w:rsid w:val="00897FEC"/>
    <w:rsid w:val="008A2EF0"/>
    <w:rsid w:val="008A40A7"/>
    <w:rsid w:val="008A4A34"/>
    <w:rsid w:val="008A5425"/>
    <w:rsid w:val="008A5BAA"/>
    <w:rsid w:val="008A62DA"/>
    <w:rsid w:val="008A767B"/>
    <w:rsid w:val="008A7CD3"/>
    <w:rsid w:val="008B0216"/>
    <w:rsid w:val="008B14D6"/>
    <w:rsid w:val="008B207C"/>
    <w:rsid w:val="008B212A"/>
    <w:rsid w:val="008B27E9"/>
    <w:rsid w:val="008B2856"/>
    <w:rsid w:val="008B297C"/>
    <w:rsid w:val="008B2C8A"/>
    <w:rsid w:val="008B3C28"/>
    <w:rsid w:val="008B58C9"/>
    <w:rsid w:val="008B6C9A"/>
    <w:rsid w:val="008C0285"/>
    <w:rsid w:val="008C0416"/>
    <w:rsid w:val="008C1102"/>
    <w:rsid w:val="008C2988"/>
    <w:rsid w:val="008C2F95"/>
    <w:rsid w:val="008C32EE"/>
    <w:rsid w:val="008C5B52"/>
    <w:rsid w:val="008C6E2F"/>
    <w:rsid w:val="008D0511"/>
    <w:rsid w:val="008D0EFD"/>
    <w:rsid w:val="008D1485"/>
    <w:rsid w:val="008D378B"/>
    <w:rsid w:val="008D5AF7"/>
    <w:rsid w:val="008D710F"/>
    <w:rsid w:val="008D7B77"/>
    <w:rsid w:val="008D7DDD"/>
    <w:rsid w:val="008D7F24"/>
    <w:rsid w:val="008E034E"/>
    <w:rsid w:val="008E048F"/>
    <w:rsid w:val="008E16DB"/>
    <w:rsid w:val="008E2555"/>
    <w:rsid w:val="008E2CE5"/>
    <w:rsid w:val="008E38E8"/>
    <w:rsid w:val="008E3920"/>
    <w:rsid w:val="008E3B2C"/>
    <w:rsid w:val="008E469C"/>
    <w:rsid w:val="008E4C52"/>
    <w:rsid w:val="008E50DB"/>
    <w:rsid w:val="008E5270"/>
    <w:rsid w:val="008E58E7"/>
    <w:rsid w:val="008E5D9F"/>
    <w:rsid w:val="008E660C"/>
    <w:rsid w:val="008E75F3"/>
    <w:rsid w:val="008E7B9F"/>
    <w:rsid w:val="008F060B"/>
    <w:rsid w:val="008F06F5"/>
    <w:rsid w:val="008F1073"/>
    <w:rsid w:val="008F11BA"/>
    <w:rsid w:val="008F2B3C"/>
    <w:rsid w:val="008F3860"/>
    <w:rsid w:val="008F4530"/>
    <w:rsid w:val="008F4B71"/>
    <w:rsid w:val="008F50CE"/>
    <w:rsid w:val="008F6A64"/>
    <w:rsid w:val="00900579"/>
    <w:rsid w:val="00901B49"/>
    <w:rsid w:val="00901CE8"/>
    <w:rsid w:val="00901E9B"/>
    <w:rsid w:val="0090273D"/>
    <w:rsid w:val="00902CC9"/>
    <w:rsid w:val="009036EE"/>
    <w:rsid w:val="00903C79"/>
    <w:rsid w:val="0090504C"/>
    <w:rsid w:val="00905146"/>
    <w:rsid w:val="00905F1F"/>
    <w:rsid w:val="00906550"/>
    <w:rsid w:val="00906A81"/>
    <w:rsid w:val="009072F3"/>
    <w:rsid w:val="00907D7B"/>
    <w:rsid w:val="009127D8"/>
    <w:rsid w:val="00914625"/>
    <w:rsid w:val="009146CD"/>
    <w:rsid w:val="00915E28"/>
    <w:rsid w:val="00915E37"/>
    <w:rsid w:val="009172BB"/>
    <w:rsid w:val="00920036"/>
    <w:rsid w:val="00920846"/>
    <w:rsid w:val="00920C11"/>
    <w:rsid w:val="009214EB"/>
    <w:rsid w:val="00921837"/>
    <w:rsid w:val="009218D8"/>
    <w:rsid w:val="00921EC3"/>
    <w:rsid w:val="00922D0C"/>
    <w:rsid w:val="00925C23"/>
    <w:rsid w:val="00926B34"/>
    <w:rsid w:val="00927750"/>
    <w:rsid w:val="0093199D"/>
    <w:rsid w:val="00931FF4"/>
    <w:rsid w:val="0093304B"/>
    <w:rsid w:val="00933B28"/>
    <w:rsid w:val="00933C66"/>
    <w:rsid w:val="00934D99"/>
    <w:rsid w:val="00934F67"/>
    <w:rsid w:val="00935330"/>
    <w:rsid w:val="00936157"/>
    <w:rsid w:val="00936560"/>
    <w:rsid w:val="009378B6"/>
    <w:rsid w:val="00940432"/>
    <w:rsid w:val="00940D35"/>
    <w:rsid w:val="00941DB7"/>
    <w:rsid w:val="009421B7"/>
    <w:rsid w:val="00942428"/>
    <w:rsid w:val="0094263B"/>
    <w:rsid w:val="009431C6"/>
    <w:rsid w:val="00943E0B"/>
    <w:rsid w:val="00944BBA"/>
    <w:rsid w:val="009450EE"/>
    <w:rsid w:val="00945EA5"/>
    <w:rsid w:val="00945F9C"/>
    <w:rsid w:val="00946439"/>
    <w:rsid w:val="00946A88"/>
    <w:rsid w:val="009473B7"/>
    <w:rsid w:val="00947519"/>
    <w:rsid w:val="0095052A"/>
    <w:rsid w:val="00951198"/>
    <w:rsid w:val="0095268D"/>
    <w:rsid w:val="009534DA"/>
    <w:rsid w:val="009539B8"/>
    <w:rsid w:val="00953B32"/>
    <w:rsid w:val="00956500"/>
    <w:rsid w:val="009571A2"/>
    <w:rsid w:val="0095782B"/>
    <w:rsid w:val="00962DE8"/>
    <w:rsid w:val="0096541B"/>
    <w:rsid w:val="00966BB4"/>
    <w:rsid w:val="0097095D"/>
    <w:rsid w:val="0097185C"/>
    <w:rsid w:val="00973382"/>
    <w:rsid w:val="009733FC"/>
    <w:rsid w:val="0097545F"/>
    <w:rsid w:val="00975CC5"/>
    <w:rsid w:val="00980783"/>
    <w:rsid w:val="00980C6E"/>
    <w:rsid w:val="00981050"/>
    <w:rsid w:val="0098124D"/>
    <w:rsid w:val="009814FF"/>
    <w:rsid w:val="0098188F"/>
    <w:rsid w:val="00981BF7"/>
    <w:rsid w:val="00982117"/>
    <w:rsid w:val="00982D13"/>
    <w:rsid w:val="009831DE"/>
    <w:rsid w:val="00983DC3"/>
    <w:rsid w:val="00985A6E"/>
    <w:rsid w:val="00986040"/>
    <w:rsid w:val="00986669"/>
    <w:rsid w:val="00987D08"/>
    <w:rsid w:val="00987FA4"/>
    <w:rsid w:val="00987FEB"/>
    <w:rsid w:val="00990B38"/>
    <w:rsid w:val="00990F43"/>
    <w:rsid w:val="00991821"/>
    <w:rsid w:val="00991CE7"/>
    <w:rsid w:val="00991CFE"/>
    <w:rsid w:val="00992197"/>
    <w:rsid w:val="0099253D"/>
    <w:rsid w:val="00994D43"/>
    <w:rsid w:val="00996FC9"/>
    <w:rsid w:val="00997B61"/>
    <w:rsid w:val="009A0ED5"/>
    <w:rsid w:val="009A1B5F"/>
    <w:rsid w:val="009A2B77"/>
    <w:rsid w:val="009A3D79"/>
    <w:rsid w:val="009A5C7E"/>
    <w:rsid w:val="009A5D06"/>
    <w:rsid w:val="009A7443"/>
    <w:rsid w:val="009A7C0B"/>
    <w:rsid w:val="009B1056"/>
    <w:rsid w:val="009B2045"/>
    <w:rsid w:val="009B2322"/>
    <w:rsid w:val="009B2957"/>
    <w:rsid w:val="009B2A95"/>
    <w:rsid w:val="009B2FB0"/>
    <w:rsid w:val="009B3AEB"/>
    <w:rsid w:val="009B3EC0"/>
    <w:rsid w:val="009B4913"/>
    <w:rsid w:val="009B500F"/>
    <w:rsid w:val="009B5714"/>
    <w:rsid w:val="009B7B0F"/>
    <w:rsid w:val="009C1601"/>
    <w:rsid w:val="009C327B"/>
    <w:rsid w:val="009C513B"/>
    <w:rsid w:val="009C5691"/>
    <w:rsid w:val="009C6322"/>
    <w:rsid w:val="009D23CC"/>
    <w:rsid w:val="009D2850"/>
    <w:rsid w:val="009D366E"/>
    <w:rsid w:val="009D4FCC"/>
    <w:rsid w:val="009D789F"/>
    <w:rsid w:val="009E06DC"/>
    <w:rsid w:val="009E0D21"/>
    <w:rsid w:val="009E0FED"/>
    <w:rsid w:val="009E1326"/>
    <w:rsid w:val="009E13F2"/>
    <w:rsid w:val="009E318B"/>
    <w:rsid w:val="009E340B"/>
    <w:rsid w:val="009E4BB3"/>
    <w:rsid w:val="009E5F30"/>
    <w:rsid w:val="009E6C15"/>
    <w:rsid w:val="009F2DC5"/>
    <w:rsid w:val="009F30F0"/>
    <w:rsid w:val="009F46FF"/>
    <w:rsid w:val="009F5C6E"/>
    <w:rsid w:val="00A00080"/>
    <w:rsid w:val="00A00098"/>
    <w:rsid w:val="00A0131D"/>
    <w:rsid w:val="00A01AD2"/>
    <w:rsid w:val="00A01D96"/>
    <w:rsid w:val="00A0233F"/>
    <w:rsid w:val="00A03111"/>
    <w:rsid w:val="00A03286"/>
    <w:rsid w:val="00A03A9D"/>
    <w:rsid w:val="00A04EB5"/>
    <w:rsid w:val="00A10718"/>
    <w:rsid w:val="00A109C0"/>
    <w:rsid w:val="00A12786"/>
    <w:rsid w:val="00A12F03"/>
    <w:rsid w:val="00A13006"/>
    <w:rsid w:val="00A133A8"/>
    <w:rsid w:val="00A145C1"/>
    <w:rsid w:val="00A1463C"/>
    <w:rsid w:val="00A1532C"/>
    <w:rsid w:val="00A15828"/>
    <w:rsid w:val="00A16373"/>
    <w:rsid w:val="00A179A3"/>
    <w:rsid w:val="00A20503"/>
    <w:rsid w:val="00A21393"/>
    <w:rsid w:val="00A214B8"/>
    <w:rsid w:val="00A21D74"/>
    <w:rsid w:val="00A229C2"/>
    <w:rsid w:val="00A24A93"/>
    <w:rsid w:val="00A25009"/>
    <w:rsid w:val="00A2615F"/>
    <w:rsid w:val="00A27120"/>
    <w:rsid w:val="00A27EBA"/>
    <w:rsid w:val="00A30A67"/>
    <w:rsid w:val="00A30BE9"/>
    <w:rsid w:val="00A30C09"/>
    <w:rsid w:val="00A3176A"/>
    <w:rsid w:val="00A323FF"/>
    <w:rsid w:val="00A33466"/>
    <w:rsid w:val="00A34B65"/>
    <w:rsid w:val="00A34C3F"/>
    <w:rsid w:val="00A3524F"/>
    <w:rsid w:val="00A359E2"/>
    <w:rsid w:val="00A372CA"/>
    <w:rsid w:val="00A375FB"/>
    <w:rsid w:val="00A37FE2"/>
    <w:rsid w:val="00A40EDA"/>
    <w:rsid w:val="00A435A3"/>
    <w:rsid w:val="00A43EA7"/>
    <w:rsid w:val="00A44479"/>
    <w:rsid w:val="00A451A1"/>
    <w:rsid w:val="00A46331"/>
    <w:rsid w:val="00A466F1"/>
    <w:rsid w:val="00A51A54"/>
    <w:rsid w:val="00A51C06"/>
    <w:rsid w:val="00A53138"/>
    <w:rsid w:val="00A5594B"/>
    <w:rsid w:val="00A56D83"/>
    <w:rsid w:val="00A570FE"/>
    <w:rsid w:val="00A578A4"/>
    <w:rsid w:val="00A611F1"/>
    <w:rsid w:val="00A613EC"/>
    <w:rsid w:val="00A61452"/>
    <w:rsid w:val="00A61B43"/>
    <w:rsid w:val="00A62315"/>
    <w:rsid w:val="00A63ECA"/>
    <w:rsid w:val="00A67222"/>
    <w:rsid w:val="00A67E46"/>
    <w:rsid w:val="00A708D5"/>
    <w:rsid w:val="00A70FE6"/>
    <w:rsid w:val="00A7158A"/>
    <w:rsid w:val="00A727FA"/>
    <w:rsid w:val="00A729A9"/>
    <w:rsid w:val="00A76594"/>
    <w:rsid w:val="00A76A53"/>
    <w:rsid w:val="00A77495"/>
    <w:rsid w:val="00A77502"/>
    <w:rsid w:val="00A777B6"/>
    <w:rsid w:val="00A8057D"/>
    <w:rsid w:val="00A80C28"/>
    <w:rsid w:val="00A80F36"/>
    <w:rsid w:val="00A81186"/>
    <w:rsid w:val="00A81502"/>
    <w:rsid w:val="00A81C20"/>
    <w:rsid w:val="00A823BF"/>
    <w:rsid w:val="00A8274A"/>
    <w:rsid w:val="00A831B2"/>
    <w:rsid w:val="00A83313"/>
    <w:rsid w:val="00A85074"/>
    <w:rsid w:val="00A85166"/>
    <w:rsid w:val="00A85523"/>
    <w:rsid w:val="00A85B88"/>
    <w:rsid w:val="00A85D46"/>
    <w:rsid w:val="00A85DB6"/>
    <w:rsid w:val="00A861AE"/>
    <w:rsid w:val="00A86C73"/>
    <w:rsid w:val="00A876DE"/>
    <w:rsid w:val="00A90BC9"/>
    <w:rsid w:val="00A90D6F"/>
    <w:rsid w:val="00A926A1"/>
    <w:rsid w:val="00A93741"/>
    <w:rsid w:val="00A94307"/>
    <w:rsid w:val="00A95002"/>
    <w:rsid w:val="00AA1168"/>
    <w:rsid w:val="00AA1A99"/>
    <w:rsid w:val="00AA283D"/>
    <w:rsid w:val="00AA343A"/>
    <w:rsid w:val="00AA3E27"/>
    <w:rsid w:val="00AA435A"/>
    <w:rsid w:val="00AA43B7"/>
    <w:rsid w:val="00AA4482"/>
    <w:rsid w:val="00AA59C7"/>
    <w:rsid w:val="00AA7001"/>
    <w:rsid w:val="00AB0EE0"/>
    <w:rsid w:val="00AB180B"/>
    <w:rsid w:val="00AB60FF"/>
    <w:rsid w:val="00AB6334"/>
    <w:rsid w:val="00AB63F1"/>
    <w:rsid w:val="00AB747D"/>
    <w:rsid w:val="00AB7F07"/>
    <w:rsid w:val="00AB7FF3"/>
    <w:rsid w:val="00AC304C"/>
    <w:rsid w:val="00AC59C6"/>
    <w:rsid w:val="00AC60A2"/>
    <w:rsid w:val="00AC7580"/>
    <w:rsid w:val="00AD21A6"/>
    <w:rsid w:val="00AD2249"/>
    <w:rsid w:val="00AD3296"/>
    <w:rsid w:val="00AD41B5"/>
    <w:rsid w:val="00AD4B98"/>
    <w:rsid w:val="00AD5EB0"/>
    <w:rsid w:val="00AD61D0"/>
    <w:rsid w:val="00AD6E36"/>
    <w:rsid w:val="00AD77E5"/>
    <w:rsid w:val="00AE11BA"/>
    <w:rsid w:val="00AE12DC"/>
    <w:rsid w:val="00AE1868"/>
    <w:rsid w:val="00AE3973"/>
    <w:rsid w:val="00AE4412"/>
    <w:rsid w:val="00AE60B4"/>
    <w:rsid w:val="00AE7149"/>
    <w:rsid w:val="00AF00E6"/>
    <w:rsid w:val="00AF1F0F"/>
    <w:rsid w:val="00AF210E"/>
    <w:rsid w:val="00AF2488"/>
    <w:rsid w:val="00AF2DD3"/>
    <w:rsid w:val="00AF2ED2"/>
    <w:rsid w:val="00AF3633"/>
    <w:rsid w:val="00AF4260"/>
    <w:rsid w:val="00AF4822"/>
    <w:rsid w:val="00AF4C67"/>
    <w:rsid w:val="00AF5319"/>
    <w:rsid w:val="00AF6229"/>
    <w:rsid w:val="00AF6E6C"/>
    <w:rsid w:val="00AF75A9"/>
    <w:rsid w:val="00B00676"/>
    <w:rsid w:val="00B014AF"/>
    <w:rsid w:val="00B0175B"/>
    <w:rsid w:val="00B018F2"/>
    <w:rsid w:val="00B02B8B"/>
    <w:rsid w:val="00B04701"/>
    <w:rsid w:val="00B05A24"/>
    <w:rsid w:val="00B06001"/>
    <w:rsid w:val="00B07307"/>
    <w:rsid w:val="00B07CCB"/>
    <w:rsid w:val="00B10475"/>
    <w:rsid w:val="00B11D2A"/>
    <w:rsid w:val="00B1248A"/>
    <w:rsid w:val="00B1262D"/>
    <w:rsid w:val="00B14C50"/>
    <w:rsid w:val="00B16771"/>
    <w:rsid w:val="00B16FF3"/>
    <w:rsid w:val="00B17468"/>
    <w:rsid w:val="00B2074A"/>
    <w:rsid w:val="00B207F4"/>
    <w:rsid w:val="00B22158"/>
    <w:rsid w:val="00B22BF5"/>
    <w:rsid w:val="00B22ECA"/>
    <w:rsid w:val="00B235EB"/>
    <w:rsid w:val="00B23C58"/>
    <w:rsid w:val="00B24C09"/>
    <w:rsid w:val="00B25CF8"/>
    <w:rsid w:val="00B261C4"/>
    <w:rsid w:val="00B2694C"/>
    <w:rsid w:val="00B272EA"/>
    <w:rsid w:val="00B2753A"/>
    <w:rsid w:val="00B30C9C"/>
    <w:rsid w:val="00B31B23"/>
    <w:rsid w:val="00B324EC"/>
    <w:rsid w:val="00B34EB5"/>
    <w:rsid w:val="00B357FD"/>
    <w:rsid w:val="00B35DB2"/>
    <w:rsid w:val="00B364D4"/>
    <w:rsid w:val="00B36DB1"/>
    <w:rsid w:val="00B401C8"/>
    <w:rsid w:val="00B4127C"/>
    <w:rsid w:val="00B41B80"/>
    <w:rsid w:val="00B41DA5"/>
    <w:rsid w:val="00B42064"/>
    <w:rsid w:val="00B4246E"/>
    <w:rsid w:val="00B426F8"/>
    <w:rsid w:val="00B45341"/>
    <w:rsid w:val="00B46327"/>
    <w:rsid w:val="00B46A55"/>
    <w:rsid w:val="00B470BE"/>
    <w:rsid w:val="00B4753E"/>
    <w:rsid w:val="00B47A50"/>
    <w:rsid w:val="00B514DD"/>
    <w:rsid w:val="00B528EF"/>
    <w:rsid w:val="00B52C7E"/>
    <w:rsid w:val="00B52CC4"/>
    <w:rsid w:val="00B530F2"/>
    <w:rsid w:val="00B53920"/>
    <w:rsid w:val="00B547C2"/>
    <w:rsid w:val="00B54CF8"/>
    <w:rsid w:val="00B5541A"/>
    <w:rsid w:val="00B55458"/>
    <w:rsid w:val="00B57AB3"/>
    <w:rsid w:val="00B6047A"/>
    <w:rsid w:val="00B62097"/>
    <w:rsid w:val="00B65B77"/>
    <w:rsid w:val="00B661B3"/>
    <w:rsid w:val="00B66385"/>
    <w:rsid w:val="00B663E6"/>
    <w:rsid w:val="00B670AB"/>
    <w:rsid w:val="00B672A1"/>
    <w:rsid w:val="00B6775C"/>
    <w:rsid w:val="00B67A4F"/>
    <w:rsid w:val="00B67E99"/>
    <w:rsid w:val="00B70009"/>
    <w:rsid w:val="00B720DA"/>
    <w:rsid w:val="00B72EBF"/>
    <w:rsid w:val="00B73EBD"/>
    <w:rsid w:val="00B745F3"/>
    <w:rsid w:val="00B74C58"/>
    <w:rsid w:val="00B757D9"/>
    <w:rsid w:val="00B76D73"/>
    <w:rsid w:val="00B77FEF"/>
    <w:rsid w:val="00B800BB"/>
    <w:rsid w:val="00B80235"/>
    <w:rsid w:val="00B80718"/>
    <w:rsid w:val="00B80868"/>
    <w:rsid w:val="00B808D2"/>
    <w:rsid w:val="00B80B01"/>
    <w:rsid w:val="00B81078"/>
    <w:rsid w:val="00B83FB5"/>
    <w:rsid w:val="00B83FC7"/>
    <w:rsid w:val="00B84C9E"/>
    <w:rsid w:val="00B84EAB"/>
    <w:rsid w:val="00B84EF5"/>
    <w:rsid w:val="00B85883"/>
    <w:rsid w:val="00B8688D"/>
    <w:rsid w:val="00B8727C"/>
    <w:rsid w:val="00B9039D"/>
    <w:rsid w:val="00B90E1C"/>
    <w:rsid w:val="00B910FF"/>
    <w:rsid w:val="00B9270B"/>
    <w:rsid w:val="00B92AB6"/>
    <w:rsid w:val="00B93FDD"/>
    <w:rsid w:val="00B94024"/>
    <w:rsid w:val="00B94CA9"/>
    <w:rsid w:val="00B94FC3"/>
    <w:rsid w:val="00B958DF"/>
    <w:rsid w:val="00B95E99"/>
    <w:rsid w:val="00B96600"/>
    <w:rsid w:val="00BA19B8"/>
    <w:rsid w:val="00BA1CB7"/>
    <w:rsid w:val="00BA1CCF"/>
    <w:rsid w:val="00BA1FC3"/>
    <w:rsid w:val="00BA22B8"/>
    <w:rsid w:val="00BA4921"/>
    <w:rsid w:val="00BA5225"/>
    <w:rsid w:val="00BA603D"/>
    <w:rsid w:val="00BA6150"/>
    <w:rsid w:val="00BA665E"/>
    <w:rsid w:val="00BA792F"/>
    <w:rsid w:val="00BB1679"/>
    <w:rsid w:val="00BB1E92"/>
    <w:rsid w:val="00BB2C2B"/>
    <w:rsid w:val="00BB2DD9"/>
    <w:rsid w:val="00BB3E15"/>
    <w:rsid w:val="00BB5387"/>
    <w:rsid w:val="00BB6045"/>
    <w:rsid w:val="00BB615C"/>
    <w:rsid w:val="00BB6C55"/>
    <w:rsid w:val="00BB7B99"/>
    <w:rsid w:val="00BC0780"/>
    <w:rsid w:val="00BC2606"/>
    <w:rsid w:val="00BC2BA3"/>
    <w:rsid w:val="00BC2C88"/>
    <w:rsid w:val="00BC2F23"/>
    <w:rsid w:val="00BC3FB1"/>
    <w:rsid w:val="00BC4029"/>
    <w:rsid w:val="00BC6157"/>
    <w:rsid w:val="00BC6E92"/>
    <w:rsid w:val="00BC6F82"/>
    <w:rsid w:val="00BC7F13"/>
    <w:rsid w:val="00BD0201"/>
    <w:rsid w:val="00BD077B"/>
    <w:rsid w:val="00BD2E55"/>
    <w:rsid w:val="00BD345B"/>
    <w:rsid w:val="00BD539A"/>
    <w:rsid w:val="00BD5A60"/>
    <w:rsid w:val="00BD5D1A"/>
    <w:rsid w:val="00BD6F4D"/>
    <w:rsid w:val="00BD7BAA"/>
    <w:rsid w:val="00BE1553"/>
    <w:rsid w:val="00BE2839"/>
    <w:rsid w:val="00BE30D2"/>
    <w:rsid w:val="00BE417C"/>
    <w:rsid w:val="00BE434B"/>
    <w:rsid w:val="00BE4BC5"/>
    <w:rsid w:val="00BE4CDE"/>
    <w:rsid w:val="00BE5D00"/>
    <w:rsid w:val="00BE7900"/>
    <w:rsid w:val="00BE7C76"/>
    <w:rsid w:val="00BF035D"/>
    <w:rsid w:val="00BF07C7"/>
    <w:rsid w:val="00BF0FBA"/>
    <w:rsid w:val="00BF412C"/>
    <w:rsid w:val="00BF4173"/>
    <w:rsid w:val="00BF4523"/>
    <w:rsid w:val="00BF576E"/>
    <w:rsid w:val="00BF71F9"/>
    <w:rsid w:val="00BF773B"/>
    <w:rsid w:val="00BF7BFC"/>
    <w:rsid w:val="00C02CBA"/>
    <w:rsid w:val="00C039C8"/>
    <w:rsid w:val="00C03B75"/>
    <w:rsid w:val="00C0457B"/>
    <w:rsid w:val="00C0459A"/>
    <w:rsid w:val="00C04891"/>
    <w:rsid w:val="00C05644"/>
    <w:rsid w:val="00C0652F"/>
    <w:rsid w:val="00C075B3"/>
    <w:rsid w:val="00C105E7"/>
    <w:rsid w:val="00C115DB"/>
    <w:rsid w:val="00C12CD3"/>
    <w:rsid w:val="00C135BA"/>
    <w:rsid w:val="00C14761"/>
    <w:rsid w:val="00C148CF"/>
    <w:rsid w:val="00C15190"/>
    <w:rsid w:val="00C1697F"/>
    <w:rsid w:val="00C16DC3"/>
    <w:rsid w:val="00C17DC7"/>
    <w:rsid w:val="00C2021A"/>
    <w:rsid w:val="00C2134A"/>
    <w:rsid w:val="00C2260E"/>
    <w:rsid w:val="00C2391C"/>
    <w:rsid w:val="00C2630D"/>
    <w:rsid w:val="00C263D7"/>
    <w:rsid w:val="00C26687"/>
    <w:rsid w:val="00C266EA"/>
    <w:rsid w:val="00C2677E"/>
    <w:rsid w:val="00C27D96"/>
    <w:rsid w:val="00C27EF7"/>
    <w:rsid w:val="00C32BF0"/>
    <w:rsid w:val="00C333A1"/>
    <w:rsid w:val="00C334CA"/>
    <w:rsid w:val="00C34387"/>
    <w:rsid w:val="00C353A2"/>
    <w:rsid w:val="00C35BBA"/>
    <w:rsid w:val="00C35BE7"/>
    <w:rsid w:val="00C35DEC"/>
    <w:rsid w:val="00C37E23"/>
    <w:rsid w:val="00C4169C"/>
    <w:rsid w:val="00C4369E"/>
    <w:rsid w:val="00C44A29"/>
    <w:rsid w:val="00C46FA6"/>
    <w:rsid w:val="00C5061F"/>
    <w:rsid w:val="00C50F2F"/>
    <w:rsid w:val="00C5159E"/>
    <w:rsid w:val="00C53DC1"/>
    <w:rsid w:val="00C5482A"/>
    <w:rsid w:val="00C549EB"/>
    <w:rsid w:val="00C54FD7"/>
    <w:rsid w:val="00C57031"/>
    <w:rsid w:val="00C573E6"/>
    <w:rsid w:val="00C607A2"/>
    <w:rsid w:val="00C627BE"/>
    <w:rsid w:val="00C63302"/>
    <w:rsid w:val="00C65A0C"/>
    <w:rsid w:val="00C67339"/>
    <w:rsid w:val="00C70399"/>
    <w:rsid w:val="00C71AD3"/>
    <w:rsid w:val="00C71C44"/>
    <w:rsid w:val="00C72167"/>
    <w:rsid w:val="00C725F5"/>
    <w:rsid w:val="00C7384C"/>
    <w:rsid w:val="00C74497"/>
    <w:rsid w:val="00C74BD3"/>
    <w:rsid w:val="00C75E33"/>
    <w:rsid w:val="00C765ED"/>
    <w:rsid w:val="00C778D6"/>
    <w:rsid w:val="00C80068"/>
    <w:rsid w:val="00C8011B"/>
    <w:rsid w:val="00C80183"/>
    <w:rsid w:val="00C80659"/>
    <w:rsid w:val="00C80E68"/>
    <w:rsid w:val="00C81214"/>
    <w:rsid w:val="00C8329C"/>
    <w:rsid w:val="00C844BB"/>
    <w:rsid w:val="00C84539"/>
    <w:rsid w:val="00C85797"/>
    <w:rsid w:val="00C861E9"/>
    <w:rsid w:val="00C86216"/>
    <w:rsid w:val="00C91A0A"/>
    <w:rsid w:val="00C92166"/>
    <w:rsid w:val="00C92C80"/>
    <w:rsid w:val="00C92F21"/>
    <w:rsid w:val="00C975BA"/>
    <w:rsid w:val="00C9789F"/>
    <w:rsid w:val="00CA15BC"/>
    <w:rsid w:val="00CA1EEA"/>
    <w:rsid w:val="00CA29E3"/>
    <w:rsid w:val="00CA4081"/>
    <w:rsid w:val="00CA5BED"/>
    <w:rsid w:val="00CA683A"/>
    <w:rsid w:val="00CA696F"/>
    <w:rsid w:val="00CA6C97"/>
    <w:rsid w:val="00CA713B"/>
    <w:rsid w:val="00CB0102"/>
    <w:rsid w:val="00CB01F3"/>
    <w:rsid w:val="00CB06EF"/>
    <w:rsid w:val="00CB06F6"/>
    <w:rsid w:val="00CB1120"/>
    <w:rsid w:val="00CB14F9"/>
    <w:rsid w:val="00CB19D8"/>
    <w:rsid w:val="00CB1D7D"/>
    <w:rsid w:val="00CB2E2D"/>
    <w:rsid w:val="00CB4AD7"/>
    <w:rsid w:val="00CB718A"/>
    <w:rsid w:val="00CB75B8"/>
    <w:rsid w:val="00CB7911"/>
    <w:rsid w:val="00CB79EA"/>
    <w:rsid w:val="00CB7B7F"/>
    <w:rsid w:val="00CB7E7D"/>
    <w:rsid w:val="00CC0243"/>
    <w:rsid w:val="00CC42FC"/>
    <w:rsid w:val="00CC4A55"/>
    <w:rsid w:val="00CC5011"/>
    <w:rsid w:val="00CC6202"/>
    <w:rsid w:val="00CC7023"/>
    <w:rsid w:val="00CD0320"/>
    <w:rsid w:val="00CD1323"/>
    <w:rsid w:val="00CD3193"/>
    <w:rsid w:val="00CD42F5"/>
    <w:rsid w:val="00CD47D4"/>
    <w:rsid w:val="00CD53F9"/>
    <w:rsid w:val="00CD59DB"/>
    <w:rsid w:val="00CD5D86"/>
    <w:rsid w:val="00CD6414"/>
    <w:rsid w:val="00CD6A83"/>
    <w:rsid w:val="00CE0657"/>
    <w:rsid w:val="00CE0796"/>
    <w:rsid w:val="00CE08A1"/>
    <w:rsid w:val="00CE09CF"/>
    <w:rsid w:val="00CE0EDA"/>
    <w:rsid w:val="00CE1372"/>
    <w:rsid w:val="00CE3947"/>
    <w:rsid w:val="00CE3C41"/>
    <w:rsid w:val="00CE43EB"/>
    <w:rsid w:val="00CE5F6B"/>
    <w:rsid w:val="00CE69B7"/>
    <w:rsid w:val="00CE6A01"/>
    <w:rsid w:val="00CE7DC4"/>
    <w:rsid w:val="00CF0349"/>
    <w:rsid w:val="00CF06B6"/>
    <w:rsid w:val="00CF2028"/>
    <w:rsid w:val="00CF2A27"/>
    <w:rsid w:val="00CF410A"/>
    <w:rsid w:val="00CF652C"/>
    <w:rsid w:val="00CF68EB"/>
    <w:rsid w:val="00CF78D2"/>
    <w:rsid w:val="00CF7982"/>
    <w:rsid w:val="00D0056A"/>
    <w:rsid w:val="00D03E6D"/>
    <w:rsid w:val="00D03F08"/>
    <w:rsid w:val="00D04C1A"/>
    <w:rsid w:val="00D06BEE"/>
    <w:rsid w:val="00D06CE6"/>
    <w:rsid w:val="00D06E0A"/>
    <w:rsid w:val="00D06FD0"/>
    <w:rsid w:val="00D1084F"/>
    <w:rsid w:val="00D11912"/>
    <w:rsid w:val="00D11C0C"/>
    <w:rsid w:val="00D1418D"/>
    <w:rsid w:val="00D15001"/>
    <w:rsid w:val="00D15FE7"/>
    <w:rsid w:val="00D16901"/>
    <w:rsid w:val="00D16F23"/>
    <w:rsid w:val="00D17FF9"/>
    <w:rsid w:val="00D206A4"/>
    <w:rsid w:val="00D20ABD"/>
    <w:rsid w:val="00D21F79"/>
    <w:rsid w:val="00D21FB1"/>
    <w:rsid w:val="00D22394"/>
    <w:rsid w:val="00D229F1"/>
    <w:rsid w:val="00D233C5"/>
    <w:rsid w:val="00D23D93"/>
    <w:rsid w:val="00D242DC"/>
    <w:rsid w:val="00D24495"/>
    <w:rsid w:val="00D269D4"/>
    <w:rsid w:val="00D32C6E"/>
    <w:rsid w:val="00D32FE5"/>
    <w:rsid w:val="00D33D14"/>
    <w:rsid w:val="00D35384"/>
    <w:rsid w:val="00D370F8"/>
    <w:rsid w:val="00D37455"/>
    <w:rsid w:val="00D37A33"/>
    <w:rsid w:val="00D37E68"/>
    <w:rsid w:val="00D37F3C"/>
    <w:rsid w:val="00D40A7E"/>
    <w:rsid w:val="00D40E85"/>
    <w:rsid w:val="00D41024"/>
    <w:rsid w:val="00D41049"/>
    <w:rsid w:val="00D41F78"/>
    <w:rsid w:val="00D420DB"/>
    <w:rsid w:val="00D42498"/>
    <w:rsid w:val="00D4315B"/>
    <w:rsid w:val="00D43BEF"/>
    <w:rsid w:val="00D43CDE"/>
    <w:rsid w:val="00D445C2"/>
    <w:rsid w:val="00D5090C"/>
    <w:rsid w:val="00D50E43"/>
    <w:rsid w:val="00D51643"/>
    <w:rsid w:val="00D51B6B"/>
    <w:rsid w:val="00D522C6"/>
    <w:rsid w:val="00D52BA2"/>
    <w:rsid w:val="00D535E6"/>
    <w:rsid w:val="00D54430"/>
    <w:rsid w:val="00D54C87"/>
    <w:rsid w:val="00D54EFD"/>
    <w:rsid w:val="00D557F7"/>
    <w:rsid w:val="00D5668D"/>
    <w:rsid w:val="00D567E8"/>
    <w:rsid w:val="00D56BEA"/>
    <w:rsid w:val="00D61604"/>
    <w:rsid w:val="00D62A00"/>
    <w:rsid w:val="00D62AD6"/>
    <w:rsid w:val="00D646D4"/>
    <w:rsid w:val="00D65400"/>
    <w:rsid w:val="00D65429"/>
    <w:rsid w:val="00D67190"/>
    <w:rsid w:val="00D679C7"/>
    <w:rsid w:val="00D702DF"/>
    <w:rsid w:val="00D71245"/>
    <w:rsid w:val="00D71A33"/>
    <w:rsid w:val="00D754C8"/>
    <w:rsid w:val="00D75C68"/>
    <w:rsid w:val="00D77038"/>
    <w:rsid w:val="00D77234"/>
    <w:rsid w:val="00D80A1A"/>
    <w:rsid w:val="00D81392"/>
    <w:rsid w:val="00D83E3D"/>
    <w:rsid w:val="00D84DA3"/>
    <w:rsid w:val="00D859EA"/>
    <w:rsid w:val="00D85DC1"/>
    <w:rsid w:val="00D87565"/>
    <w:rsid w:val="00D87AA4"/>
    <w:rsid w:val="00D90375"/>
    <w:rsid w:val="00D9117F"/>
    <w:rsid w:val="00D91EC0"/>
    <w:rsid w:val="00D95220"/>
    <w:rsid w:val="00D95ABD"/>
    <w:rsid w:val="00D96105"/>
    <w:rsid w:val="00D976A3"/>
    <w:rsid w:val="00D97E95"/>
    <w:rsid w:val="00DA10B5"/>
    <w:rsid w:val="00DA14EF"/>
    <w:rsid w:val="00DA359B"/>
    <w:rsid w:val="00DA372A"/>
    <w:rsid w:val="00DA4AA4"/>
    <w:rsid w:val="00DA4DE7"/>
    <w:rsid w:val="00DA5BF3"/>
    <w:rsid w:val="00DA5C41"/>
    <w:rsid w:val="00DA6D5D"/>
    <w:rsid w:val="00DA71A8"/>
    <w:rsid w:val="00DA72F5"/>
    <w:rsid w:val="00DB0024"/>
    <w:rsid w:val="00DB2487"/>
    <w:rsid w:val="00DB3AD9"/>
    <w:rsid w:val="00DB54AA"/>
    <w:rsid w:val="00DB6112"/>
    <w:rsid w:val="00DB7A93"/>
    <w:rsid w:val="00DC0312"/>
    <w:rsid w:val="00DC1189"/>
    <w:rsid w:val="00DC280E"/>
    <w:rsid w:val="00DC4ECE"/>
    <w:rsid w:val="00DC6117"/>
    <w:rsid w:val="00DC786E"/>
    <w:rsid w:val="00DC7AB7"/>
    <w:rsid w:val="00DC7FBB"/>
    <w:rsid w:val="00DD49DA"/>
    <w:rsid w:val="00DD507A"/>
    <w:rsid w:val="00DD5B6E"/>
    <w:rsid w:val="00DD79BC"/>
    <w:rsid w:val="00DE1460"/>
    <w:rsid w:val="00DE3E27"/>
    <w:rsid w:val="00DE4AA6"/>
    <w:rsid w:val="00DE4C9C"/>
    <w:rsid w:val="00DE6BA7"/>
    <w:rsid w:val="00DE71F3"/>
    <w:rsid w:val="00DF00A2"/>
    <w:rsid w:val="00DF014A"/>
    <w:rsid w:val="00DF0794"/>
    <w:rsid w:val="00DF16EF"/>
    <w:rsid w:val="00DF37EB"/>
    <w:rsid w:val="00DF6073"/>
    <w:rsid w:val="00DF74F6"/>
    <w:rsid w:val="00E0155B"/>
    <w:rsid w:val="00E02C54"/>
    <w:rsid w:val="00E040C6"/>
    <w:rsid w:val="00E0595C"/>
    <w:rsid w:val="00E05B28"/>
    <w:rsid w:val="00E06593"/>
    <w:rsid w:val="00E06837"/>
    <w:rsid w:val="00E06CBE"/>
    <w:rsid w:val="00E074F7"/>
    <w:rsid w:val="00E118D0"/>
    <w:rsid w:val="00E11CA3"/>
    <w:rsid w:val="00E122A2"/>
    <w:rsid w:val="00E13ACC"/>
    <w:rsid w:val="00E146F2"/>
    <w:rsid w:val="00E1471C"/>
    <w:rsid w:val="00E20892"/>
    <w:rsid w:val="00E209B8"/>
    <w:rsid w:val="00E236F5"/>
    <w:rsid w:val="00E23AE6"/>
    <w:rsid w:val="00E23B31"/>
    <w:rsid w:val="00E23C70"/>
    <w:rsid w:val="00E26DEF"/>
    <w:rsid w:val="00E2710C"/>
    <w:rsid w:val="00E27885"/>
    <w:rsid w:val="00E30C31"/>
    <w:rsid w:val="00E32531"/>
    <w:rsid w:val="00E33FD8"/>
    <w:rsid w:val="00E35CA3"/>
    <w:rsid w:val="00E366B6"/>
    <w:rsid w:val="00E37B0A"/>
    <w:rsid w:val="00E40334"/>
    <w:rsid w:val="00E4113E"/>
    <w:rsid w:val="00E414E1"/>
    <w:rsid w:val="00E41CB2"/>
    <w:rsid w:val="00E426F4"/>
    <w:rsid w:val="00E435EC"/>
    <w:rsid w:val="00E45010"/>
    <w:rsid w:val="00E45064"/>
    <w:rsid w:val="00E45B5E"/>
    <w:rsid w:val="00E4613E"/>
    <w:rsid w:val="00E4656E"/>
    <w:rsid w:val="00E46F4C"/>
    <w:rsid w:val="00E478BC"/>
    <w:rsid w:val="00E47E13"/>
    <w:rsid w:val="00E47E55"/>
    <w:rsid w:val="00E503D2"/>
    <w:rsid w:val="00E50B35"/>
    <w:rsid w:val="00E512BE"/>
    <w:rsid w:val="00E52D3A"/>
    <w:rsid w:val="00E53386"/>
    <w:rsid w:val="00E563D6"/>
    <w:rsid w:val="00E6220F"/>
    <w:rsid w:val="00E62E91"/>
    <w:rsid w:val="00E63649"/>
    <w:rsid w:val="00E636AA"/>
    <w:rsid w:val="00E64D62"/>
    <w:rsid w:val="00E658D3"/>
    <w:rsid w:val="00E65B5E"/>
    <w:rsid w:val="00E65CDF"/>
    <w:rsid w:val="00E65E89"/>
    <w:rsid w:val="00E666AC"/>
    <w:rsid w:val="00E66730"/>
    <w:rsid w:val="00E66B31"/>
    <w:rsid w:val="00E67960"/>
    <w:rsid w:val="00E715CB"/>
    <w:rsid w:val="00E71FF2"/>
    <w:rsid w:val="00E73338"/>
    <w:rsid w:val="00E73368"/>
    <w:rsid w:val="00E74FC0"/>
    <w:rsid w:val="00E75E3F"/>
    <w:rsid w:val="00E77743"/>
    <w:rsid w:val="00E77B66"/>
    <w:rsid w:val="00E81339"/>
    <w:rsid w:val="00E81CEF"/>
    <w:rsid w:val="00E822F2"/>
    <w:rsid w:val="00E8431C"/>
    <w:rsid w:val="00E848E8"/>
    <w:rsid w:val="00E8699D"/>
    <w:rsid w:val="00E87D5B"/>
    <w:rsid w:val="00E9236E"/>
    <w:rsid w:val="00E9474C"/>
    <w:rsid w:val="00E9669D"/>
    <w:rsid w:val="00EA031F"/>
    <w:rsid w:val="00EA2852"/>
    <w:rsid w:val="00EA3723"/>
    <w:rsid w:val="00EA3DE8"/>
    <w:rsid w:val="00EA3F92"/>
    <w:rsid w:val="00EA431E"/>
    <w:rsid w:val="00EA48E1"/>
    <w:rsid w:val="00EA502A"/>
    <w:rsid w:val="00EA56D3"/>
    <w:rsid w:val="00EA5D6B"/>
    <w:rsid w:val="00EA7367"/>
    <w:rsid w:val="00EB1214"/>
    <w:rsid w:val="00EB1F23"/>
    <w:rsid w:val="00EB23D2"/>
    <w:rsid w:val="00EB268F"/>
    <w:rsid w:val="00EB3F46"/>
    <w:rsid w:val="00EB4B6C"/>
    <w:rsid w:val="00EB4C12"/>
    <w:rsid w:val="00EB5BE4"/>
    <w:rsid w:val="00EB6BDF"/>
    <w:rsid w:val="00EB7A0A"/>
    <w:rsid w:val="00EC1139"/>
    <w:rsid w:val="00EC1170"/>
    <w:rsid w:val="00EC1355"/>
    <w:rsid w:val="00EC3052"/>
    <w:rsid w:val="00EC4240"/>
    <w:rsid w:val="00EC451C"/>
    <w:rsid w:val="00EC4C47"/>
    <w:rsid w:val="00EC5281"/>
    <w:rsid w:val="00EC55E8"/>
    <w:rsid w:val="00EC5846"/>
    <w:rsid w:val="00EC5BC5"/>
    <w:rsid w:val="00EC6A54"/>
    <w:rsid w:val="00ED146A"/>
    <w:rsid w:val="00ED17FA"/>
    <w:rsid w:val="00ED1BE0"/>
    <w:rsid w:val="00ED1F9B"/>
    <w:rsid w:val="00ED2F8D"/>
    <w:rsid w:val="00ED3C6D"/>
    <w:rsid w:val="00ED3FA7"/>
    <w:rsid w:val="00ED4FD3"/>
    <w:rsid w:val="00ED51C1"/>
    <w:rsid w:val="00ED553A"/>
    <w:rsid w:val="00ED569A"/>
    <w:rsid w:val="00ED5701"/>
    <w:rsid w:val="00ED57D3"/>
    <w:rsid w:val="00EE0309"/>
    <w:rsid w:val="00EE0311"/>
    <w:rsid w:val="00EE208B"/>
    <w:rsid w:val="00EE2344"/>
    <w:rsid w:val="00EE2B3D"/>
    <w:rsid w:val="00EE627D"/>
    <w:rsid w:val="00EE7183"/>
    <w:rsid w:val="00EF19E6"/>
    <w:rsid w:val="00EF23C3"/>
    <w:rsid w:val="00EF3962"/>
    <w:rsid w:val="00EF4809"/>
    <w:rsid w:val="00EF4F12"/>
    <w:rsid w:val="00EF63F1"/>
    <w:rsid w:val="00F01103"/>
    <w:rsid w:val="00F011BF"/>
    <w:rsid w:val="00F01DB3"/>
    <w:rsid w:val="00F0241F"/>
    <w:rsid w:val="00F04F89"/>
    <w:rsid w:val="00F05FDA"/>
    <w:rsid w:val="00F06400"/>
    <w:rsid w:val="00F113E4"/>
    <w:rsid w:val="00F11A37"/>
    <w:rsid w:val="00F12E3C"/>
    <w:rsid w:val="00F1344A"/>
    <w:rsid w:val="00F14BEC"/>
    <w:rsid w:val="00F152D6"/>
    <w:rsid w:val="00F153B0"/>
    <w:rsid w:val="00F169A0"/>
    <w:rsid w:val="00F16C05"/>
    <w:rsid w:val="00F17CCA"/>
    <w:rsid w:val="00F20149"/>
    <w:rsid w:val="00F20871"/>
    <w:rsid w:val="00F219A9"/>
    <w:rsid w:val="00F22A32"/>
    <w:rsid w:val="00F23EEB"/>
    <w:rsid w:val="00F2468B"/>
    <w:rsid w:val="00F246C4"/>
    <w:rsid w:val="00F24ED4"/>
    <w:rsid w:val="00F252D2"/>
    <w:rsid w:val="00F27BD8"/>
    <w:rsid w:val="00F27DB8"/>
    <w:rsid w:val="00F300DD"/>
    <w:rsid w:val="00F32821"/>
    <w:rsid w:val="00F32E43"/>
    <w:rsid w:val="00F33774"/>
    <w:rsid w:val="00F33899"/>
    <w:rsid w:val="00F370BA"/>
    <w:rsid w:val="00F373A7"/>
    <w:rsid w:val="00F37773"/>
    <w:rsid w:val="00F37D74"/>
    <w:rsid w:val="00F37ED9"/>
    <w:rsid w:val="00F41AF9"/>
    <w:rsid w:val="00F421DB"/>
    <w:rsid w:val="00F42C58"/>
    <w:rsid w:val="00F437B5"/>
    <w:rsid w:val="00F44393"/>
    <w:rsid w:val="00F44EFB"/>
    <w:rsid w:val="00F455CF"/>
    <w:rsid w:val="00F45F00"/>
    <w:rsid w:val="00F46CE4"/>
    <w:rsid w:val="00F46DE4"/>
    <w:rsid w:val="00F46E17"/>
    <w:rsid w:val="00F475DC"/>
    <w:rsid w:val="00F47B9E"/>
    <w:rsid w:val="00F51E34"/>
    <w:rsid w:val="00F5248A"/>
    <w:rsid w:val="00F53F5C"/>
    <w:rsid w:val="00F5719E"/>
    <w:rsid w:val="00F60357"/>
    <w:rsid w:val="00F60674"/>
    <w:rsid w:val="00F611E2"/>
    <w:rsid w:val="00F61E7C"/>
    <w:rsid w:val="00F61E80"/>
    <w:rsid w:val="00F63651"/>
    <w:rsid w:val="00F64261"/>
    <w:rsid w:val="00F642C0"/>
    <w:rsid w:val="00F64ED6"/>
    <w:rsid w:val="00F67053"/>
    <w:rsid w:val="00F67E73"/>
    <w:rsid w:val="00F712CB"/>
    <w:rsid w:val="00F718C8"/>
    <w:rsid w:val="00F72244"/>
    <w:rsid w:val="00F7248C"/>
    <w:rsid w:val="00F730AE"/>
    <w:rsid w:val="00F73782"/>
    <w:rsid w:val="00F775AF"/>
    <w:rsid w:val="00F77A26"/>
    <w:rsid w:val="00F8058A"/>
    <w:rsid w:val="00F80598"/>
    <w:rsid w:val="00F811B9"/>
    <w:rsid w:val="00F83E57"/>
    <w:rsid w:val="00F847E6"/>
    <w:rsid w:val="00F8580C"/>
    <w:rsid w:val="00F85A54"/>
    <w:rsid w:val="00F85D06"/>
    <w:rsid w:val="00F8627A"/>
    <w:rsid w:val="00F8799C"/>
    <w:rsid w:val="00F908CA"/>
    <w:rsid w:val="00F90991"/>
    <w:rsid w:val="00F9107B"/>
    <w:rsid w:val="00F913D3"/>
    <w:rsid w:val="00F923FE"/>
    <w:rsid w:val="00F93311"/>
    <w:rsid w:val="00F93B19"/>
    <w:rsid w:val="00F9591B"/>
    <w:rsid w:val="00F95BB8"/>
    <w:rsid w:val="00F95E11"/>
    <w:rsid w:val="00F96420"/>
    <w:rsid w:val="00F97C2A"/>
    <w:rsid w:val="00FA06A1"/>
    <w:rsid w:val="00FA0B83"/>
    <w:rsid w:val="00FA20E7"/>
    <w:rsid w:val="00FA281E"/>
    <w:rsid w:val="00FA2D56"/>
    <w:rsid w:val="00FA46D9"/>
    <w:rsid w:val="00FA47BC"/>
    <w:rsid w:val="00FA48A7"/>
    <w:rsid w:val="00FA4E03"/>
    <w:rsid w:val="00FA50E6"/>
    <w:rsid w:val="00FA62BC"/>
    <w:rsid w:val="00FA7A7F"/>
    <w:rsid w:val="00FB01C4"/>
    <w:rsid w:val="00FB0877"/>
    <w:rsid w:val="00FB12DE"/>
    <w:rsid w:val="00FB267B"/>
    <w:rsid w:val="00FB26F4"/>
    <w:rsid w:val="00FB318F"/>
    <w:rsid w:val="00FB342B"/>
    <w:rsid w:val="00FB3BD9"/>
    <w:rsid w:val="00FB4D69"/>
    <w:rsid w:val="00FB5DD0"/>
    <w:rsid w:val="00FB609C"/>
    <w:rsid w:val="00FB6356"/>
    <w:rsid w:val="00FB65BD"/>
    <w:rsid w:val="00FB6C5E"/>
    <w:rsid w:val="00FB6D7D"/>
    <w:rsid w:val="00FC2A24"/>
    <w:rsid w:val="00FC3C56"/>
    <w:rsid w:val="00FC441E"/>
    <w:rsid w:val="00FC52AE"/>
    <w:rsid w:val="00FC6847"/>
    <w:rsid w:val="00FC7F2E"/>
    <w:rsid w:val="00FD20A0"/>
    <w:rsid w:val="00FD2BFA"/>
    <w:rsid w:val="00FD2E54"/>
    <w:rsid w:val="00FD3002"/>
    <w:rsid w:val="00FD3173"/>
    <w:rsid w:val="00FD3790"/>
    <w:rsid w:val="00FD4425"/>
    <w:rsid w:val="00FD47E1"/>
    <w:rsid w:val="00FD5B81"/>
    <w:rsid w:val="00FD6969"/>
    <w:rsid w:val="00FE1C9C"/>
    <w:rsid w:val="00FE213B"/>
    <w:rsid w:val="00FF0C90"/>
    <w:rsid w:val="00FF145B"/>
    <w:rsid w:val="00FF1DB9"/>
    <w:rsid w:val="00FF4222"/>
    <w:rsid w:val="00FF45F3"/>
    <w:rsid w:val="00FF4687"/>
    <w:rsid w:val="00FF47CB"/>
    <w:rsid w:val="00FF48A5"/>
    <w:rsid w:val="00FF48BF"/>
    <w:rsid w:val="00FF4C33"/>
    <w:rsid w:val="00FF59ED"/>
    <w:rsid w:val="00FF5C43"/>
    <w:rsid w:val="00FF5E91"/>
    <w:rsid w:val="00FF7077"/>
    <w:rsid w:val="00FF7F4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rsid w:val="001E0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1E06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60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0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0602"/>
    <w:rPr>
      <w:rFonts w:asciiTheme="majorHAnsi" w:eastAsiaTheme="majorEastAsia" w:hAnsiTheme="majorHAnsi" w:cstheme="majorBidi"/>
      <w:color w:val="1F3763" w:themeColor="accent1" w:themeShade="7F"/>
      <w:sz w:val="24"/>
      <w:szCs w:val="24"/>
    </w:rPr>
  </w:style>
  <w:style w:type="paragraph" w:styleId="Title">
    <w:name w:val="Title"/>
    <w:aliases w:val="spaced list"/>
    <w:basedOn w:val="body"/>
    <w:next w:val="Normal"/>
    <w:link w:val="TitleChar"/>
    <w:uiPriority w:val="10"/>
    <w:qFormat/>
    <w:rsid w:val="000B21CF"/>
    <w:pPr>
      <w:numPr>
        <w:numId w:val="5"/>
      </w:numPr>
    </w:pPr>
  </w:style>
  <w:style w:type="character" w:customStyle="1" w:styleId="TitleChar">
    <w:name w:val="Title Char"/>
    <w:aliases w:val="spaced list Char"/>
    <w:basedOn w:val="DefaultParagraphFont"/>
    <w:link w:val="Title"/>
    <w:uiPriority w:val="10"/>
    <w:rsid w:val="000B21CF"/>
    <w:rPr>
      <w:rFonts w:ascii="Roboto" w:eastAsia="Arial" w:hAnsi="Roboto" w:cs="Arial"/>
      <w:color w:val="222222"/>
      <w:sz w:val="21"/>
      <w:szCs w:val="21"/>
    </w:rPr>
  </w:style>
  <w:style w:type="paragraph" w:styleId="Subtitle">
    <w:name w:val="Subtitle"/>
    <w:basedOn w:val="Normal"/>
    <w:next w:val="Normal"/>
    <w:link w:val="SubtitleChar"/>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autoRedefine/>
    <w:qFormat/>
    <w:rsid w:val="00B67A4F"/>
    <w:pPr>
      <w:numPr>
        <w:numId w:val="1"/>
      </w:numPr>
      <w:spacing w:before="1800" w:after="960"/>
    </w:pPr>
    <w:rPr>
      <w:rFonts w:ascii="Roboto" w:eastAsia="Arial" w:hAnsi="Roboto" w:cs="Arial"/>
      <w:sz w:val="40"/>
      <w:szCs w:val="40"/>
    </w:rPr>
  </w:style>
  <w:style w:type="character" w:customStyle="1" w:styleId="h1Char">
    <w:name w:val="h1 Char"/>
    <w:basedOn w:val="DefaultParagraphFont"/>
    <w:link w:val="h1"/>
    <w:rsid w:val="00B67A4F"/>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66419F"/>
    <w:pPr>
      <w:numPr>
        <w:ilvl w:val="1"/>
        <w:numId w:val="1"/>
      </w:numPr>
      <w:spacing w:before="480" w:after="240"/>
    </w:pPr>
    <w:rPr>
      <w:rFonts w:ascii="Roboto" w:eastAsia="Arial" w:hAnsi="Roboto" w:cs="Arial"/>
      <w:sz w:val="32"/>
      <w:szCs w:val="29"/>
    </w:rPr>
  </w:style>
  <w:style w:type="character" w:customStyle="1" w:styleId="h2Char">
    <w:name w:val="h2 Char"/>
    <w:basedOn w:val="DefaultParagraphFont"/>
    <w:link w:val="h2"/>
    <w:rsid w:val="0066419F"/>
    <w:rPr>
      <w:rFonts w:ascii="Roboto" w:eastAsia="Arial" w:hAnsi="Roboto" w:cs="Arial"/>
      <w:sz w:val="32"/>
      <w:szCs w:val="29"/>
    </w:rPr>
  </w:style>
  <w:style w:type="paragraph" w:customStyle="1" w:styleId="body">
    <w:name w:val="body"/>
    <w:basedOn w:val="Normal"/>
    <w:link w:val="bodyChar"/>
    <w:qFormat/>
    <w:rsid w:val="00D0056A"/>
    <w:pPr>
      <w:spacing w:before="120" w:after="120" w:line="334" w:lineRule="auto"/>
      <w:ind w:left="119" w:right="125"/>
      <w:jc w:val="both"/>
    </w:pPr>
    <w:rPr>
      <w:rFonts w:ascii="Roboto" w:eastAsia="Arial" w:hAnsi="Roboto" w:cs="Arial"/>
      <w:color w:val="222222"/>
      <w:sz w:val="21"/>
      <w:szCs w:val="21"/>
      <w:shd w:val="clear" w:color="auto" w:fill="FFFFFF"/>
    </w:rPr>
  </w:style>
  <w:style w:type="character" w:customStyle="1" w:styleId="bodyChar">
    <w:name w:val="body Char"/>
    <w:basedOn w:val="DefaultParagraphFont"/>
    <w:link w:val="body"/>
    <w:rsid w:val="00D0056A"/>
    <w:rPr>
      <w:rFonts w:ascii="Roboto" w:eastAsia="Arial" w:hAnsi="Roboto"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32118A"/>
    <w:pPr>
      <w:numPr>
        <w:ilvl w:val="2"/>
      </w:numPr>
    </w:pPr>
    <w:rPr>
      <w:sz w:val="26"/>
    </w:rPr>
  </w:style>
  <w:style w:type="character" w:customStyle="1" w:styleId="h3Char">
    <w:name w:val="h3 Char"/>
    <w:basedOn w:val="h2Char"/>
    <w:link w:val="h3"/>
    <w:rsid w:val="0032118A"/>
    <w:rPr>
      <w:rFonts w:ascii="Roboto" w:eastAsia="Arial" w:hAnsi="Roboto" w:cs="Arial"/>
      <w:sz w:val="26"/>
      <w:szCs w:val="29"/>
    </w:rPr>
  </w:style>
  <w:style w:type="paragraph" w:customStyle="1" w:styleId="listh4">
    <w:name w:val="list h4"/>
    <w:basedOn w:val="h3"/>
    <w:link w:val="listh4Char"/>
    <w:autoRedefine/>
    <w:qFormat/>
    <w:rsid w:val="00ED1F9B"/>
    <w:pPr>
      <w:numPr>
        <w:ilvl w:val="0"/>
        <w:numId w:val="3"/>
      </w:numPr>
    </w:pPr>
    <w:rPr>
      <w:color w:val="222222"/>
      <w:sz w:val="24"/>
      <w:szCs w:val="21"/>
    </w:rPr>
  </w:style>
  <w:style w:type="character" w:customStyle="1" w:styleId="listh4Char">
    <w:name w:val="list h4 Char"/>
    <w:basedOn w:val="h3Char"/>
    <w:link w:val="listh4"/>
    <w:rsid w:val="00ED1F9B"/>
    <w:rPr>
      <w:rFonts w:ascii="Roboto" w:eastAsia="Arial" w:hAnsi="Roboto" w:cs="Arial"/>
      <w:color w:val="222222"/>
      <w:sz w:val="24"/>
      <w:szCs w:val="21"/>
    </w:rPr>
  </w:style>
  <w:style w:type="character" w:styleId="Hyperlink">
    <w:name w:val="Hyperlink"/>
    <w:basedOn w:val="DefaultParagraphFont"/>
    <w:uiPriority w:val="99"/>
    <w:unhideWhenUsed/>
    <w:rsid w:val="00427FB2"/>
    <w:rPr>
      <w:color w:val="0000FF"/>
      <w:u w:val="single"/>
    </w:rPr>
  </w:style>
  <w:style w:type="character" w:customStyle="1" w:styleId="UnresolvedMention1">
    <w:name w:val="Unresolved Mention1"/>
    <w:basedOn w:val="DefaultParagraphFont"/>
    <w:uiPriority w:val="99"/>
    <w:semiHidden/>
    <w:unhideWhenUsed/>
    <w:rsid w:val="00A85B88"/>
    <w:rPr>
      <w:color w:val="605E5C"/>
      <w:shd w:val="clear" w:color="auto" w:fill="E1DFDD"/>
    </w:rPr>
  </w:style>
  <w:style w:type="paragraph" w:customStyle="1" w:styleId="tightlist">
    <w:name w:val="tight list"/>
    <w:basedOn w:val="Title"/>
    <w:link w:val="tightlistChar"/>
    <w:qFormat/>
    <w:rsid w:val="00956500"/>
    <w:pPr>
      <w:spacing w:line="240" w:lineRule="auto"/>
    </w:pPr>
  </w:style>
  <w:style w:type="character" w:customStyle="1" w:styleId="tightlistChar">
    <w:name w:val="tight list Char"/>
    <w:basedOn w:val="h3Char"/>
    <w:link w:val="tightlist"/>
    <w:rsid w:val="00956500"/>
    <w:rPr>
      <w:rFonts w:ascii="Roboto" w:eastAsia="Arial" w:hAnsi="Roboto" w:cs="Arial"/>
      <w:color w:val="222222"/>
      <w:sz w:val="21"/>
      <w:szCs w:val="21"/>
    </w:rPr>
  </w:style>
  <w:style w:type="paragraph" w:styleId="TOC1">
    <w:name w:val="toc 1"/>
    <w:basedOn w:val="Normal"/>
    <w:next w:val="Normal"/>
    <w:autoRedefine/>
    <w:uiPriority w:val="39"/>
    <w:unhideWhenUsed/>
    <w:rsid w:val="00352A24"/>
    <w:pPr>
      <w:tabs>
        <w:tab w:val="left" w:pos="440"/>
        <w:tab w:val="right" w:leader="dot" w:pos="9016"/>
      </w:tabs>
      <w:spacing w:after="100"/>
    </w:pPr>
    <w:rPr>
      <w:b/>
      <w:noProof/>
    </w:rPr>
  </w:style>
  <w:style w:type="paragraph" w:styleId="TOC2">
    <w:name w:val="toc 2"/>
    <w:basedOn w:val="Normal"/>
    <w:next w:val="Normal"/>
    <w:autoRedefine/>
    <w:uiPriority w:val="39"/>
    <w:unhideWhenUsed/>
    <w:rsid w:val="001E0602"/>
    <w:pPr>
      <w:spacing w:after="100"/>
      <w:ind w:left="220"/>
    </w:pPr>
  </w:style>
  <w:style w:type="paragraph" w:styleId="TOC3">
    <w:name w:val="toc 3"/>
    <w:basedOn w:val="Normal"/>
    <w:next w:val="Normal"/>
    <w:autoRedefine/>
    <w:uiPriority w:val="39"/>
    <w:unhideWhenUsed/>
    <w:rsid w:val="001E0602"/>
    <w:pPr>
      <w:spacing w:after="100"/>
      <w:ind w:left="440"/>
    </w:pPr>
  </w:style>
  <w:style w:type="paragraph" w:styleId="TOC4">
    <w:name w:val="toc 4"/>
    <w:basedOn w:val="Normal"/>
    <w:next w:val="Normal"/>
    <w:autoRedefine/>
    <w:uiPriority w:val="39"/>
    <w:unhideWhenUsed/>
    <w:rsid w:val="001E0602"/>
    <w:pPr>
      <w:spacing w:after="100"/>
      <w:ind w:left="660"/>
    </w:pPr>
  </w:style>
  <w:style w:type="paragraph" w:styleId="TableofFigures">
    <w:name w:val="table of figures"/>
    <w:basedOn w:val="Normal"/>
    <w:next w:val="Normal"/>
    <w:uiPriority w:val="99"/>
    <w:unhideWhenUsed/>
    <w:rsid w:val="00FB6356"/>
    <w:pPr>
      <w:ind w:left="440" w:hanging="440"/>
    </w:pPr>
    <w:rPr>
      <w:rFonts w:asciiTheme="minorHAnsi" w:hAnsiTheme="minorHAnsi" w:cstheme="minorHAnsi"/>
      <w:caps/>
      <w:sz w:val="20"/>
      <w:szCs w:val="20"/>
    </w:rPr>
  </w:style>
  <w:style w:type="paragraph" w:styleId="Caption">
    <w:name w:val="caption"/>
    <w:basedOn w:val="Normal"/>
    <w:next w:val="Normal"/>
    <w:uiPriority w:val="35"/>
    <w:unhideWhenUsed/>
    <w:qFormat/>
    <w:rsid w:val="0072605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8E75F3"/>
    <w:rPr>
      <w:color w:val="605E5C"/>
      <w:shd w:val="clear" w:color="auto" w:fill="E1DFDD"/>
    </w:rPr>
  </w:style>
  <w:style w:type="paragraph" w:customStyle="1" w:styleId="bodyheaderbold">
    <w:name w:val="body header (bold)"/>
    <w:basedOn w:val="body"/>
    <w:link w:val="bodyheaderboldChar"/>
    <w:autoRedefine/>
    <w:qFormat/>
    <w:rsid w:val="00973382"/>
    <w:rPr>
      <w:b/>
    </w:rPr>
  </w:style>
  <w:style w:type="paragraph" w:styleId="TOC5">
    <w:name w:val="toc 5"/>
    <w:basedOn w:val="Normal"/>
    <w:next w:val="Normal"/>
    <w:autoRedefine/>
    <w:uiPriority w:val="39"/>
    <w:unhideWhenUsed/>
    <w:rsid w:val="00FB609C"/>
    <w:pPr>
      <w:spacing w:after="100" w:line="259" w:lineRule="auto"/>
      <w:ind w:left="880"/>
    </w:pPr>
    <w:rPr>
      <w:rFonts w:asciiTheme="minorHAnsi" w:hAnsiTheme="minorHAnsi" w:cstheme="minorBidi"/>
    </w:rPr>
  </w:style>
  <w:style w:type="character" w:customStyle="1" w:styleId="bodyheaderboldChar">
    <w:name w:val="body header (bold) Char"/>
    <w:basedOn w:val="bodyChar"/>
    <w:link w:val="bodyheaderbold"/>
    <w:rsid w:val="00973382"/>
    <w:rPr>
      <w:rFonts w:ascii="Roboto" w:eastAsia="Arial" w:hAnsi="Roboto" w:cs="Arial"/>
      <w:b/>
      <w:color w:val="222222"/>
      <w:sz w:val="21"/>
      <w:szCs w:val="21"/>
    </w:rPr>
  </w:style>
  <w:style w:type="paragraph" w:styleId="TOC6">
    <w:name w:val="toc 6"/>
    <w:basedOn w:val="Normal"/>
    <w:next w:val="Normal"/>
    <w:autoRedefine/>
    <w:uiPriority w:val="39"/>
    <w:unhideWhenUsed/>
    <w:rsid w:val="00FB609C"/>
    <w:pPr>
      <w:spacing w:after="100" w:line="259" w:lineRule="auto"/>
      <w:ind w:left="1100"/>
    </w:pPr>
    <w:rPr>
      <w:rFonts w:asciiTheme="minorHAnsi" w:hAnsiTheme="minorHAnsi" w:cstheme="minorBidi"/>
    </w:rPr>
  </w:style>
  <w:style w:type="paragraph" w:styleId="TOC7">
    <w:name w:val="toc 7"/>
    <w:basedOn w:val="Normal"/>
    <w:next w:val="Normal"/>
    <w:autoRedefine/>
    <w:uiPriority w:val="39"/>
    <w:unhideWhenUsed/>
    <w:rsid w:val="00FB609C"/>
    <w:pPr>
      <w:spacing w:after="100" w:line="259" w:lineRule="auto"/>
      <w:ind w:left="1320"/>
    </w:pPr>
    <w:rPr>
      <w:rFonts w:asciiTheme="minorHAnsi" w:hAnsiTheme="minorHAnsi" w:cstheme="minorBidi"/>
    </w:rPr>
  </w:style>
  <w:style w:type="paragraph" w:styleId="TOC8">
    <w:name w:val="toc 8"/>
    <w:basedOn w:val="Normal"/>
    <w:next w:val="Normal"/>
    <w:autoRedefine/>
    <w:uiPriority w:val="39"/>
    <w:unhideWhenUsed/>
    <w:rsid w:val="00FB609C"/>
    <w:pPr>
      <w:spacing w:after="100" w:line="259" w:lineRule="auto"/>
      <w:ind w:left="1540"/>
    </w:pPr>
    <w:rPr>
      <w:rFonts w:asciiTheme="minorHAnsi" w:hAnsiTheme="minorHAnsi" w:cstheme="minorBidi"/>
    </w:rPr>
  </w:style>
  <w:style w:type="paragraph" w:styleId="TOC9">
    <w:name w:val="toc 9"/>
    <w:basedOn w:val="Normal"/>
    <w:next w:val="Normal"/>
    <w:autoRedefine/>
    <w:uiPriority w:val="39"/>
    <w:unhideWhenUsed/>
    <w:rsid w:val="00FB609C"/>
    <w:pPr>
      <w:spacing w:after="100" w:line="259" w:lineRule="auto"/>
      <w:ind w:left="1760"/>
    </w:pPr>
    <w:rPr>
      <w:rFonts w:asciiTheme="minorHAnsi" w:hAnsiTheme="minorHAnsi" w:cstheme="minorBidi"/>
    </w:rPr>
  </w:style>
  <w:style w:type="character" w:customStyle="1" w:styleId="UnresolvedMention3">
    <w:name w:val="Unresolved Mention3"/>
    <w:basedOn w:val="DefaultParagraphFont"/>
    <w:uiPriority w:val="99"/>
    <w:semiHidden/>
    <w:unhideWhenUsed/>
    <w:rsid w:val="00FB609C"/>
    <w:rPr>
      <w:color w:val="605E5C"/>
      <w:shd w:val="clear" w:color="auto" w:fill="E1DFDD"/>
    </w:rPr>
  </w:style>
  <w:style w:type="character" w:styleId="CommentReference">
    <w:name w:val="annotation reference"/>
    <w:basedOn w:val="DefaultParagraphFont"/>
    <w:uiPriority w:val="99"/>
    <w:semiHidden/>
    <w:unhideWhenUsed/>
    <w:rsid w:val="007C373C"/>
    <w:rPr>
      <w:sz w:val="16"/>
      <w:szCs w:val="16"/>
    </w:rPr>
  </w:style>
  <w:style w:type="paragraph" w:styleId="CommentText">
    <w:name w:val="annotation text"/>
    <w:basedOn w:val="Normal"/>
    <w:link w:val="CommentTextChar"/>
    <w:uiPriority w:val="99"/>
    <w:semiHidden/>
    <w:unhideWhenUsed/>
    <w:rsid w:val="007C373C"/>
    <w:rPr>
      <w:sz w:val="20"/>
      <w:szCs w:val="20"/>
    </w:rPr>
  </w:style>
  <w:style w:type="character" w:customStyle="1" w:styleId="CommentTextChar">
    <w:name w:val="Comment Text Char"/>
    <w:basedOn w:val="DefaultParagraphFont"/>
    <w:link w:val="CommentText"/>
    <w:uiPriority w:val="99"/>
    <w:semiHidden/>
    <w:rsid w:val="007C373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373C"/>
    <w:rPr>
      <w:b/>
      <w:bCs/>
    </w:rPr>
  </w:style>
  <w:style w:type="character" w:customStyle="1" w:styleId="CommentSubjectChar">
    <w:name w:val="Comment Subject Char"/>
    <w:basedOn w:val="CommentTextChar"/>
    <w:link w:val="CommentSubject"/>
    <w:uiPriority w:val="99"/>
    <w:semiHidden/>
    <w:rsid w:val="007C373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7C37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73C"/>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8B58C9"/>
    <w:rPr>
      <w:color w:val="954F72" w:themeColor="followedHyperlink"/>
      <w:u w:val="single"/>
    </w:rPr>
  </w:style>
  <w:style w:type="paragraph" w:styleId="NormalWeb">
    <w:name w:val="Normal (Web)"/>
    <w:basedOn w:val="Normal"/>
    <w:uiPriority w:val="99"/>
    <w:unhideWhenUsed/>
    <w:rsid w:val="00C7384C"/>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7384C"/>
    <w:rPr>
      <w:rFonts w:ascii="Courier New" w:eastAsia="Times New Roman" w:hAnsi="Courier New" w:cs="Courier New"/>
      <w:sz w:val="20"/>
      <w:szCs w:val="20"/>
    </w:rPr>
  </w:style>
  <w:style w:type="character" w:customStyle="1" w:styleId="hvr">
    <w:name w:val="hvr"/>
    <w:basedOn w:val="DefaultParagraphFont"/>
    <w:rsid w:val="007650AE"/>
  </w:style>
  <w:style w:type="character" w:styleId="PlaceholderText">
    <w:name w:val="Placeholder Text"/>
    <w:basedOn w:val="DefaultParagraphFont"/>
    <w:uiPriority w:val="99"/>
    <w:semiHidden/>
    <w:rsid w:val="00C80659"/>
    <w:rPr>
      <w:color w:val="808080"/>
    </w:rPr>
  </w:style>
  <w:style w:type="paragraph" w:customStyle="1" w:styleId="Thesistitle">
    <w:name w:val="Thesis title"/>
    <w:basedOn w:val="Subtitle"/>
    <w:link w:val="ThesistitleChar"/>
    <w:qFormat/>
    <w:rsid w:val="00753146"/>
    <w:rPr>
      <w:b/>
      <w:color w:val="auto"/>
      <w:sz w:val="27"/>
      <w:szCs w:val="27"/>
    </w:rPr>
  </w:style>
  <w:style w:type="character" w:customStyle="1" w:styleId="ThesistitleChar">
    <w:name w:val="Thesis title Char"/>
    <w:basedOn w:val="SubtitleChar"/>
    <w:link w:val="Thesistitle"/>
    <w:rsid w:val="00753146"/>
    <w:rPr>
      <w:rFonts w:ascii="Roboto" w:eastAsiaTheme="minorEastAsia" w:hAnsi="Roboto"/>
      <w:b/>
      <w:color w:val="5A5A5A" w:themeColor="text1" w:themeTint="A5"/>
      <w:spacing w:val="15"/>
      <w:sz w:val="27"/>
      <w:szCs w:val="27"/>
    </w:rPr>
  </w:style>
  <w:style w:type="paragraph" w:customStyle="1" w:styleId="alt1">
    <w:name w:val="alt1"/>
    <w:basedOn w:val="Normal"/>
    <w:link w:val="alt1Char"/>
    <w:rsid w:val="006120EB"/>
    <w:pPr>
      <w:pBdr>
        <w:left w:val="single" w:sz="18" w:space="0" w:color="6CE26C"/>
      </w:pBdr>
      <w:shd w:val="clear" w:color="auto" w:fill="FFFFFF"/>
      <w:spacing w:line="210" w:lineRule="atLeast"/>
    </w:pPr>
    <w:rPr>
      <w:color w:val="5C5C5C"/>
      <w:sz w:val="24"/>
      <w:szCs w:val="24"/>
    </w:rPr>
  </w:style>
  <w:style w:type="character" w:customStyle="1" w:styleId="string2">
    <w:name w:val="string2"/>
    <w:basedOn w:val="DefaultParagraphFont"/>
    <w:rsid w:val="006120EB"/>
    <w:rPr>
      <w:color w:val="0000FF"/>
      <w:bdr w:val="none" w:sz="0" w:space="0" w:color="auto" w:frame="1"/>
    </w:rPr>
  </w:style>
  <w:style w:type="paragraph" w:customStyle="1" w:styleId="Code">
    <w:name w:val="Code"/>
    <w:link w:val="CodeChar"/>
    <w:qFormat/>
    <w:rsid w:val="00B6775C"/>
    <w:rPr>
      <w:rFonts w:ascii="Consolas" w:eastAsia="Times New Roman" w:hAnsi="Consolas" w:cs="Times New Roman"/>
      <w:color w:val="000000"/>
      <w:sz w:val="21"/>
      <w:szCs w:val="18"/>
      <w:bdr w:val="none" w:sz="0" w:space="0" w:color="auto" w:frame="1"/>
    </w:rPr>
  </w:style>
  <w:style w:type="paragraph" w:customStyle="1" w:styleId="InlineCode">
    <w:name w:val="Inline Code"/>
    <w:basedOn w:val="body"/>
    <w:link w:val="InlineCodeChar"/>
    <w:qFormat/>
    <w:rsid w:val="00B23C58"/>
    <w:rPr>
      <w:rFonts w:ascii="Courier New" w:hAnsi="Courier New" w:cs="Courier New"/>
    </w:rPr>
  </w:style>
  <w:style w:type="character" w:customStyle="1" w:styleId="alt1Char">
    <w:name w:val="alt1 Char"/>
    <w:basedOn w:val="DefaultParagraphFont"/>
    <w:link w:val="alt1"/>
    <w:rsid w:val="00EB5BE4"/>
    <w:rPr>
      <w:rFonts w:ascii="Times New Roman" w:eastAsiaTheme="minorEastAsia" w:hAnsi="Times New Roman" w:cs="Times New Roman"/>
      <w:color w:val="5C5C5C"/>
      <w:sz w:val="24"/>
      <w:szCs w:val="24"/>
      <w:shd w:val="clear" w:color="auto" w:fill="FFFFFF"/>
    </w:rPr>
  </w:style>
  <w:style w:type="character" w:customStyle="1" w:styleId="CodeChar">
    <w:name w:val="Code Char"/>
    <w:basedOn w:val="alt1Char"/>
    <w:link w:val="Code"/>
    <w:rsid w:val="00B6775C"/>
    <w:rPr>
      <w:rFonts w:ascii="Consolas" w:eastAsia="Times New Roman" w:hAnsi="Consolas" w:cs="Times New Roman"/>
      <w:color w:val="000000"/>
      <w:sz w:val="21"/>
      <w:szCs w:val="18"/>
      <w:bdr w:val="none" w:sz="0" w:space="0" w:color="auto" w:frame="1"/>
      <w:shd w:val="clear" w:color="auto" w:fill="FFFFFF"/>
    </w:rPr>
  </w:style>
  <w:style w:type="character" w:customStyle="1" w:styleId="keyword2">
    <w:name w:val="keyword2"/>
    <w:basedOn w:val="DefaultParagraphFont"/>
    <w:rsid w:val="003E06B4"/>
    <w:rPr>
      <w:b/>
      <w:bCs/>
      <w:color w:val="006699"/>
      <w:bdr w:val="none" w:sz="0" w:space="0" w:color="auto" w:frame="1"/>
    </w:rPr>
  </w:style>
  <w:style w:type="character" w:customStyle="1" w:styleId="InlineCodeChar">
    <w:name w:val="Inline Code Char"/>
    <w:basedOn w:val="bodyChar"/>
    <w:link w:val="InlineCode"/>
    <w:rsid w:val="00B23C58"/>
    <w:rPr>
      <w:rFonts w:ascii="Courier New" w:eastAsia="Arial" w:hAnsi="Courier New" w:cs="Courier New"/>
      <w:color w:val="222222"/>
      <w:sz w:val="21"/>
      <w:szCs w:val="21"/>
    </w:rPr>
  </w:style>
  <w:style w:type="character" w:customStyle="1" w:styleId="comment2">
    <w:name w:val="comment2"/>
    <w:basedOn w:val="DefaultParagraphFont"/>
    <w:rsid w:val="003E06B4"/>
    <w:rPr>
      <w:color w:val="008200"/>
      <w:bdr w:val="none" w:sz="0" w:space="0" w:color="auto" w:frame="1"/>
    </w:rPr>
  </w:style>
  <w:style w:type="paragraph" w:styleId="HTMLPreformatted">
    <w:name w:val="HTML Preformatted"/>
    <w:basedOn w:val="Normal"/>
    <w:link w:val="HTMLPreformattedChar"/>
    <w:uiPriority w:val="99"/>
    <w:semiHidden/>
    <w:unhideWhenUsed/>
    <w:rsid w:val="00987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FEB"/>
    <w:rPr>
      <w:rFonts w:ascii="Courier New" w:eastAsia="Times New Roman" w:hAnsi="Courier New" w:cs="Courier New"/>
      <w:sz w:val="20"/>
      <w:szCs w:val="20"/>
    </w:rPr>
  </w:style>
  <w:style w:type="paragraph" w:styleId="Revision">
    <w:name w:val="Revision"/>
    <w:hidden/>
    <w:uiPriority w:val="99"/>
    <w:semiHidden/>
    <w:rsid w:val="00B6775C"/>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624">
      <w:bodyDiv w:val="1"/>
      <w:marLeft w:val="0"/>
      <w:marRight w:val="0"/>
      <w:marTop w:val="0"/>
      <w:marBottom w:val="0"/>
      <w:divBdr>
        <w:top w:val="none" w:sz="0" w:space="0" w:color="auto"/>
        <w:left w:val="none" w:sz="0" w:space="0" w:color="auto"/>
        <w:bottom w:val="none" w:sz="0" w:space="0" w:color="auto"/>
        <w:right w:val="none" w:sz="0" w:space="0" w:color="auto"/>
      </w:divBdr>
    </w:div>
    <w:div w:id="40979679">
      <w:bodyDiv w:val="1"/>
      <w:marLeft w:val="0"/>
      <w:marRight w:val="0"/>
      <w:marTop w:val="0"/>
      <w:marBottom w:val="0"/>
      <w:divBdr>
        <w:top w:val="none" w:sz="0" w:space="0" w:color="auto"/>
        <w:left w:val="none" w:sz="0" w:space="0" w:color="auto"/>
        <w:bottom w:val="none" w:sz="0" w:space="0" w:color="auto"/>
        <w:right w:val="none" w:sz="0" w:space="0" w:color="auto"/>
      </w:divBdr>
    </w:div>
    <w:div w:id="75439512">
      <w:bodyDiv w:val="1"/>
      <w:marLeft w:val="0"/>
      <w:marRight w:val="0"/>
      <w:marTop w:val="0"/>
      <w:marBottom w:val="0"/>
      <w:divBdr>
        <w:top w:val="none" w:sz="0" w:space="0" w:color="auto"/>
        <w:left w:val="none" w:sz="0" w:space="0" w:color="auto"/>
        <w:bottom w:val="none" w:sz="0" w:space="0" w:color="auto"/>
        <w:right w:val="none" w:sz="0" w:space="0" w:color="auto"/>
      </w:divBdr>
      <w:divsChild>
        <w:div w:id="1841652049">
          <w:marLeft w:val="0"/>
          <w:marRight w:val="0"/>
          <w:marTop w:val="0"/>
          <w:marBottom w:val="0"/>
          <w:divBdr>
            <w:top w:val="none" w:sz="0" w:space="0" w:color="auto"/>
            <w:left w:val="none" w:sz="0" w:space="0" w:color="auto"/>
            <w:bottom w:val="none" w:sz="0" w:space="0" w:color="auto"/>
            <w:right w:val="none" w:sz="0" w:space="0" w:color="auto"/>
          </w:divBdr>
          <w:divsChild>
            <w:div w:id="1713073745">
              <w:marLeft w:val="0"/>
              <w:marRight w:val="0"/>
              <w:marTop w:val="0"/>
              <w:marBottom w:val="0"/>
              <w:divBdr>
                <w:top w:val="none" w:sz="0" w:space="0" w:color="auto"/>
                <w:left w:val="none" w:sz="0" w:space="0" w:color="auto"/>
                <w:bottom w:val="none" w:sz="0" w:space="0" w:color="auto"/>
                <w:right w:val="none" w:sz="0" w:space="0" w:color="auto"/>
              </w:divBdr>
            </w:div>
            <w:div w:id="1019620816">
              <w:marLeft w:val="0"/>
              <w:marRight w:val="0"/>
              <w:marTop w:val="0"/>
              <w:marBottom w:val="0"/>
              <w:divBdr>
                <w:top w:val="none" w:sz="0" w:space="0" w:color="auto"/>
                <w:left w:val="none" w:sz="0" w:space="0" w:color="auto"/>
                <w:bottom w:val="none" w:sz="0" w:space="0" w:color="auto"/>
                <w:right w:val="none" w:sz="0" w:space="0" w:color="auto"/>
              </w:divBdr>
            </w:div>
            <w:div w:id="299893851">
              <w:marLeft w:val="0"/>
              <w:marRight w:val="0"/>
              <w:marTop w:val="0"/>
              <w:marBottom w:val="0"/>
              <w:divBdr>
                <w:top w:val="none" w:sz="0" w:space="0" w:color="auto"/>
                <w:left w:val="none" w:sz="0" w:space="0" w:color="auto"/>
                <w:bottom w:val="none" w:sz="0" w:space="0" w:color="auto"/>
                <w:right w:val="none" w:sz="0" w:space="0" w:color="auto"/>
              </w:divBdr>
            </w:div>
            <w:div w:id="442961741">
              <w:marLeft w:val="0"/>
              <w:marRight w:val="0"/>
              <w:marTop w:val="0"/>
              <w:marBottom w:val="0"/>
              <w:divBdr>
                <w:top w:val="none" w:sz="0" w:space="0" w:color="auto"/>
                <w:left w:val="none" w:sz="0" w:space="0" w:color="auto"/>
                <w:bottom w:val="none" w:sz="0" w:space="0" w:color="auto"/>
                <w:right w:val="none" w:sz="0" w:space="0" w:color="auto"/>
              </w:divBdr>
            </w:div>
            <w:div w:id="374818243">
              <w:marLeft w:val="0"/>
              <w:marRight w:val="0"/>
              <w:marTop w:val="0"/>
              <w:marBottom w:val="0"/>
              <w:divBdr>
                <w:top w:val="none" w:sz="0" w:space="0" w:color="auto"/>
                <w:left w:val="none" w:sz="0" w:space="0" w:color="auto"/>
                <w:bottom w:val="none" w:sz="0" w:space="0" w:color="auto"/>
                <w:right w:val="none" w:sz="0" w:space="0" w:color="auto"/>
              </w:divBdr>
            </w:div>
            <w:div w:id="1571889331">
              <w:marLeft w:val="0"/>
              <w:marRight w:val="0"/>
              <w:marTop w:val="0"/>
              <w:marBottom w:val="0"/>
              <w:divBdr>
                <w:top w:val="none" w:sz="0" w:space="0" w:color="auto"/>
                <w:left w:val="none" w:sz="0" w:space="0" w:color="auto"/>
                <w:bottom w:val="none" w:sz="0" w:space="0" w:color="auto"/>
                <w:right w:val="none" w:sz="0" w:space="0" w:color="auto"/>
              </w:divBdr>
            </w:div>
            <w:div w:id="108790230">
              <w:marLeft w:val="0"/>
              <w:marRight w:val="0"/>
              <w:marTop w:val="0"/>
              <w:marBottom w:val="0"/>
              <w:divBdr>
                <w:top w:val="none" w:sz="0" w:space="0" w:color="auto"/>
                <w:left w:val="none" w:sz="0" w:space="0" w:color="auto"/>
                <w:bottom w:val="none" w:sz="0" w:space="0" w:color="auto"/>
                <w:right w:val="none" w:sz="0" w:space="0" w:color="auto"/>
              </w:divBdr>
            </w:div>
            <w:div w:id="2128233673">
              <w:marLeft w:val="0"/>
              <w:marRight w:val="0"/>
              <w:marTop w:val="0"/>
              <w:marBottom w:val="0"/>
              <w:divBdr>
                <w:top w:val="none" w:sz="0" w:space="0" w:color="auto"/>
                <w:left w:val="none" w:sz="0" w:space="0" w:color="auto"/>
                <w:bottom w:val="none" w:sz="0" w:space="0" w:color="auto"/>
                <w:right w:val="none" w:sz="0" w:space="0" w:color="auto"/>
              </w:divBdr>
            </w:div>
            <w:div w:id="1658073051">
              <w:marLeft w:val="0"/>
              <w:marRight w:val="0"/>
              <w:marTop w:val="0"/>
              <w:marBottom w:val="0"/>
              <w:divBdr>
                <w:top w:val="none" w:sz="0" w:space="0" w:color="auto"/>
                <w:left w:val="none" w:sz="0" w:space="0" w:color="auto"/>
                <w:bottom w:val="none" w:sz="0" w:space="0" w:color="auto"/>
                <w:right w:val="none" w:sz="0" w:space="0" w:color="auto"/>
              </w:divBdr>
            </w:div>
            <w:div w:id="62531719">
              <w:marLeft w:val="0"/>
              <w:marRight w:val="0"/>
              <w:marTop w:val="0"/>
              <w:marBottom w:val="0"/>
              <w:divBdr>
                <w:top w:val="none" w:sz="0" w:space="0" w:color="auto"/>
                <w:left w:val="none" w:sz="0" w:space="0" w:color="auto"/>
                <w:bottom w:val="none" w:sz="0" w:space="0" w:color="auto"/>
                <w:right w:val="none" w:sz="0" w:space="0" w:color="auto"/>
              </w:divBdr>
            </w:div>
            <w:div w:id="1342583591">
              <w:marLeft w:val="0"/>
              <w:marRight w:val="0"/>
              <w:marTop w:val="0"/>
              <w:marBottom w:val="0"/>
              <w:divBdr>
                <w:top w:val="none" w:sz="0" w:space="0" w:color="auto"/>
                <w:left w:val="none" w:sz="0" w:space="0" w:color="auto"/>
                <w:bottom w:val="none" w:sz="0" w:space="0" w:color="auto"/>
                <w:right w:val="none" w:sz="0" w:space="0" w:color="auto"/>
              </w:divBdr>
            </w:div>
            <w:div w:id="2128813685">
              <w:marLeft w:val="0"/>
              <w:marRight w:val="0"/>
              <w:marTop w:val="0"/>
              <w:marBottom w:val="0"/>
              <w:divBdr>
                <w:top w:val="none" w:sz="0" w:space="0" w:color="auto"/>
                <w:left w:val="none" w:sz="0" w:space="0" w:color="auto"/>
                <w:bottom w:val="none" w:sz="0" w:space="0" w:color="auto"/>
                <w:right w:val="none" w:sz="0" w:space="0" w:color="auto"/>
              </w:divBdr>
            </w:div>
            <w:div w:id="312566310">
              <w:marLeft w:val="0"/>
              <w:marRight w:val="0"/>
              <w:marTop w:val="0"/>
              <w:marBottom w:val="0"/>
              <w:divBdr>
                <w:top w:val="none" w:sz="0" w:space="0" w:color="auto"/>
                <w:left w:val="none" w:sz="0" w:space="0" w:color="auto"/>
                <w:bottom w:val="none" w:sz="0" w:space="0" w:color="auto"/>
                <w:right w:val="none" w:sz="0" w:space="0" w:color="auto"/>
              </w:divBdr>
            </w:div>
            <w:div w:id="1943486242">
              <w:marLeft w:val="0"/>
              <w:marRight w:val="0"/>
              <w:marTop w:val="0"/>
              <w:marBottom w:val="0"/>
              <w:divBdr>
                <w:top w:val="none" w:sz="0" w:space="0" w:color="auto"/>
                <w:left w:val="none" w:sz="0" w:space="0" w:color="auto"/>
                <w:bottom w:val="none" w:sz="0" w:space="0" w:color="auto"/>
                <w:right w:val="none" w:sz="0" w:space="0" w:color="auto"/>
              </w:divBdr>
            </w:div>
            <w:div w:id="369956013">
              <w:marLeft w:val="0"/>
              <w:marRight w:val="0"/>
              <w:marTop w:val="0"/>
              <w:marBottom w:val="0"/>
              <w:divBdr>
                <w:top w:val="none" w:sz="0" w:space="0" w:color="auto"/>
                <w:left w:val="none" w:sz="0" w:space="0" w:color="auto"/>
                <w:bottom w:val="none" w:sz="0" w:space="0" w:color="auto"/>
                <w:right w:val="none" w:sz="0" w:space="0" w:color="auto"/>
              </w:divBdr>
            </w:div>
            <w:div w:id="985007389">
              <w:marLeft w:val="0"/>
              <w:marRight w:val="0"/>
              <w:marTop w:val="0"/>
              <w:marBottom w:val="0"/>
              <w:divBdr>
                <w:top w:val="none" w:sz="0" w:space="0" w:color="auto"/>
                <w:left w:val="none" w:sz="0" w:space="0" w:color="auto"/>
                <w:bottom w:val="none" w:sz="0" w:space="0" w:color="auto"/>
                <w:right w:val="none" w:sz="0" w:space="0" w:color="auto"/>
              </w:divBdr>
            </w:div>
            <w:div w:id="1108738744">
              <w:marLeft w:val="0"/>
              <w:marRight w:val="0"/>
              <w:marTop w:val="0"/>
              <w:marBottom w:val="0"/>
              <w:divBdr>
                <w:top w:val="none" w:sz="0" w:space="0" w:color="auto"/>
                <w:left w:val="none" w:sz="0" w:space="0" w:color="auto"/>
                <w:bottom w:val="none" w:sz="0" w:space="0" w:color="auto"/>
                <w:right w:val="none" w:sz="0" w:space="0" w:color="auto"/>
              </w:divBdr>
            </w:div>
            <w:div w:id="1250581310">
              <w:marLeft w:val="0"/>
              <w:marRight w:val="0"/>
              <w:marTop w:val="0"/>
              <w:marBottom w:val="0"/>
              <w:divBdr>
                <w:top w:val="none" w:sz="0" w:space="0" w:color="auto"/>
                <w:left w:val="none" w:sz="0" w:space="0" w:color="auto"/>
                <w:bottom w:val="none" w:sz="0" w:space="0" w:color="auto"/>
                <w:right w:val="none" w:sz="0" w:space="0" w:color="auto"/>
              </w:divBdr>
            </w:div>
            <w:div w:id="165753497">
              <w:marLeft w:val="0"/>
              <w:marRight w:val="0"/>
              <w:marTop w:val="0"/>
              <w:marBottom w:val="0"/>
              <w:divBdr>
                <w:top w:val="none" w:sz="0" w:space="0" w:color="auto"/>
                <w:left w:val="none" w:sz="0" w:space="0" w:color="auto"/>
                <w:bottom w:val="none" w:sz="0" w:space="0" w:color="auto"/>
                <w:right w:val="none" w:sz="0" w:space="0" w:color="auto"/>
              </w:divBdr>
            </w:div>
            <w:div w:id="497620520">
              <w:marLeft w:val="0"/>
              <w:marRight w:val="0"/>
              <w:marTop w:val="0"/>
              <w:marBottom w:val="0"/>
              <w:divBdr>
                <w:top w:val="none" w:sz="0" w:space="0" w:color="auto"/>
                <w:left w:val="none" w:sz="0" w:space="0" w:color="auto"/>
                <w:bottom w:val="none" w:sz="0" w:space="0" w:color="auto"/>
                <w:right w:val="none" w:sz="0" w:space="0" w:color="auto"/>
              </w:divBdr>
            </w:div>
            <w:div w:id="57823440">
              <w:marLeft w:val="0"/>
              <w:marRight w:val="0"/>
              <w:marTop w:val="0"/>
              <w:marBottom w:val="0"/>
              <w:divBdr>
                <w:top w:val="none" w:sz="0" w:space="0" w:color="auto"/>
                <w:left w:val="none" w:sz="0" w:space="0" w:color="auto"/>
                <w:bottom w:val="none" w:sz="0" w:space="0" w:color="auto"/>
                <w:right w:val="none" w:sz="0" w:space="0" w:color="auto"/>
              </w:divBdr>
            </w:div>
            <w:div w:id="1339307035">
              <w:marLeft w:val="0"/>
              <w:marRight w:val="0"/>
              <w:marTop w:val="0"/>
              <w:marBottom w:val="0"/>
              <w:divBdr>
                <w:top w:val="none" w:sz="0" w:space="0" w:color="auto"/>
                <w:left w:val="none" w:sz="0" w:space="0" w:color="auto"/>
                <w:bottom w:val="none" w:sz="0" w:space="0" w:color="auto"/>
                <w:right w:val="none" w:sz="0" w:space="0" w:color="auto"/>
              </w:divBdr>
            </w:div>
            <w:div w:id="217716254">
              <w:marLeft w:val="0"/>
              <w:marRight w:val="0"/>
              <w:marTop w:val="0"/>
              <w:marBottom w:val="0"/>
              <w:divBdr>
                <w:top w:val="none" w:sz="0" w:space="0" w:color="auto"/>
                <w:left w:val="none" w:sz="0" w:space="0" w:color="auto"/>
                <w:bottom w:val="none" w:sz="0" w:space="0" w:color="auto"/>
                <w:right w:val="none" w:sz="0" w:space="0" w:color="auto"/>
              </w:divBdr>
            </w:div>
            <w:div w:id="361709245">
              <w:marLeft w:val="0"/>
              <w:marRight w:val="0"/>
              <w:marTop w:val="0"/>
              <w:marBottom w:val="0"/>
              <w:divBdr>
                <w:top w:val="none" w:sz="0" w:space="0" w:color="auto"/>
                <w:left w:val="none" w:sz="0" w:space="0" w:color="auto"/>
                <w:bottom w:val="none" w:sz="0" w:space="0" w:color="auto"/>
                <w:right w:val="none" w:sz="0" w:space="0" w:color="auto"/>
              </w:divBdr>
            </w:div>
            <w:div w:id="28067142">
              <w:marLeft w:val="0"/>
              <w:marRight w:val="0"/>
              <w:marTop w:val="0"/>
              <w:marBottom w:val="0"/>
              <w:divBdr>
                <w:top w:val="none" w:sz="0" w:space="0" w:color="auto"/>
                <w:left w:val="none" w:sz="0" w:space="0" w:color="auto"/>
                <w:bottom w:val="none" w:sz="0" w:space="0" w:color="auto"/>
                <w:right w:val="none" w:sz="0" w:space="0" w:color="auto"/>
              </w:divBdr>
            </w:div>
            <w:div w:id="520514114">
              <w:marLeft w:val="0"/>
              <w:marRight w:val="0"/>
              <w:marTop w:val="0"/>
              <w:marBottom w:val="0"/>
              <w:divBdr>
                <w:top w:val="none" w:sz="0" w:space="0" w:color="auto"/>
                <w:left w:val="none" w:sz="0" w:space="0" w:color="auto"/>
                <w:bottom w:val="none" w:sz="0" w:space="0" w:color="auto"/>
                <w:right w:val="none" w:sz="0" w:space="0" w:color="auto"/>
              </w:divBdr>
            </w:div>
            <w:div w:id="246505462">
              <w:marLeft w:val="0"/>
              <w:marRight w:val="0"/>
              <w:marTop w:val="0"/>
              <w:marBottom w:val="0"/>
              <w:divBdr>
                <w:top w:val="none" w:sz="0" w:space="0" w:color="auto"/>
                <w:left w:val="none" w:sz="0" w:space="0" w:color="auto"/>
                <w:bottom w:val="none" w:sz="0" w:space="0" w:color="auto"/>
                <w:right w:val="none" w:sz="0" w:space="0" w:color="auto"/>
              </w:divBdr>
            </w:div>
            <w:div w:id="2073234503">
              <w:marLeft w:val="0"/>
              <w:marRight w:val="0"/>
              <w:marTop w:val="0"/>
              <w:marBottom w:val="0"/>
              <w:divBdr>
                <w:top w:val="none" w:sz="0" w:space="0" w:color="auto"/>
                <w:left w:val="none" w:sz="0" w:space="0" w:color="auto"/>
                <w:bottom w:val="none" w:sz="0" w:space="0" w:color="auto"/>
                <w:right w:val="none" w:sz="0" w:space="0" w:color="auto"/>
              </w:divBdr>
            </w:div>
            <w:div w:id="81269383">
              <w:marLeft w:val="0"/>
              <w:marRight w:val="0"/>
              <w:marTop w:val="0"/>
              <w:marBottom w:val="0"/>
              <w:divBdr>
                <w:top w:val="none" w:sz="0" w:space="0" w:color="auto"/>
                <w:left w:val="none" w:sz="0" w:space="0" w:color="auto"/>
                <w:bottom w:val="none" w:sz="0" w:space="0" w:color="auto"/>
                <w:right w:val="none" w:sz="0" w:space="0" w:color="auto"/>
              </w:divBdr>
            </w:div>
            <w:div w:id="1453481128">
              <w:marLeft w:val="0"/>
              <w:marRight w:val="0"/>
              <w:marTop w:val="0"/>
              <w:marBottom w:val="0"/>
              <w:divBdr>
                <w:top w:val="none" w:sz="0" w:space="0" w:color="auto"/>
                <w:left w:val="none" w:sz="0" w:space="0" w:color="auto"/>
                <w:bottom w:val="none" w:sz="0" w:space="0" w:color="auto"/>
                <w:right w:val="none" w:sz="0" w:space="0" w:color="auto"/>
              </w:divBdr>
            </w:div>
            <w:div w:id="867447411">
              <w:marLeft w:val="0"/>
              <w:marRight w:val="0"/>
              <w:marTop w:val="0"/>
              <w:marBottom w:val="0"/>
              <w:divBdr>
                <w:top w:val="none" w:sz="0" w:space="0" w:color="auto"/>
                <w:left w:val="none" w:sz="0" w:space="0" w:color="auto"/>
                <w:bottom w:val="none" w:sz="0" w:space="0" w:color="auto"/>
                <w:right w:val="none" w:sz="0" w:space="0" w:color="auto"/>
              </w:divBdr>
            </w:div>
            <w:div w:id="1839078040">
              <w:marLeft w:val="0"/>
              <w:marRight w:val="0"/>
              <w:marTop w:val="0"/>
              <w:marBottom w:val="0"/>
              <w:divBdr>
                <w:top w:val="none" w:sz="0" w:space="0" w:color="auto"/>
                <w:left w:val="none" w:sz="0" w:space="0" w:color="auto"/>
                <w:bottom w:val="none" w:sz="0" w:space="0" w:color="auto"/>
                <w:right w:val="none" w:sz="0" w:space="0" w:color="auto"/>
              </w:divBdr>
            </w:div>
            <w:div w:id="1244416275">
              <w:marLeft w:val="0"/>
              <w:marRight w:val="0"/>
              <w:marTop w:val="0"/>
              <w:marBottom w:val="0"/>
              <w:divBdr>
                <w:top w:val="none" w:sz="0" w:space="0" w:color="auto"/>
                <w:left w:val="none" w:sz="0" w:space="0" w:color="auto"/>
                <w:bottom w:val="none" w:sz="0" w:space="0" w:color="auto"/>
                <w:right w:val="none" w:sz="0" w:space="0" w:color="auto"/>
              </w:divBdr>
            </w:div>
            <w:div w:id="2009556222">
              <w:marLeft w:val="0"/>
              <w:marRight w:val="0"/>
              <w:marTop w:val="0"/>
              <w:marBottom w:val="0"/>
              <w:divBdr>
                <w:top w:val="none" w:sz="0" w:space="0" w:color="auto"/>
                <w:left w:val="none" w:sz="0" w:space="0" w:color="auto"/>
                <w:bottom w:val="none" w:sz="0" w:space="0" w:color="auto"/>
                <w:right w:val="none" w:sz="0" w:space="0" w:color="auto"/>
              </w:divBdr>
            </w:div>
            <w:div w:id="90861948">
              <w:marLeft w:val="0"/>
              <w:marRight w:val="0"/>
              <w:marTop w:val="0"/>
              <w:marBottom w:val="0"/>
              <w:divBdr>
                <w:top w:val="none" w:sz="0" w:space="0" w:color="auto"/>
                <w:left w:val="none" w:sz="0" w:space="0" w:color="auto"/>
                <w:bottom w:val="none" w:sz="0" w:space="0" w:color="auto"/>
                <w:right w:val="none" w:sz="0" w:space="0" w:color="auto"/>
              </w:divBdr>
            </w:div>
            <w:div w:id="1485007254">
              <w:marLeft w:val="0"/>
              <w:marRight w:val="0"/>
              <w:marTop w:val="0"/>
              <w:marBottom w:val="0"/>
              <w:divBdr>
                <w:top w:val="none" w:sz="0" w:space="0" w:color="auto"/>
                <w:left w:val="none" w:sz="0" w:space="0" w:color="auto"/>
                <w:bottom w:val="none" w:sz="0" w:space="0" w:color="auto"/>
                <w:right w:val="none" w:sz="0" w:space="0" w:color="auto"/>
              </w:divBdr>
            </w:div>
            <w:div w:id="1269124025">
              <w:marLeft w:val="0"/>
              <w:marRight w:val="0"/>
              <w:marTop w:val="0"/>
              <w:marBottom w:val="0"/>
              <w:divBdr>
                <w:top w:val="none" w:sz="0" w:space="0" w:color="auto"/>
                <w:left w:val="none" w:sz="0" w:space="0" w:color="auto"/>
                <w:bottom w:val="none" w:sz="0" w:space="0" w:color="auto"/>
                <w:right w:val="none" w:sz="0" w:space="0" w:color="auto"/>
              </w:divBdr>
            </w:div>
            <w:div w:id="370106527">
              <w:marLeft w:val="0"/>
              <w:marRight w:val="0"/>
              <w:marTop w:val="0"/>
              <w:marBottom w:val="0"/>
              <w:divBdr>
                <w:top w:val="none" w:sz="0" w:space="0" w:color="auto"/>
                <w:left w:val="none" w:sz="0" w:space="0" w:color="auto"/>
                <w:bottom w:val="none" w:sz="0" w:space="0" w:color="auto"/>
                <w:right w:val="none" w:sz="0" w:space="0" w:color="auto"/>
              </w:divBdr>
            </w:div>
            <w:div w:id="1215310498">
              <w:marLeft w:val="0"/>
              <w:marRight w:val="0"/>
              <w:marTop w:val="0"/>
              <w:marBottom w:val="0"/>
              <w:divBdr>
                <w:top w:val="none" w:sz="0" w:space="0" w:color="auto"/>
                <w:left w:val="none" w:sz="0" w:space="0" w:color="auto"/>
                <w:bottom w:val="none" w:sz="0" w:space="0" w:color="auto"/>
                <w:right w:val="none" w:sz="0" w:space="0" w:color="auto"/>
              </w:divBdr>
            </w:div>
            <w:div w:id="552276745">
              <w:marLeft w:val="0"/>
              <w:marRight w:val="0"/>
              <w:marTop w:val="0"/>
              <w:marBottom w:val="0"/>
              <w:divBdr>
                <w:top w:val="none" w:sz="0" w:space="0" w:color="auto"/>
                <w:left w:val="none" w:sz="0" w:space="0" w:color="auto"/>
                <w:bottom w:val="none" w:sz="0" w:space="0" w:color="auto"/>
                <w:right w:val="none" w:sz="0" w:space="0" w:color="auto"/>
              </w:divBdr>
            </w:div>
            <w:div w:id="1165898897">
              <w:marLeft w:val="0"/>
              <w:marRight w:val="0"/>
              <w:marTop w:val="0"/>
              <w:marBottom w:val="0"/>
              <w:divBdr>
                <w:top w:val="none" w:sz="0" w:space="0" w:color="auto"/>
                <w:left w:val="none" w:sz="0" w:space="0" w:color="auto"/>
                <w:bottom w:val="none" w:sz="0" w:space="0" w:color="auto"/>
                <w:right w:val="none" w:sz="0" w:space="0" w:color="auto"/>
              </w:divBdr>
            </w:div>
            <w:div w:id="1037117808">
              <w:marLeft w:val="0"/>
              <w:marRight w:val="0"/>
              <w:marTop w:val="0"/>
              <w:marBottom w:val="0"/>
              <w:divBdr>
                <w:top w:val="none" w:sz="0" w:space="0" w:color="auto"/>
                <w:left w:val="none" w:sz="0" w:space="0" w:color="auto"/>
                <w:bottom w:val="none" w:sz="0" w:space="0" w:color="auto"/>
                <w:right w:val="none" w:sz="0" w:space="0" w:color="auto"/>
              </w:divBdr>
            </w:div>
            <w:div w:id="1056322532">
              <w:marLeft w:val="0"/>
              <w:marRight w:val="0"/>
              <w:marTop w:val="0"/>
              <w:marBottom w:val="0"/>
              <w:divBdr>
                <w:top w:val="none" w:sz="0" w:space="0" w:color="auto"/>
                <w:left w:val="none" w:sz="0" w:space="0" w:color="auto"/>
                <w:bottom w:val="none" w:sz="0" w:space="0" w:color="auto"/>
                <w:right w:val="none" w:sz="0" w:space="0" w:color="auto"/>
              </w:divBdr>
            </w:div>
            <w:div w:id="1449619494">
              <w:marLeft w:val="0"/>
              <w:marRight w:val="0"/>
              <w:marTop w:val="0"/>
              <w:marBottom w:val="0"/>
              <w:divBdr>
                <w:top w:val="none" w:sz="0" w:space="0" w:color="auto"/>
                <w:left w:val="none" w:sz="0" w:space="0" w:color="auto"/>
                <w:bottom w:val="none" w:sz="0" w:space="0" w:color="auto"/>
                <w:right w:val="none" w:sz="0" w:space="0" w:color="auto"/>
              </w:divBdr>
            </w:div>
            <w:div w:id="253560930">
              <w:marLeft w:val="0"/>
              <w:marRight w:val="0"/>
              <w:marTop w:val="0"/>
              <w:marBottom w:val="0"/>
              <w:divBdr>
                <w:top w:val="none" w:sz="0" w:space="0" w:color="auto"/>
                <w:left w:val="none" w:sz="0" w:space="0" w:color="auto"/>
                <w:bottom w:val="none" w:sz="0" w:space="0" w:color="auto"/>
                <w:right w:val="none" w:sz="0" w:space="0" w:color="auto"/>
              </w:divBdr>
            </w:div>
            <w:div w:id="312636719">
              <w:marLeft w:val="0"/>
              <w:marRight w:val="0"/>
              <w:marTop w:val="0"/>
              <w:marBottom w:val="0"/>
              <w:divBdr>
                <w:top w:val="none" w:sz="0" w:space="0" w:color="auto"/>
                <w:left w:val="none" w:sz="0" w:space="0" w:color="auto"/>
                <w:bottom w:val="none" w:sz="0" w:space="0" w:color="auto"/>
                <w:right w:val="none" w:sz="0" w:space="0" w:color="auto"/>
              </w:divBdr>
            </w:div>
            <w:div w:id="851921929">
              <w:marLeft w:val="0"/>
              <w:marRight w:val="0"/>
              <w:marTop w:val="0"/>
              <w:marBottom w:val="0"/>
              <w:divBdr>
                <w:top w:val="none" w:sz="0" w:space="0" w:color="auto"/>
                <w:left w:val="none" w:sz="0" w:space="0" w:color="auto"/>
                <w:bottom w:val="none" w:sz="0" w:space="0" w:color="auto"/>
                <w:right w:val="none" w:sz="0" w:space="0" w:color="auto"/>
              </w:divBdr>
            </w:div>
            <w:div w:id="578294036">
              <w:marLeft w:val="0"/>
              <w:marRight w:val="0"/>
              <w:marTop w:val="0"/>
              <w:marBottom w:val="0"/>
              <w:divBdr>
                <w:top w:val="none" w:sz="0" w:space="0" w:color="auto"/>
                <w:left w:val="none" w:sz="0" w:space="0" w:color="auto"/>
                <w:bottom w:val="none" w:sz="0" w:space="0" w:color="auto"/>
                <w:right w:val="none" w:sz="0" w:space="0" w:color="auto"/>
              </w:divBdr>
            </w:div>
            <w:div w:id="1070614225">
              <w:marLeft w:val="0"/>
              <w:marRight w:val="0"/>
              <w:marTop w:val="0"/>
              <w:marBottom w:val="0"/>
              <w:divBdr>
                <w:top w:val="none" w:sz="0" w:space="0" w:color="auto"/>
                <w:left w:val="none" w:sz="0" w:space="0" w:color="auto"/>
                <w:bottom w:val="none" w:sz="0" w:space="0" w:color="auto"/>
                <w:right w:val="none" w:sz="0" w:space="0" w:color="auto"/>
              </w:divBdr>
            </w:div>
            <w:div w:id="1726443182">
              <w:marLeft w:val="0"/>
              <w:marRight w:val="0"/>
              <w:marTop w:val="0"/>
              <w:marBottom w:val="0"/>
              <w:divBdr>
                <w:top w:val="none" w:sz="0" w:space="0" w:color="auto"/>
                <w:left w:val="none" w:sz="0" w:space="0" w:color="auto"/>
                <w:bottom w:val="none" w:sz="0" w:space="0" w:color="auto"/>
                <w:right w:val="none" w:sz="0" w:space="0" w:color="auto"/>
              </w:divBdr>
            </w:div>
            <w:div w:id="922102691">
              <w:marLeft w:val="0"/>
              <w:marRight w:val="0"/>
              <w:marTop w:val="0"/>
              <w:marBottom w:val="0"/>
              <w:divBdr>
                <w:top w:val="none" w:sz="0" w:space="0" w:color="auto"/>
                <w:left w:val="none" w:sz="0" w:space="0" w:color="auto"/>
                <w:bottom w:val="none" w:sz="0" w:space="0" w:color="auto"/>
                <w:right w:val="none" w:sz="0" w:space="0" w:color="auto"/>
              </w:divBdr>
            </w:div>
            <w:div w:id="783380771">
              <w:marLeft w:val="0"/>
              <w:marRight w:val="0"/>
              <w:marTop w:val="0"/>
              <w:marBottom w:val="0"/>
              <w:divBdr>
                <w:top w:val="none" w:sz="0" w:space="0" w:color="auto"/>
                <w:left w:val="none" w:sz="0" w:space="0" w:color="auto"/>
                <w:bottom w:val="none" w:sz="0" w:space="0" w:color="auto"/>
                <w:right w:val="none" w:sz="0" w:space="0" w:color="auto"/>
              </w:divBdr>
            </w:div>
            <w:div w:id="1698772283">
              <w:marLeft w:val="0"/>
              <w:marRight w:val="0"/>
              <w:marTop w:val="0"/>
              <w:marBottom w:val="0"/>
              <w:divBdr>
                <w:top w:val="none" w:sz="0" w:space="0" w:color="auto"/>
                <w:left w:val="none" w:sz="0" w:space="0" w:color="auto"/>
                <w:bottom w:val="none" w:sz="0" w:space="0" w:color="auto"/>
                <w:right w:val="none" w:sz="0" w:space="0" w:color="auto"/>
              </w:divBdr>
            </w:div>
            <w:div w:id="855968863">
              <w:marLeft w:val="0"/>
              <w:marRight w:val="0"/>
              <w:marTop w:val="0"/>
              <w:marBottom w:val="0"/>
              <w:divBdr>
                <w:top w:val="none" w:sz="0" w:space="0" w:color="auto"/>
                <w:left w:val="none" w:sz="0" w:space="0" w:color="auto"/>
                <w:bottom w:val="none" w:sz="0" w:space="0" w:color="auto"/>
                <w:right w:val="none" w:sz="0" w:space="0" w:color="auto"/>
              </w:divBdr>
            </w:div>
            <w:div w:id="362483586">
              <w:marLeft w:val="0"/>
              <w:marRight w:val="0"/>
              <w:marTop w:val="0"/>
              <w:marBottom w:val="0"/>
              <w:divBdr>
                <w:top w:val="none" w:sz="0" w:space="0" w:color="auto"/>
                <w:left w:val="none" w:sz="0" w:space="0" w:color="auto"/>
                <w:bottom w:val="none" w:sz="0" w:space="0" w:color="auto"/>
                <w:right w:val="none" w:sz="0" w:space="0" w:color="auto"/>
              </w:divBdr>
            </w:div>
            <w:div w:id="164979609">
              <w:marLeft w:val="0"/>
              <w:marRight w:val="0"/>
              <w:marTop w:val="0"/>
              <w:marBottom w:val="0"/>
              <w:divBdr>
                <w:top w:val="none" w:sz="0" w:space="0" w:color="auto"/>
                <w:left w:val="none" w:sz="0" w:space="0" w:color="auto"/>
                <w:bottom w:val="none" w:sz="0" w:space="0" w:color="auto"/>
                <w:right w:val="none" w:sz="0" w:space="0" w:color="auto"/>
              </w:divBdr>
            </w:div>
            <w:div w:id="31926838">
              <w:marLeft w:val="0"/>
              <w:marRight w:val="0"/>
              <w:marTop w:val="0"/>
              <w:marBottom w:val="0"/>
              <w:divBdr>
                <w:top w:val="none" w:sz="0" w:space="0" w:color="auto"/>
                <w:left w:val="none" w:sz="0" w:space="0" w:color="auto"/>
                <w:bottom w:val="none" w:sz="0" w:space="0" w:color="auto"/>
                <w:right w:val="none" w:sz="0" w:space="0" w:color="auto"/>
              </w:divBdr>
            </w:div>
            <w:div w:id="2133551734">
              <w:marLeft w:val="0"/>
              <w:marRight w:val="0"/>
              <w:marTop w:val="0"/>
              <w:marBottom w:val="0"/>
              <w:divBdr>
                <w:top w:val="none" w:sz="0" w:space="0" w:color="auto"/>
                <w:left w:val="none" w:sz="0" w:space="0" w:color="auto"/>
                <w:bottom w:val="none" w:sz="0" w:space="0" w:color="auto"/>
                <w:right w:val="none" w:sz="0" w:space="0" w:color="auto"/>
              </w:divBdr>
            </w:div>
            <w:div w:id="1728870967">
              <w:marLeft w:val="0"/>
              <w:marRight w:val="0"/>
              <w:marTop w:val="0"/>
              <w:marBottom w:val="0"/>
              <w:divBdr>
                <w:top w:val="none" w:sz="0" w:space="0" w:color="auto"/>
                <w:left w:val="none" w:sz="0" w:space="0" w:color="auto"/>
                <w:bottom w:val="none" w:sz="0" w:space="0" w:color="auto"/>
                <w:right w:val="none" w:sz="0" w:space="0" w:color="auto"/>
              </w:divBdr>
            </w:div>
            <w:div w:id="1226795867">
              <w:marLeft w:val="0"/>
              <w:marRight w:val="0"/>
              <w:marTop w:val="0"/>
              <w:marBottom w:val="0"/>
              <w:divBdr>
                <w:top w:val="none" w:sz="0" w:space="0" w:color="auto"/>
                <w:left w:val="none" w:sz="0" w:space="0" w:color="auto"/>
                <w:bottom w:val="none" w:sz="0" w:space="0" w:color="auto"/>
                <w:right w:val="none" w:sz="0" w:space="0" w:color="auto"/>
              </w:divBdr>
            </w:div>
            <w:div w:id="687605656">
              <w:marLeft w:val="0"/>
              <w:marRight w:val="0"/>
              <w:marTop w:val="0"/>
              <w:marBottom w:val="0"/>
              <w:divBdr>
                <w:top w:val="none" w:sz="0" w:space="0" w:color="auto"/>
                <w:left w:val="none" w:sz="0" w:space="0" w:color="auto"/>
                <w:bottom w:val="none" w:sz="0" w:space="0" w:color="auto"/>
                <w:right w:val="none" w:sz="0" w:space="0" w:color="auto"/>
              </w:divBdr>
            </w:div>
            <w:div w:id="1818761647">
              <w:marLeft w:val="0"/>
              <w:marRight w:val="0"/>
              <w:marTop w:val="0"/>
              <w:marBottom w:val="0"/>
              <w:divBdr>
                <w:top w:val="none" w:sz="0" w:space="0" w:color="auto"/>
                <w:left w:val="none" w:sz="0" w:space="0" w:color="auto"/>
                <w:bottom w:val="none" w:sz="0" w:space="0" w:color="auto"/>
                <w:right w:val="none" w:sz="0" w:space="0" w:color="auto"/>
              </w:divBdr>
            </w:div>
            <w:div w:id="1556428135">
              <w:marLeft w:val="0"/>
              <w:marRight w:val="0"/>
              <w:marTop w:val="0"/>
              <w:marBottom w:val="0"/>
              <w:divBdr>
                <w:top w:val="none" w:sz="0" w:space="0" w:color="auto"/>
                <w:left w:val="none" w:sz="0" w:space="0" w:color="auto"/>
                <w:bottom w:val="none" w:sz="0" w:space="0" w:color="auto"/>
                <w:right w:val="none" w:sz="0" w:space="0" w:color="auto"/>
              </w:divBdr>
            </w:div>
            <w:div w:id="1445342465">
              <w:marLeft w:val="0"/>
              <w:marRight w:val="0"/>
              <w:marTop w:val="0"/>
              <w:marBottom w:val="0"/>
              <w:divBdr>
                <w:top w:val="none" w:sz="0" w:space="0" w:color="auto"/>
                <w:left w:val="none" w:sz="0" w:space="0" w:color="auto"/>
                <w:bottom w:val="none" w:sz="0" w:space="0" w:color="auto"/>
                <w:right w:val="none" w:sz="0" w:space="0" w:color="auto"/>
              </w:divBdr>
            </w:div>
            <w:div w:id="575214811">
              <w:marLeft w:val="0"/>
              <w:marRight w:val="0"/>
              <w:marTop w:val="0"/>
              <w:marBottom w:val="0"/>
              <w:divBdr>
                <w:top w:val="none" w:sz="0" w:space="0" w:color="auto"/>
                <w:left w:val="none" w:sz="0" w:space="0" w:color="auto"/>
                <w:bottom w:val="none" w:sz="0" w:space="0" w:color="auto"/>
                <w:right w:val="none" w:sz="0" w:space="0" w:color="auto"/>
              </w:divBdr>
            </w:div>
            <w:div w:id="400373742">
              <w:marLeft w:val="0"/>
              <w:marRight w:val="0"/>
              <w:marTop w:val="0"/>
              <w:marBottom w:val="0"/>
              <w:divBdr>
                <w:top w:val="none" w:sz="0" w:space="0" w:color="auto"/>
                <w:left w:val="none" w:sz="0" w:space="0" w:color="auto"/>
                <w:bottom w:val="none" w:sz="0" w:space="0" w:color="auto"/>
                <w:right w:val="none" w:sz="0" w:space="0" w:color="auto"/>
              </w:divBdr>
            </w:div>
            <w:div w:id="883950942">
              <w:marLeft w:val="0"/>
              <w:marRight w:val="0"/>
              <w:marTop w:val="0"/>
              <w:marBottom w:val="0"/>
              <w:divBdr>
                <w:top w:val="none" w:sz="0" w:space="0" w:color="auto"/>
                <w:left w:val="none" w:sz="0" w:space="0" w:color="auto"/>
                <w:bottom w:val="none" w:sz="0" w:space="0" w:color="auto"/>
                <w:right w:val="none" w:sz="0" w:space="0" w:color="auto"/>
              </w:divBdr>
            </w:div>
            <w:div w:id="2006736741">
              <w:marLeft w:val="0"/>
              <w:marRight w:val="0"/>
              <w:marTop w:val="0"/>
              <w:marBottom w:val="0"/>
              <w:divBdr>
                <w:top w:val="none" w:sz="0" w:space="0" w:color="auto"/>
                <w:left w:val="none" w:sz="0" w:space="0" w:color="auto"/>
                <w:bottom w:val="none" w:sz="0" w:space="0" w:color="auto"/>
                <w:right w:val="none" w:sz="0" w:space="0" w:color="auto"/>
              </w:divBdr>
            </w:div>
            <w:div w:id="1058018263">
              <w:marLeft w:val="0"/>
              <w:marRight w:val="0"/>
              <w:marTop w:val="0"/>
              <w:marBottom w:val="0"/>
              <w:divBdr>
                <w:top w:val="none" w:sz="0" w:space="0" w:color="auto"/>
                <w:left w:val="none" w:sz="0" w:space="0" w:color="auto"/>
                <w:bottom w:val="none" w:sz="0" w:space="0" w:color="auto"/>
                <w:right w:val="none" w:sz="0" w:space="0" w:color="auto"/>
              </w:divBdr>
            </w:div>
            <w:div w:id="1060861316">
              <w:marLeft w:val="0"/>
              <w:marRight w:val="0"/>
              <w:marTop w:val="0"/>
              <w:marBottom w:val="0"/>
              <w:divBdr>
                <w:top w:val="none" w:sz="0" w:space="0" w:color="auto"/>
                <w:left w:val="none" w:sz="0" w:space="0" w:color="auto"/>
                <w:bottom w:val="none" w:sz="0" w:space="0" w:color="auto"/>
                <w:right w:val="none" w:sz="0" w:space="0" w:color="auto"/>
              </w:divBdr>
            </w:div>
            <w:div w:id="1905412840">
              <w:marLeft w:val="0"/>
              <w:marRight w:val="0"/>
              <w:marTop w:val="0"/>
              <w:marBottom w:val="0"/>
              <w:divBdr>
                <w:top w:val="none" w:sz="0" w:space="0" w:color="auto"/>
                <w:left w:val="none" w:sz="0" w:space="0" w:color="auto"/>
                <w:bottom w:val="none" w:sz="0" w:space="0" w:color="auto"/>
                <w:right w:val="none" w:sz="0" w:space="0" w:color="auto"/>
              </w:divBdr>
            </w:div>
            <w:div w:id="1269971601">
              <w:marLeft w:val="0"/>
              <w:marRight w:val="0"/>
              <w:marTop w:val="0"/>
              <w:marBottom w:val="0"/>
              <w:divBdr>
                <w:top w:val="none" w:sz="0" w:space="0" w:color="auto"/>
                <w:left w:val="none" w:sz="0" w:space="0" w:color="auto"/>
                <w:bottom w:val="none" w:sz="0" w:space="0" w:color="auto"/>
                <w:right w:val="none" w:sz="0" w:space="0" w:color="auto"/>
              </w:divBdr>
            </w:div>
            <w:div w:id="1878228715">
              <w:marLeft w:val="0"/>
              <w:marRight w:val="0"/>
              <w:marTop w:val="0"/>
              <w:marBottom w:val="0"/>
              <w:divBdr>
                <w:top w:val="none" w:sz="0" w:space="0" w:color="auto"/>
                <w:left w:val="none" w:sz="0" w:space="0" w:color="auto"/>
                <w:bottom w:val="none" w:sz="0" w:space="0" w:color="auto"/>
                <w:right w:val="none" w:sz="0" w:space="0" w:color="auto"/>
              </w:divBdr>
            </w:div>
            <w:div w:id="671302491">
              <w:marLeft w:val="0"/>
              <w:marRight w:val="0"/>
              <w:marTop w:val="0"/>
              <w:marBottom w:val="0"/>
              <w:divBdr>
                <w:top w:val="none" w:sz="0" w:space="0" w:color="auto"/>
                <w:left w:val="none" w:sz="0" w:space="0" w:color="auto"/>
                <w:bottom w:val="none" w:sz="0" w:space="0" w:color="auto"/>
                <w:right w:val="none" w:sz="0" w:space="0" w:color="auto"/>
              </w:divBdr>
            </w:div>
            <w:div w:id="117072022">
              <w:marLeft w:val="0"/>
              <w:marRight w:val="0"/>
              <w:marTop w:val="0"/>
              <w:marBottom w:val="0"/>
              <w:divBdr>
                <w:top w:val="none" w:sz="0" w:space="0" w:color="auto"/>
                <w:left w:val="none" w:sz="0" w:space="0" w:color="auto"/>
                <w:bottom w:val="none" w:sz="0" w:space="0" w:color="auto"/>
                <w:right w:val="none" w:sz="0" w:space="0" w:color="auto"/>
              </w:divBdr>
            </w:div>
            <w:div w:id="92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2371">
      <w:bodyDiv w:val="1"/>
      <w:marLeft w:val="0"/>
      <w:marRight w:val="0"/>
      <w:marTop w:val="0"/>
      <w:marBottom w:val="0"/>
      <w:divBdr>
        <w:top w:val="none" w:sz="0" w:space="0" w:color="auto"/>
        <w:left w:val="none" w:sz="0" w:space="0" w:color="auto"/>
        <w:bottom w:val="none" w:sz="0" w:space="0" w:color="auto"/>
        <w:right w:val="none" w:sz="0" w:space="0" w:color="auto"/>
      </w:divBdr>
    </w:div>
    <w:div w:id="199903372">
      <w:bodyDiv w:val="1"/>
      <w:marLeft w:val="0"/>
      <w:marRight w:val="0"/>
      <w:marTop w:val="0"/>
      <w:marBottom w:val="0"/>
      <w:divBdr>
        <w:top w:val="none" w:sz="0" w:space="0" w:color="auto"/>
        <w:left w:val="none" w:sz="0" w:space="0" w:color="auto"/>
        <w:bottom w:val="none" w:sz="0" w:space="0" w:color="auto"/>
        <w:right w:val="none" w:sz="0" w:space="0" w:color="auto"/>
      </w:divBdr>
      <w:divsChild>
        <w:div w:id="1759448736">
          <w:marLeft w:val="0"/>
          <w:marRight w:val="0"/>
          <w:marTop w:val="0"/>
          <w:marBottom w:val="0"/>
          <w:divBdr>
            <w:top w:val="none" w:sz="0" w:space="0" w:color="auto"/>
            <w:left w:val="none" w:sz="0" w:space="0" w:color="auto"/>
            <w:bottom w:val="none" w:sz="0" w:space="0" w:color="auto"/>
            <w:right w:val="none" w:sz="0" w:space="0" w:color="auto"/>
          </w:divBdr>
        </w:div>
      </w:divsChild>
    </w:div>
    <w:div w:id="199973792">
      <w:bodyDiv w:val="1"/>
      <w:marLeft w:val="0"/>
      <w:marRight w:val="0"/>
      <w:marTop w:val="0"/>
      <w:marBottom w:val="0"/>
      <w:divBdr>
        <w:top w:val="none" w:sz="0" w:space="0" w:color="auto"/>
        <w:left w:val="none" w:sz="0" w:space="0" w:color="auto"/>
        <w:bottom w:val="none" w:sz="0" w:space="0" w:color="auto"/>
        <w:right w:val="none" w:sz="0" w:space="0" w:color="auto"/>
      </w:divBdr>
    </w:div>
    <w:div w:id="209926238">
      <w:bodyDiv w:val="1"/>
      <w:marLeft w:val="0"/>
      <w:marRight w:val="0"/>
      <w:marTop w:val="0"/>
      <w:marBottom w:val="0"/>
      <w:divBdr>
        <w:top w:val="none" w:sz="0" w:space="0" w:color="auto"/>
        <w:left w:val="none" w:sz="0" w:space="0" w:color="auto"/>
        <w:bottom w:val="none" w:sz="0" w:space="0" w:color="auto"/>
        <w:right w:val="none" w:sz="0" w:space="0" w:color="auto"/>
      </w:divBdr>
    </w:div>
    <w:div w:id="220136400">
      <w:bodyDiv w:val="1"/>
      <w:marLeft w:val="0"/>
      <w:marRight w:val="0"/>
      <w:marTop w:val="0"/>
      <w:marBottom w:val="0"/>
      <w:divBdr>
        <w:top w:val="none" w:sz="0" w:space="0" w:color="auto"/>
        <w:left w:val="none" w:sz="0" w:space="0" w:color="auto"/>
        <w:bottom w:val="none" w:sz="0" w:space="0" w:color="auto"/>
        <w:right w:val="none" w:sz="0" w:space="0" w:color="auto"/>
      </w:divBdr>
      <w:divsChild>
        <w:div w:id="62723724">
          <w:marLeft w:val="0"/>
          <w:marRight w:val="0"/>
          <w:marTop w:val="0"/>
          <w:marBottom w:val="0"/>
          <w:divBdr>
            <w:top w:val="none" w:sz="0" w:space="0" w:color="auto"/>
            <w:left w:val="none" w:sz="0" w:space="0" w:color="auto"/>
            <w:bottom w:val="none" w:sz="0" w:space="0" w:color="auto"/>
            <w:right w:val="none" w:sz="0" w:space="0" w:color="auto"/>
          </w:divBdr>
        </w:div>
      </w:divsChild>
    </w:div>
    <w:div w:id="252707809">
      <w:bodyDiv w:val="1"/>
      <w:marLeft w:val="0"/>
      <w:marRight w:val="0"/>
      <w:marTop w:val="0"/>
      <w:marBottom w:val="0"/>
      <w:divBdr>
        <w:top w:val="none" w:sz="0" w:space="0" w:color="auto"/>
        <w:left w:val="none" w:sz="0" w:space="0" w:color="auto"/>
        <w:bottom w:val="none" w:sz="0" w:space="0" w:color="auto"/>
        <w:right w:val="none" w:sz="0" w:space="0" w:color="auto"/>
      </w:divBdr>
      <w:divsChild>
        <w:div w:id="1263026564">
          <w:marLeft w:val="0"/>
          <w:marRight w:val="0"/>
          <w:marTop w:val="0"/>
          <w:marBottom w:val="0"/>
          <w:divBdr>
            <w:top w:val="none" w:sz="0" w:space="0" w:color="auto"/>
            <w:left w:val="none" w:sz="0" w:space="0" w:color="auto"/>
            <w:bottom w:val="none" w:sz="0" w:space="0" w:color="auto"/>
            <w:right w:val="none" w:sz="0" w:space="0" w:color="auto"/>
          </w:divBdr>
          <w:divsChild>
            <w:div w:id="1263614263">
              <w:marLeft w:val="0"/>
              <w:marRight w:val="0"/>
              <w:marTop w:val="0"/>
              <w:marBottom w:val="0"/>
              <w:divBdr>
                <w:top w:val="none" w:sz="0" w:space="0" w:color="auto"/>
                <w:left w:val="none" w:sz="0" w:space="0" w:color="auto"/>
                <w:bottom w:val="none" w:sz="0" w:space="0" w:color="auto"/>
                <w:right w:val="none" w:sz="0" w:space="0" w:color="auto"/>
              </w:divBdr>
            </w:div>
            <w:div w:id="522207138">
              <w:marLeft w:val="0"/>
              <w:marRight w:val="0"/>
              <w:marTop w:val="0"/>
              <w:marBottom w:val="0"/>
              <w:divBdr>
                <w:top w:val="none" w:sz="0" w:space="0" w:color="auto"/>
                <w:left w:val="none" w:sz="0" w:space="0" w:color="auto"/>
                <w:bottom w:val="none" w:sz="0" w:space="0" w:color="auto"/>
                <w:right w:val="none" w:sz="0" w:space="0" w:color="auto"/>
              </w:divBdr>
            </w:div>
            <w:div w:id="1265066360">
              <w:marLeft w:val="0"/>
              <w:marRight w:val="0"/>
              <w:marTop w:val="0"/>
              <w:marBottom w:val="0"/>
              <w:divBdr>
                <w:top w:val="none" w:sz="0" w:space="0" w:color="auto"/>
                <w:left w:val="none" w:sz="0" w:space="0" w:color="auto"/>
                <w:bottom w:val="none" w:sz="0" w:space="0" w:color="auto"/>
                <w:right w:val="none" w:sz="0" w:space="0" w:color="auto"/>
              </w:divBdr>
            </w:div>
            <w:div w:id="1870995017">
              <w:marLeft w:val="0"/>
              <w:marRight w:val="0"/>
              <w:marTop w:val="0"/>
              <w:marBottom w:val="0"/>
              <w:divBdr>
                <w:top w:val="none" w:sz="0" w:space="0" w:color="auto"/>
                <w:left w:val="none" w:sz="0" w:space="0" w:color="auto"/>
                <w:bottom w:val="none" w:sz="0" w:space="0" w:color="auto"/>
                <w:right w:val="none" w:sz="0" w:space="0" w:color="auto"/>
              </w:divBdr>
            </w:div>
            <w:div w:id="1869679033">
              <w:marLeft w:val="0"/>
              <w:marRight w:val="0"/>
              <w:marTop w:val="0"/>
              <w:marBottom w:val="0"/>
              <w:divBdr>
                <w:top w:val="none" w:sz="0" w:space="0" w:color="auto"/>
                <w:left w:val="none" w:sz="0" w:space="0" w:color="auto"/>
                <w:bottom w:val="none" w:sz="0" w:space="0" w:color="auto"/>
                <w:right w:val="none" w:sz="0" w:space="0" w:color="auto"/>
              </w:divBdr>
            </w:div>
            <w:div w:id="277496537">
              <w:marLeft w:val="0"/>
              <w:marRight w:val="0"/>
              <w:marTop w:val="0"/>
              <w:marBottom w:val="0"/>
              <w:divBdr>
                <w:top w:val="none" w:sz="0" w:space="0" w:color="auto"/>
                <w:left w:val="none" w:sz="0" w:space="0" w:color="auto"/>
                <w:bottom w:val="none" w:sz="0" w:space="0" w:color="auto"/>
                <w:right w:val="none" w:sz="0" w:space="0" w:color="auto"/>
              </w:divBdr>
            </w:div>
            <w:div w:id="537159558">
              <w:marLeft w:val="0"/>
              <w:marRight w:val="0"/>
              <w:marTop w:val="0"/>
              <w:marBottom w:val="0"/>
              <w:divBdr>
                <w:top w:val="none" w:sz="0" w:space="0" w:color="auto"/>
                <w:left w:val="none" w:sz="0" w:space="0" w:color="auto"/>
                <w:bottom w:val="none" w:sz="0" w:space="0" w:color="auto"/>
                <w:right w:val="none" w:sz="0" w:space="0" w:color="auto"/>
              </w:divBdr>
            </w:div>
            <w:div w:id="895358316">
              <w:marLeft w:val="0"/>
              <w:marRight w:val="0"/>
              <w:marTop w:val="0"/>
              <w:marBottom w:val="0"/>
              <w:divBdr>
                <w:top w:val="none" w:sz="0" w:space="0" w:color="auto"/>
                <w:left w:val="none" w:sz="0" w:space="0" w:color="auto"/>
                <w:bottom w:val="none" w:sz="0" w:space="0" w:color="auto"/>
                <w:right w:val="none" w:sz="0" w:space="0" w:color="auto"/>
              </w:divBdr>
            </w:div>
            <w:div w:id="1778063014">
              <w:marLeft w:val="0"/>
              <w:marRight w:val="0"/>
              <w:marTop w:val="0"/>
              <w:marBottom w:val="0"/>
              <w:divBdr>
                <w:top w:val="none" w:sz="0" w:space="0" w:color="auto"/>
                <w:left w:val="none" w:sz="0" w:space="0" w:color="auto"/>
                <w:bottom w:val="none" w:sz="0" w:space="0" w:color="auto"/>
                <w:right w:val="none" w:sz="0" w:space="0" w:color="auto"/>
              </w:divBdr>
            </w:div>
            <w:div w:id="1882935616">
              <w:marLeft w:val="0"/>
              <w:marRight w:val="0"/>
              <w:marTop w:val="0"/>
              <w:marBottom w:val="0"/>
              <w:divBdr>
                <w:top w:val="none" w:sz="0" w:space="0" w:color="auto"/>
                <w:left w:val="none" w:sz="0" w:space="0" w:color="auto"/>
                <w:bottom w:val="none" w:sz="0" w:space="0" w:color="auto"/>
                <w:right w:val="none" w:sz="0" w:space="0" w:color="auto"/>
              </w:divBdr>
            </w:div>
            <w:div w:id="804351263">
              <w:marLeft w:val="0"/>
              <w:marRight w:val="0"/>
              <w:marTop w:val="0"/>
              <w:marBottom w:val="0"/>
              <w:divBdr>
                <w:top w:val="none" w:sz="0" w:space="0" w:color="auto"/>
                <w:left w:val="none" w:sz="0" w:space="0" w:color="auto"/>
                <w:bottom w:val="none" w:sz="0" w:space="0" w:color="auto"/>
                <w:right w:val="none" w:sz="0" w:space="0" w:color="auto"/>
              </w:divBdr>
            </w:div>
            <w:div w:id="1411347086">
              <w:marLeft w:val="0"/>
              <w:marRight w:val="0"/>
              <w:marTop w:val="0"/>
              <w:marBottom w:val="0"/>
              <w:divBdr>
                <w:top w:val="none" w:sz="0" w:space="0" w:color="auto"/>
                <w:left w:val="none" w:sz="0" w:space="0" w:color="auto"/>
                <w:bottom w:val="none" w:sz="0" w:space="0" w:color="auto"/>
                <w:right w:val="none" w:sz="0" w:space="0" w:color="auto"/>
              </w:divBdr>
            </w:div>
            <w:div w:id="1691444512">
              <w:marLeft w:val="0"/>
              <w:marRight w:val="0"/>
              <w:marTop w:val="0"/>
              <w:marBottom w:val="0"/>
              <w:divBdr>
                <w:top w:val="none" w:sz="0" w:space="0" w:color="auto"/>
                <w:left w:val="none" w:sz="0" w:space="0" w:color="auto"/>
                <w:bottom w:val="none" w:sz="0" w:space="0" w:color="auto"/>
                <w:right w:val="none" w:sz="0" w:space="0" w:color="auto"/>
              </w:divBdr>
            </w:div>
            <w:div w:id="687102230">
              <w:marLeft w:val="0"/>
              <w:marRight w:val="0"/>
              <w:marTop w:val="0"/>
              <w:marBottom w:val="0"/>
              <w:divBdr>
                <w:top w:val="none" w:sz="0" w:space="0" w:color="auto"/>
                <w:left w:val="none" w:sz="0" w:space="0" w:color="auto"/>
                <w:bottom w:val="none" w:sz="0" w:space="0" w:color="auto"/>
                <w:right w:val="none" w:sz="0" w:space="0" w:color="auto"/>
              </w:divBdr>
            </w:div>
            <w:div w:id="993294664">
              <w:marLeft w:val="0"/>
              <w:marRight w:val="0"/>
              <w:marTop w:val="0"/>
              <w:marBottom w:val="0"/>
              <w:divBdr>
                <w:top w:val="none" w:sz="0" w:space="0" w:color="auto"/>
                <w:left w:val="none" w:sz="0" w:space="0" w:color="auto"/>
                <w:bottom w:val="none" w:sz="0" w:space="0" w:color="auto"/>
                <w:right w:val="none" w:sz="0" w:space="0" w:color="auto"/>
              </w:divBdr>
            </w:div>
            <w:div w:id="2119517779">
              <w:marLeft w:val="0"/>
              <w:marRight w:val="0"/>
              <w:marTop w:val="0"/>
              <w:marBottom w:val="0"/>
              <w:divBdr>
                <w:top w:val="none" w:sz="0" w:space="0" w:color="auto"/>
                <w:left w:val="none" w:sz="0" w:space="0" w:color="auto"/>
                <w:bottom w:val="none" w:sz="0" w:space="0" w:color="auto"/>
                <w:right w:val="none" w:sz="0" w:space="0" w:color="auto"/>
              </w:divBdr>
            </w:div>
            <w:div w:id="153885103">
              <w:marLeft w:val="0"/>
              <w:marRight w:val="0"/>
              <w:marTop w:val="0"/>
              <w:marBottom w:val="0"/>
              <w:divBdr>
                <w:top w:val="none" w:sz="0" w:space="0" w:color="auto"/>
                <w:left w:val="none" w:sz="0" w:space="0" w:color="auto"/>
                <w:bottom w:val="none" w:sz="0" w:space="0" w:color="auto"/>
                <w:right w:val="none" w:sz="0" w:space="0" w:color="auto"/>
              </w:divBdr>
            </w:div>
            <w:div w:id="1276669977">
              <w:marLeft w:val="0"/>
              <w:marRight w:val="0"/>
              <w:marTop w:val="0"/>
              <w:marBottom w:val="0"/>
              <w:divBdr>
                <w:top w:val="none" w:sz="0" w:space="0" w:color="auto"/>
                <w:left w:val="none" w:sz="0" w:space="0" w:color="auto"/>
                <w:bottom w:val="none" w:sz="0" w:space="0" w:color="auto"/>
                <w:right w:val="none" w:sz="0" w:space="0" w:color="auto"/>
              </w:divBdr>
            </w:div>
            <w:div w:id="448594527">
              <w:marLeft w:val="0"/>
              <w:marRight w:val="0"/>
              <w:marTop w:val="0"/>
              <w:marBottom w:val="0"/>
              <w:divBdr>
                <w:top w:val="none" w:sz="0" w:space="0" w:color="auto"/>
                <w:left w:val="none" w:sz="0" w:space="0" w:color="auto"/>
                <w:bottom w:val="none" w:sz="0" w:space="0" w:color="auto"/>
                <w:right w:val="none" w:sz="0" w:space="0" w:color="auto"/>
              </w:divBdr>
            </w:div>
            <w:div w:id="20223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7065">
      <w:bodyDiv w:val="1"/>
      <w:marLeft w:val="0"/>
      <w:marRight w:val="0"/>
      <w:marTop w:val="0"/>
      <w:marBottom w:val="0"/>
      <w:divBdr>
        <w:top w:val="none" w:sz="0" w:space="0" w:color="auto"/>
        <w:left w:val="none" w:sz="0" w:space="0" w:color="auto"/>
        <w:bottom w:val="none" w:sz="0" w:space="0" w:color="auto"/>
        <w:right w:val="none" w:sz="0" w:space="0" w:color="auto"/>
      </w:divBdr>
      <w:divsChild>
        <w:div w:id="97802306">
          <w:marLeft w:val="0"/>
          <w:marRight w:val="0"/>
          <w:marTop w:val="0"/>
          <w:marBottom w:val="0"/>
          <w:divBdr>
            <w:top w:val="none" w:sz="0" w:space="0" w:color="auto"/>
            <w:left w:val="none" w:sz="0" w:space="0" w:color="auto"/>
            <w:bottom w:val="none" w:sz="0" w:space="0" w:color="auto"/>
            <w:right w:val="none" w:sz="0" w:space="0" w:color="auto"/>
          </w:divBdr>
        </w:div>
      </w:divsChild>
    </w:div>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338630187">
      <w:bodyDiv w:val="1"/>
      <w:marLeft w:val="0"/>
      <w:marRight w:val="0"/>
      <w:marTop w:val="0"/>
      <w:marBottom w:val="0"/>
      <w:divBdr>
        <w:top w:val="none" w:sz="0" w:space="0" w:color="auto"/>
        <w:left w:val="none" w:sz="0" w:space="0" w:color="auto"/>
        <w:bottom w:val="none" w:sz="0" w:space="0" w:color="auto"/>
        <w:right w:val="none" w:sz="0" w:space="0" w:color="auto"/>
      </w:divBdr>
      <w:divsChild>
        <w:div w:id="1232496504">
          <w:marLeft w:val="0"/>
          <w:marRight w:val="0"/>
          <w:marTop w:val="0"/>
          <w:marBottom w:val="0"/>
          <w:divBdr>
            <w:top w:val="none" w:sz="0" w:space="0" w:color="auto"/>
            <w:left w:val="none" w:sz="0" w:space="0" w:color="auto"/>
            <w:bottom w:val="none" w:sz="0" w:space="0" w:color="auto"/>
            <w:right w:val="none" w:sz="0" w:space="0" w:color="auto"/>
          </w:divBdr>
        </w:div>
      </w:divsChild>
    </w:div>
    <w:div w:id="352388990">
      <w:bodyDiv w:val="1"/>
      <w:marLeft w:val="0"/>
      <w:marRight w:val="0"/>
      <w:marTop w:val="0"/>
      <w:marBottom w:val="0"/>
      <w:divBdr>
        <w:top w:val="none" w:sz="0" w:space="0" w:color="auto"/>
        <w:left w:val="none" w:sz="0" w:space="0" w:color="auto"/>
        <w:bottom w:val="none" w:sz="0" w:space="0" w:color="auto"/>
        <w:right w:val="none" w:sz="0" w:space="0" w:color="auto"/>
      </w:divBdr>
    </w:div>
    <w:div w:id="392895621">
      <w:bodyDiv w:val="1"/>
      <w:marLeft w:val="0"/>
      <w:marRight w:val="0"/>
      <w:marTop w:val="0"/>
      <w:marBottom w:val="0"/>
      <w:divBdr>
        <w:top w:val="none" w:sz="0" w:space="0" w:color="auto"/>
        <w:left w:val="none" w:sz="0" w:space="0" w:color="auto"/>
        <w:bottom w:val="none" w:sz="0" w:space="0" w:color="auto"/>
        <w:right w:val="none" w:sz="0" w:space="0" w:color="auto"/>
      </w:divBdr>
      <w:divsChild>
        <w:div w:id="1869636956">
          <w:marLeft w:val="0"/>
          <w:marRight w:val="0"/>
          <w:marTop w:val="0"/>
          <w:marBottom w:val="0"/>
          <w:divBdr>
            <w:top w:val="none" w:sz="0" w:space="0" w:color="auto"/>
            <w:left w:val="none" w:sz="0" w:space="0" w:color="auto"/>
            <w:bottom w:val="none" w:sz="0" w:space="0" w:color="auto"/>
            <w:right w:val="none" w:sz="0" w:space="0" w:color="auto"/>
          </w:divBdr>
          <w:divsChild>
            <w:div w:id="235172136">
              <w:marLeft w:val="0"/>
              <w:marRight w:val="0"/>
              <w:marTop w:val="0"/>
              <w:marBottom w:val="0"/>
              <w:divBdr>
                <w:top w:val="none" w:sz="0" w:space="0" w:color="auto"/>
                <w:left w:val="none" w:sz="0" w:space="0" w:color="auto"/>
                <w:bottom w:val="none" w:sz="0" w:space="0" w:color="auto"/>
                <w:right w:val="none" w:sz="0" w:space="0" w:color="auto"/>
              </w:divBdr>
            </w:div>
            <w:div w:id="864710428">
              <w:marLeft w:val="0"/>
              <w:marRight w:val="0"/>
              <w:marTop w:val="0"/>
              <w:marBottom w:val="0"/>
              <w:divBdr>
                <w:top w:val="none" w:sz="0" w:space="0" w:color="auto"/>
                <w:left w:val="none" w:sz="0" w:space="0" w:color="auto"/>
                <w:bottom w:val="none" w:sz="0" w:space="0" w:color="auto"/>
                <w:right w:val="none" w:sz="0" w:space="0" w:color="auto"/>
              </w:divBdr>
            </w:div>
            <w:div w:id="6825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6991">
      <w:bodyDiv w:val="1"/>
      <w:marLeft w:val="0"/>
      <w:marRight w:val="0"/>
      <w:marTop w:val="0"/>
      <w:marBottom w:val="0"/>
      <w:divBdr>
        <w:top w:val="none" w:sz="0" w:space="0" w:color="auto"/>
        <w:left w:val="none" w:sz="0" w:space="0" w:color="auto"/>
        <w:bottom w:val="none" w:sz="0" w:space="0" w:color="auto"/>
        <w:right w:val="none" w:sz="0" w:space="0" w:color="auto"/>
      </w:divBdr>
    </w:div>
    <w:div w:id="489710538">
      <w:bodyDiv w:val="1"/>
      <w:marLeft w:val="0"/>
      <w:marRight w:val="0"/>
      <w:marTop w:val="0"/>
      <w:marBottom w:val="0"/>
      <w:divBdr>
        <w:top w:val="none" w:sz="0" w:space="0" w:color="auto"/>
        <w:left w:val="none" w:sz="0" w:space="0" w:color="auto"/>
        <w:bottom w:val="none" w:sz="0" w:space="0" w:color="auto"/>
        <w:right w:val="none" w:sz="0" w:space="0" w:color="auto"/>
      </w:divBdr>
    </w:div>
    <w:div w:id="502089727">
      <w:bodyDiv w:val="1"/>
      <w:marLeft w:val="0"/>
      <w:marRight w:val="0"/>
      <w:marTop w:val="0"/>
      <w:marBottom w:val="0"/>
      <w:divBdr>
        <w:top w:val="none" w:sz="0" w:space="0" w:color="auto"/>
        <w:left w:val="none" w:sz="0" w:space="0" w:color="auto"/>
        <w:bottom w:val="none" w:sz="0" w:space="0" w:color="auto"/>
        <w:right w:val="none" w:sz="0" w:space="0" w:color="auto"/>
      </w:divBdr>
      <w:divsChild>
        <w:div w:id="1680692342">
          <w:marLeft w:val="360"/>
          <w:marRight w:val="0"/>
          <w:marTop w:val="200"/>
          <w:marBottom w:val="0"/>
          <w:divBdr>
            <w:top w:val="none" w:sz="0" w:space="0" w:color="auto"/>
            <w:left w:val="none" w:sz="0" w:space="0" w:color="auto"/>
            <w:bottom w:val="none" w:sz="0" w:space="0" w:color="auto"/>
            <w:right w:val="none" w:sz="0" w:space="0" w:color="auto"/>
          </w:divBdr>
        </w:div>
        <w:div w:id="109857276">
          <w:marLeft w:val="1080"/>
          <w:marRight w:val="0"/>
          <w:marTop w:val="100"/>
          <w:marBottom w:val="0"/>
          <w:divBdr>
            <w:top w:val="none" w:sz="0" w:space="0" w:color="auto"/>
            <w:left w:val="none" w:sz="0" w:space="0" w:color="auto"/>
            <w:bottom w:val="none" w:sz="0" w:space="0" w:color="auto"/>
            <w:right w:val="none" w:sz="0" w:space="0" w:color="auto"/>
          </w:divBdr>
        </w:div>
        <w:div w:id="1624846531">
          <w:marLeft w:val="1080"/>
          <w:marRight w:val="0"/>
          <w:marTop w:val="100"/>
          <w:marBottom w:val="0"/>
          <w:divBdr>
            <w:top w:val="none" w:sz="0" w:space="0" w:color="auto"/>
            <w:left w:val="none" w:sz="0" w:space="0" w:color="auto"/>
            <w:bottom w:val="none" w:sz="0" w:space="0" w:color="auto"/>
            <w:right w:val="none" w:sz="0" w:space="0" w:color="auto"/>
          </w:divBdr>
        </w:div>
        <w:div w:id="1842888739">
          <w:marLeft w:val="1080"/>
          <w:marRight w:val="0"/>
          <w:marTop w:val="100"/>
          <w:marBottom w:val="0"/>
          <w:divBdr>
            <w:top w:val="none" w:sz="0" w:space="0" w:color="auto"/>
            <w:left w:val="none" w:sz="0" w:space="0" w:color="auto"/>
            <w:bottom w:val="none" w:sz="0" w:space="0" w:color="auto"/>
            <w:right w:val="none" w:sz="0" w:space="0" w:color="auto"/>
          </w:divBdr>
        </w:div>
        <w:div w:id="510224785">
          <w:marLeft w:val="1080"/>
          <w:marRight w:val="0"/>
          <w:marTop w:val="100"/>
          <w:marBottom w:val="0"/>
          <w:divBdr>
            <w:top w:val="none" w:sz="0" w:space="0" w:color="auto"/>
            <w:left w:val="none" w:sz="0" w:space="0" w:color="auto"/>
            <w:bottom w:val="none" w:sz="0" w:space="0" w:color="auto"/>
            <w:right w:val="none" w:sz="0" w:space="0" w:color="auto"/>
          </w:divBdr>
        </w:div>
        <w:div w:id="1734695167">
          <w:marLeft w:val="1080"/>
          <w:marRight w:val="0"/>
          <w:marTop w:val="100"/>
          <w:marBottom w:val="0"/>
          <w:divBdr>
            <w:top w:val="none" w:sz="0" w:space="0" w:color="auto"/>
            <w:left w:val="none" w:sz="0" w:space="0" w:color="auto"/>
            <w:bottom w:val="none" w:sz="0" w:space="0" w:color="auto"/>
            <w:right w:val="none" w:sz="0" w:space="0" w:color="auto"/>
          </w:divBdr>
        </w:div>
        <w:div w:id="2105109468">
          <w:marLeft w:val="1800"/>
          <w:marRight w:val="0"/>
          <w:marTop w:val="100"/>
          <w:marBottom w:val="0"/>
          <w:divBdr>
            <w:top w:val="none" w:sz="0" w:space="0" w:color="auto"/>
            <w:left w:val="none" w:sz="0" w:space="0" w:color="auto"/>
            <w:bottom w:val="none" w:sz="0" w:space="0" w:color="auto"/>
            <w:right w:val="none" w:sz="0" w:space="0" w:color="auto"/>
          </w:divBdr>
        </w:div>
        <w:div w:id="1910923922">
          <w:marLeft w:val="1800"/>
          <w:marRight w:val="0"/>
          <w:marTop w:val="100"/>
          <w:marBottom w:val="0"/>
          <w:divBdr>
            <w:top w:val="none" w:sz="0" w:space="0" w:color="auto"/>
            <w:left w:val="none" w:sz="0" w:space="0" w:color="auto"/>
            <w:bottom w:val="none" w:sz="0" w:space="0" w:color="auto"/>
            <w:right w:val="none" w:sz="0" w:space="0" w:color="auto"/>
          </w:divBdr>
        </w:div>
        <w:div w:id="746459244">
          <w:marLeft w:val="1800"/>
          <w:marRight w:val="0"/>
          <w:marTop w:val="100"/>
          <w:marBottom w:val="0"/>
          <w:divBdr>
            <w:top w:val="none" w:sz="0" w:space="0" w:color="auto"/>
            <w:left w:val="none" w:sz="0" w:space="0" w:color="auto"/>
            <w:bottom w:val="none" w:sz="0" w:space="0" w:color="auto"/>
            <w:right w:val="none" w:sz="0" w:space="0" w:color="auto"/>
          </w:divBdr>
        </w:div>
        <w:div w:id="767117514">
          <w:marLeft w:val="1080"/>
          <w:marRight w:val="0"/>
          <w:marTop w:val="100"/>
          <w:marBottom w:val="0"/>
          <w:divBdr>
            <w:top w:val="none" w:sz="0" w:space="0" w:color="auto"/>
            <w:left w:val="none" w:sz="0" w:space="0" w:color="auto"/>
            <w:bottom w:val="none" w:sz="0" w:space="0" w:color="auto"/>
            <w:right w:val="none" w:sz="0" w:space="0" w:color="auto"/>
          </w:divBdr>
        </w:div>
        <w:div w:id="344983107">
          <w:marLeft w:val="1800"/>
          <w:marRight w:val="0"/>
          <w:marTop w:val="100"/>
          <w:marBottom w:val="0"/>
          <w:divBdr>
            <w:top w:val="none" w:sz="0" w:space="0" w:color="auto"/>
            <w:left w:val="none" w:sz="0" w:space="0" w:color="auto"/>
            <w:bottom w:val="none" w:sz="0" w:space="0" w:color="auto"/>
            <w:right w:val="none" w:sz="0" w:space="0" w:color="auto"/>
          </w:divBdr>
        </w:div>
        <w:div w:id="247274212">
          <w:marLeft w:val="1800"/>
          <w:marRight w:val="0"/>
          <w:marTop w:val="100"/>
          <w:marBottom w:val="0"/>
          <w:divBdr>
            <w:top w:val="none" w:sz="0" w:space="0" w:color="auto"/>
            <w:left w:val="none" w:sz="0" w:space="0" w:color="auto"/>
            <w:bottom w:val="none" w:sz="0" w:space="0" w:color="auto"/>
            <w:right w:val="none" w:sz="0" w:space="0" w:color="auto"/>
          </w:divBdr>
        </w:div>
        <w:div w:id="224531807">
          <w:marLeft w:val="1800"/>
          <w:marRight w:val="0"/>
          <w:marTop w:val="100"/>
          <w:marBottom w:val="0"/>
          <w:divBdr>
            <w:top w:val="none" w:sz="0" w:space="0" w:color="auto"/>
            <w:left w:val="none" w:sz="0" w:space="0" w:color="auto"/>
            <w:bottom w:val="none" w:sz="0" w:space="0" w:color="auto"/>
            <w:right w:val="none" w:sz="0" w:space="0" w:color="auto"/>
          </w:divBdr>
        </w:div>
        <w:div w:id="744184720">
          <w:marLeft w:val="360"/>
          <w:marRight w:val="0"/>
          <w:marTop w:val="200"/>
          <w:marBottom w:val="0"/>
          <w:divBdr>
            <w:top w:val="none" w:sz="0" w:space="0" w:color="auto"/>
            <w:left w:val="none" w:sz="0" w:space="0" w:color="auto"/>
            <w:bottom w:val="none" w:sz="0" w:space="0" w:color="auto"/>
            <w:right w:val="none" w:sz="0" w:space="0" w:color="auto"/>
          </w:divBdr>
        </w:div>
        <w:div w:id="165247823">
          <w:marLeft w:val="360"/>
          <w:marRight w:val="0"/>
          <w:marTop w:val="200"/>
          <w:marBottom w:val="0"/>
          <w:divBdr>
            <w:top w:val="none" w:sz="0" w:space="0" w:color="auto"/>
            <w:left w:val="none" w:sz="0" w:space="0" w:color="auto"/>
            <w:bottom w:val="none" w:sz="0" w:space="0" w:color="auto"/>
            <w:right w:val="none" w:sz="0" w:space="0" w:color="auto"/>
          </w:divBdr>
        </w:div>
        <w:div w:id="559949390">
          <w:marLeft w:val="1080"/>
          <w:marRight w:val="0"/>
          <w:marTop w:val="100"/>
          <w:marBottom w:val="0"/>
          <w:divBdr>
            <w:top w:val="none" w:sz="0" w:space="0" w:color="auto"/>
            <w:left w:val="none" w:sz="0" w:space="0" w:color="auto"/>
            <w:bottom w:val="none" w:sz="0" w:space="0" w:color="auto"/>
            <w:right w:val="none" w:sz="0" w:space="0" w:color="auto"/>
          </w:divBdr>
        </w:div>
        <w:div w:id="1756365021">
          <w:marLeft w:val="1080"/>
          <w:marRight w:val="0"/>
          <w:marTop w:val="100"/>
          <w:marBottom w:val="0"/>
          <w:divBdr>
            <w:top w:val="none" w:sz="0" w:space="0" w:color="auto"/>
            <w:left w:val="none" w:sz="0" w:space="0" w:color="auto"/>
            <w:bottom w:val="none" w:sz="0" w:space="0" w:color="auto"/>
            <w:right w:val="none" w:sz="0" w:space="0" w:color="auto"/>
          </w:divBdr>
        </w:div>
      </w:divsChild>
    </w:div>
    <w:div w:id="502285444">
      <w:bodyDiv w:val="1"/>
      <w:marLeft w:val="0"/>
      <w:marRight w:val="0"/>
      <w:marTop w:val="0"/>
      <w:marBottom w:val="0"/>
      <w:divBdr>
        <w:top w:val="none" w:sz="0" w:space="0" w:color="auto"/>
        <w:left w:val="none" w:sz="0" w:space="0" w:color="auto"/>
        <w:bottom w:val="none" w:sz="0" w:space="0" w:color="auto"/>
        <w:right w:val="none" w:sz="0" w:space="0" w:color="auto"/>
      </w:divBdr>
    </w:div>
    <w:div w:id="563562361">
      <w:bodyDiv w:val="1"/>
      <w:marLeft w:val="0"/>
      <w:marRight w:val="0"/>
      <w:marTop w:val="0"/>
      <w:marBottom w:val="0"/>
      <w:divBdr>
        <w:top w:val="none" w:sz="0" w:space="0" w:color="auto"/>
        <w:left w:val="none" w:sz="0" w:space="0" w:color="auto"/>
        <w:bottom w:val="none" w:sz="0" w:space="0" w:color="auto"/>
        <w:right w:val="none" w:sz="0" w:space="0" w:color="auto"/>
      </w:divBdr>
      <w:divsChild>
        <w:div w:id="878398180">
          <w:marLeft w:val="0"/>
          <w:marRight w:val="0"/>
          <w:marTop w:val="0"/>
          <w:marBottom w:val="0"/>
          <w:divBdr>
            <w:top w:val="none" w:sz="0" w:space="0" w:color="auto"/>
            <w:left w:val="none" w:sz="0" w:space="0" w:color="auto"/>
            <w:bottom w:val="none" w:sz="0" w:space="0" w:color="auto"/>
            <w:right w:val="none" w:sz="0" w:space="0" w:color="auto"/>
          </w:divBdr>
        </w:div>
      </w:divsChild>
    </w:div>
    <w:div w:id="590430918">
      <w:bodyDiv w:val="1"/>
      <w:marLeft w:val="0"/>
      <w:marRight w:val="0"/>
      <w:marTop w:val="0"/>
      <w:marBottom w:val="0"/>
      <w:divBdr>
        <w:top w:val="none" w:sz="0" w:space="0" w:color="auto"/>
        <w:left w:val="none" w:sz="0" w:space="0" w:color="auto"/>
        <w:bottom w:val="none" w:sz="0" w:space="0" w:color="auto"/>
        <w:right w:val="none" w:sz="0" w:space="0" w:color="auto"/>
      </w:divBdr>
    </w:div>
    <w:div w:id="664741515">
      <w:bodyDiv w:val="1"/>
      <w:marLeft w:val="0"/>
      <w:marRight w:val="0"/>
      <w:marTop w:val="0"/>
      <w:marBottom w:val="0"/>
      <w:divBdr>
        <w:top w:val="none" w:sz="0" w:space="0" w:color="auto"/>
        <w:left w:val="none" w:sz="0" w:space="0" w:color="auto"/>
        <w:bottom w:val="none" w:sz="0" w:space="0" w:color="auto"/>
        <w:right w:val="none" w:sz="0" w:space="0" w:color="auto"/>
      </w:divBdr>
    </w:div>
    <w:div w:id="716970750">
      <w:bodyDiv w:val="1"/>
      <w:marLeft w:val="0"/>
      <w:marRight w:val="0"/>
      <w:marTop w:val="0"/>
      <w:marBottom w:val="0"/>
      <w:divBdr>
        <w:top w:val="none" w:sz="0" w:space="0" w:color="auto"/>
        <w:left w:val="none" w:sz="0" w:space="0" w:color="auto"/>
        <w:bottom w:val="none" w:sz="0" w:space="0" w:color="auto"/>
        <w:right w:val="none" w:sz="0" w:space="0" w:color="auto"/>
      </w:divBdr>
      <w:divsChild>
        <w:div w:id="433940915">
          <w:marLeft w:val="360"/>
          <w:marRight w:val="0"/>
          <w:marTop w:val="200"/>
          <w:marBottom w:val="0"/>
          <w:divBdr>
            <w:top w:val="none" w:sz="0" w:space="0" w:color="auto"/>
            <w:left w:val="none" w:sz="0" w:space="0" w:color="auto"/>
            <w:bottom w:val="none" w:sz="0" w:space="0" w:color="auto"/>
            <w:right w:val="none" w:sz="0" w:space="0" w:color="auto"/>
          </w:divBdr>
        </w:div>
        <w:div w:id="1900091478">
          <w:marLeft w:val="1080"/>
          <w:marRight w:val="0"/>
          <w:marTop w:val="100"/>
          <w:marBottom w:val="0"/>
          <w:divBdr>
            <w:top w:val="none" w:sz="0" w:space="0" w:color="auto"/>
            <w:left w:val="none" w:sz="0" w:space="0" w:color="auto"/>
            <w:bottom w:val="none" w:sz="0" w:space="0" w:color="auto"/>
            <w:right w:val="none" w:sz="0" w:space="0" w:color="auto"/>
          </w:divBdr>
        </w:div>
        <w:div w:id="2079159453">
          <w:marLeft w:val="1080"/>
          <w:marRight w:val="0"/>
          <w:marTop w:val="100"/>
          <w:marBottom w:val="0"/>
          <w:divBdr>
            <w:top w:val="none" w:sz="0" w:space="0" w:color="auto"/>
            <w:left w:val="none" w:sz="0" w:space="0" w:color="auto"/>
            <w:bottom w:val="none" w:sz="0" w:space="0" w:color="auto"/>
            <w:right w:val="none" w:sz="0" w:space="0" w:color="auto"/>
          </w:divBdr>
        </w:div>
        <w:div w:id="1487362693">
          <w:marLeft w:val="1080"/>
          <w:marRight w:val="0"/>
          <w:marTop w:val="100"/>
          <w:marBottom w:val="0"/>
          <w:divBdr>
            <w:top w:val="none" w:sz="0" w:space="0" w:color="auto"/>
            <w:left w:val="none" w:sz="0" w:space="0" w:color="auto"/>
            <w:bottom w:val="none" w:sz="0" w:space="0" w:color="auto"/>
            <w:right w:val="none" w:sz="0" w:space="0" w:color="auto"/>
          </w:divBdr>
        </w:div>
        <w:div w:id="1435247660">
          <w:marLeft w:val="1080"/>
          <w:marRight w:val="0"/>
          <w:marTop w:val="100"/>
          <w:marBottom w:val="0"/>
          <w:divBdr>
            <w:top w:val="none" w:sz="0" w:space="0" w:color="auto"/>
            <w:left w:val="none" w:sz="0" w:space="0" w:color="auto"/>
            <w:bottom w:val="none" w:sz="0" w:space="0" w:color="auto"/>
            <w:right w:val="none" w:sz="0" w:space="0" w:color="auto"/>
          </w:divBdr>
        </w:div>
        <w:div w:id="572816339">
          <w:marLeft w:val="360"/>
          <w:marRight w:val="0"/>
          <w:marTop w:val="200"/>
          <w:marBottom w:val="0"/>
          <w:divBdr>
            <w:top w:val="none" w:sz="0" w:space="0" w:color="auto"/>
            <w:left w:val="none" w:sz="0" w:space="0" w:color="auto"/>
            <w:bottom w:val="none" w:sz="0" w:space="0" w:color="auto"/>
            <w:right w:val="none" w:sz="0" w:space="0" w:color="auto"/>
          </w:divBdr>
        </w:div>
        <w:div w:id="1292437979">
          <w:marLeft w:val="1080"/>
          <w:marRight w:val="0"/>
          <w:marTop w:val="100"/>
          <w:marBottom w:val="0"/>
          <w:divBdr>
            <w:top w:val="none" w:sz="0" w:space="0" w:color="auto"/>
            <w:left w:val="none" w:sz="0" w:space="0" w:color="auto"/>
            <w:bottom w:val="none" w:sz="0" w:space="0" w:color="auto"/>
            <w:right w:val="none" w:sz="0" w:space="0" w:color="auto"/>
          </w:divBdr>
        </w:div>
        <w:div w:id="1100300781">
          <w:marLeft w:val="1080"/>
          <w:marRight w:val="0"/>
          <w:marTop w:val="100"/>
          <w:marBottom w:val="0"/>
          <w:divBdr>
            <w:top w:val="none" w:sz="0" w:space="0" w:color="auto"/>
            <w:left w:val="none" w:sz="0" w:space="0" w:color="auto"/>
            <w:bottom w:val="none" w:sz="0" w:space="0" w:color="auto"/>
            <w:right w:val="none" w:sz="0" w:space="0" w:color="auto"/>
          </w:divBdr>
        </w:div>
        <w:div w:id="363870223">
          <w:marLeft w:val="1080"/>
          <w:marRight w:val="0"/>
          <w:marTop w:val="100"/>
          <w:marBottom w:val="0"/>
          <w:divBdr>
            <w:top w:val="none" w:sz="0" w:space="0" w:color="auto"/>
            <w:left w:val="none" w:sz="0" w:space="0" w:color="auto"/>
            <w:bottom w:val="none" w:sz="0" w:space="0" w:color="auto"/>
            <w:right w:val="none" w:sz="0" w:space="0" w:color="auto"/>
          </w:divBdr>
        </w:div>
      </w:divsChild>
    </w:div>
    <w:div w:id="741174136">
      <w:bodyDiv w:val="1"/>
      <w:marLeft w:val="0"/>
      <w:marRight w:val="0"/>
      <w:marTop w:val="0"/>
      <w:marBottom w:val="0"/>
      <w:divBdr>
        <w:top w:val="none" w:sz="0" w:space="0" w:color="auto"/>
        <w:left w:val="none" w:sz="0" w:space="0" w:color="auto"/>
        <w:bottom w:val="none" w:sz="0" w:space="0" w:color="auto"/>
        <w:right w:val="none" w:sz="0" w:space="0" w:color="auto"/>
      </w:divBdr>
      <w:divsChild>
        <w:div w:id="148375377">
          <w:marLeft w:val="0"/>
          <w:marRight w:val="0"/>
          <w:marTop w:val="0"/>
          <w:marBottom w:val="0"/>
          <w:divBdr>
            <w:top w:val="none" w:sz="0" w:space="0" w:color="auto"/>
            <w:left w:val="none" w:sz="0" w:space="0" w:color="auto"/>
            <w:bottom w:val="none" w:sz="0" w:space="0" w:color="auto"/>
            <w:right w:val="none" w:sz="0" w:space="0" w:color="auto"/>
          </w:divBdr>
        </w:div>
      </w:divsChild>
    </w:div>
    <w:div w:id="756950606">
      <w:bodyDiv w:val="1"/>
      <w:marLeft w:val="0"/>
      <w:marRight w:val="0"/>
      <w:marTop w:val="0"/>
      <w:marBottom w:val="0"/>
      <w:divBdr>
        <w:top w:val="none" w:sz="0" w:space="0" w:color="auto"/>
        <w:left w:val="none" w:sz="0" w:space="0" w:color="auto"/>
        <w:bottom w:val="none" w:sz="0" w:space="0" w:color="auto"/>
        <w:right w:val="none" w:sz="0" w:space="0" w:color="auto"/>
      </w:divBdr>
      <w:divsChild>
        <w:div w:id="1918201565">
          <w:marLeft w:val="0"/>
          <w:marRight w:val="0"/>
          <w:marTop w:val="0"/>
          <w:marBottom w:val="0"/>
          <w:divBdr>
            <w:top w:val="none" w:sz="0" w:space="0" w:color="auto"/>
            <w:left w:val="none" w:sz="0" w:space="0" w:color="auto"/>
            <w:bottom w:val="none" w:sz="0" w:space="0" w:color="auto"/>
            <w:right w:val="none" w:sz="0" w:space="0" w:color="auto"/>
          </w:divBdr>
          <w:divsChild>
            <w:div w:id="849217815">
              <w:marLeft w:val="0"/>
              <w:marRight w:val="0"/>
              <w:marTop w:val="0"/>
              <w:marBottom w:val="0"/>
              <w:divBdr>
                <w:top w:val="none" w:sz="0" w:space="0" w:color="auto"/>
                <w:left w:val="none" w:sz="0" w:space="0" w:color="auto"/>
                <w:bottom w:val="none" w:sz="0" w:space="0" w:color="auto"/>
                <w:right w:val="none" w:sz="0" w:space="0" w:color="auto"/>
              </w:divBdr>
            </w:div>
            <w:div w:id="947351558">
              <w:marLeft w:val="0"/>
              <w:marRight w:val="0"/>
              <w:marTop w:val="0"/>
              <w:marBottom w:val="0"/>
              <w:divBdr>
                <w:top w:val="none" w:sz="0" w:space="0" w:color="auto"/>
                <w:left w:val="none" w:sz="0" w:space="0" w:color="auto"/>
                <w:bottom w:val="none" w:sz="0" w:space="0" w:color="auto"/>
                <w:right w:val="none" w:sz="0" w:space="0" w:color="auto"/>
              </w:divBdr>
            </w:div>
            <w:div w:id="1089548881">
              <w:marLeft w:val="0"/>
              <w:marRight w:val="0"/>
              <w:marTop w:val="0"/>
              <w:marBottom w:val="0"/>
              <w:divBdr>
                <w:top w:val="none" w:sz="0" w:space="0" w:color="auto"/>
                <w:left w:val="none" w:sz="0" w:space="0" w:color="auto"/>
                <w:bottom w:val="none" w:sz="0" w:space="0" w:color="auto"/>
                <w:right w:val="none" w:sz="0" w:space="0" w:color="auto"/>
              </w:divBdr>
            </w:div>
            <w:div w:id="1793552780">
              <w:marLeft w:val="0"/>
              <w:marRight w:val="0"/>
              <w:marTop w:val="0"/>
              <w:marBottom w:val="0"/>
              <w:divBdr>
                <w:top w:val="none" w:sz="0" w:space="0" w:color="auto"/>
                <w:left w:val="none" w:sz="0" w:space="0" w:color="auto"/>
                <w:bottom w:val="none" w:sz="0" w:space="0" w:color="auto"/>
                <w:right w:val="none" w:sz="0" w:space="0" w:color="auto"/>
              </w:divBdr>
            </w:div>
            <w:div w:id="868370343">
              <w:marLeft w:val="0"/>
              <w:marRight w:val="0"/>
              <w:marTop w:val="0"/>
              <w:marBottom w:val="0"/>
              <w:divBdr>
                <w:top w:val="none" w:sz="0" w:space="0" w:color="auto"/>
                <w:left w:val="none" w:sz="0" w:space="0" w:color="auto"/>
                <w:bottom w:val="none" w:sz="0" w:space="0" w:color="auto"/>
                <w:right w:val="none" w:sz="0" w:space="0" w:color="auto"/>
              </w:divBdr>
            </w:div>
            <w:div w:id="2007249522">
              <w:marLeft w:val="0"/>
              <w:marRight w:val="0"/>
              <w:marTop w:val="0"/>
              <w:marBottom w:val="0"/>
              <w:divBdr>
                <w:top w:val="none" w:sz="0" w:space="0" w:color="auto"/>
                <w:left w:val="none" w:sz="0" w:space="0" w:color="auto"/>
                <w:bottom w:val="none" w:sz="0" w:space="0" w:color="auto"/>
                <w:right w:val="none" w:sz="0" w:space="0" w:color="auto"/>
              </w:divBdr>
            </w:div>
            <w:div w:id="1729307325">
              <w:marLeft w:val="0"/>
              <w:marRight w:val="0"/>
              <w:marTop w:val="0"/>
              <w:marBottom w:val="0"/>
              <w:divBdr>
                <w:top w:val="none" w:sz="0" w:space="0" w:color="auto"/>
                <w:left w:val="none" w:sz="0" w:space="0" w:color="auto"/>
                <w:bottom w:val="none" w:sz="0" w:space="0" w:color="auto"/>
                <w:right w:val="none" w:sz="0" w:space="0" w:color="auto"/>
              </w:divBdr>
            </w:div>
            <w:div w:id="913667094">
              <w:marLeft w:val="0"/>
              <w:marRight w:val="0"/>
              <w:marTop w:val="0"/>
              <w:marBottom w:val="0"/>
              <w:divBdr>
                <w:top w:val="none" w:sz="0" w:space="0" w:color="auto"/>
                <w:left w:val="none" w:sz="0" w:space="0" w:color="auto"/>
                <w:bottom w:val="none" w:sz="0" w:space="0" w:color="auto"/>
                <w:right w:val="none" w:sz="0" w:space="0" w:color="auto"/>
              </w:divBdr>
            </w:div>
            <w:div w:id="385222832">
              <w:marLeft w:val="0"/>
              <w:marRight w:val="0"/>
              <w:marTop w:val="0"/>
              <w:marBottom w:val="0"/>
              <w:divBdr>
                <w:top w:val="none" w:sz="0" w:space="0" w:color="auto"/>
                <w:left w:val="none" w:sz="0" w:space="0" w:color="auto"/>
                <w:bottom w:val="none" w:sz="0" w:space="0" w:color="auto"/>
                <w:right w:val="none" w:sz="0" w:space="0" w:color="auto"/>
              </w:divBdr>
            </w:div>
            <w:div w:id="1518808824">
              <w:marLeft w:val="0"/>
              <w:marRight w:val="0"/>
              <w:marTop w:val="0"/>
              <w:marBottom w:val="0"/>
              <w:divBdr>
                <w:top w:val="none" w:sz="0" w:space="0" w:color="auto"/>
                <w:left w:val="none" w:sz="0" w:space="0" w:color="auto"/>
                <w:bottom w:val="none" w:sz="0" w:space="0" w:color="auto"/>
                <w:right w:val="none" w:sz="0" w:space="0" w:color="auto"/>
              </w:divBdr>
            </w:div>
            <w:div w:id="1740789514">
              <w:marLeft w:val="0"/>
              <w:marRight w:val="0"/>
              <w:marTop w:val="0"/>
              <w:marBottom w:val="0"/>
              <w:divBdr>
                <w:top w:val="none" w:sz="0" w:space="0" w:color="auto"/>
                <w:left w:val="none" w:sz="0" w:space="0" w:color="auto"/>
                <w:bottom w:val="none" w:sz="0" w:space="0" w:color="auto"/>
                <w:right w:val="none" w:sz="0" w:space="0" w:color="auto"/>
              </w:divBdr>
            </w:div>
            <w:div w:id="765615194">
              <w:marLeft w:val="0"/>
              <w:marRight w:val="0"/>
              <w:marTop w:val="0"/>
              <w:marBottom w:val="0"/>
              <w:divBdr>
                <w:top w:val="none" w:sz="0" w:space="0" w:color="auto"/>
                <w:left w:val="none" w:sz="0" w:space="0" w:color="auto"/>
                <w:bottom w:val="none" w:sz="0" w:space="0" w:color="auto"/>
                <w:right w:val="none" w:sz="0" w:space="0" w:color="auto"/>
              </w:divBdr>
            </w:div>
            <w:div w:id="68816228">
              <w:marLeft w:val="0"/>
              <w:marRight w:val="0"/>
              <w:marTop w:val="0"/>
              <w:marBottom w:val="0"/>
              <w:divBdr>
                <w:top w:val="none" w:sz="0" w:space="0" w:color="auto"/>
                <w:left w:val="none" w:sz="0" w:space="0" w:color="auto"/>
                <w:bottom w:val="none" w:sz="0" w:space="0" w:color="auto"/>
                <w:right w:val="none" w:sz="0" w:space="0" w:color="auto"/>
              </w:divBdr>
            </w:div>
            <w:div w:id="1221282076">
              <w:marLeft w:val="0"/>
              <w:marRight w:val="0"/>
              <w:marTop w:val="0"/>
              <w:marBottom w:val="0"/>
              <w:divBdr>
                <w:top w:val="none" w:sz="0" w:space="0" w:color="auto"/>
                <w:left w:val="none" w:sz="0" w:space="0" w:color="auto"/>
                <w:bottom w:val="none" w:sz="0" w:space="0" w:color="auto"/>
                <w:right w:val="none" w:sz="0" w:space="0" w:color="auto"/>
              </w:divBdr>
            </w:div>
            <w:div w:id="1660645655">
              <w:marLeft w:val="0"/>
              <w:marRight w:val="0"/>
              <w:marTop w:val="0"/>
              <w:marBottom w:val="0"/>
              <w:divBdr>
                <w:top w:val="none" w:sz="0" w:space="0" w:color="auto"/>
                <w:left w:val="none" w:sz="0" w:space="0" w:color="auto"/>
                <w:bottom w:val="none" w:sz="0" w:space="0" w:color="auto"/>
                <w:right w:val="none" w:sz="0" w:space="0" w:color="auto"/>
              </w:divBdr>
            </w:div>
            <w:div w:id="816071692">
              <w:marLeft w:val="0"/>
              <w:marRight w:val="0"/>
              <w:marTop w:val="0"/>
              <w:marBottom w:val="0"/>
              <w:divBdr>
                <w:top w:val="none" w:sz="0" w:space="0" w:color="auto"/>
                <w:left w:val="none" w:sz="0" w:space="0" w:color="auto"/>
                <w:bottom w:val="none" w:sz="0" w:space="0" w:color="auto"/>
                <w:right w:val="none" w:sz="0" w:space="0" w:color="auto"/>
              </w:divBdr>
            </w:div>
            <w:div w:id="581910759">
              <w:marLeft w:val="0"/>
              <w:marRight w:val="0"/>
              <w:marTop w:val="0"/>
              <w:marBottom w:val="0"/>
              <w:divBdr>
                <w:top w:val="none" w:sz="0" w:space="0" w:color="auto"/>
                <w:left w:val="none" w:sz="0" w:space="0" w:color="auto"/>
                <w:bottom w:val="none" w:sz="0" w:space="0" w:color="auto"/>
                <w:right w:val="none" w:sz="0" w:space="0" w:color="auto"/>
              </w:divBdr>
            </w:div>
            <w:div w:id="2101681601">
              <w:marLeft w:val="0"/>
              <w:marRight w:val="0"/>
              <w:marTop w:val="0"/>
              <w:marBottom w:val="0"/>
              <w:divBdr>
                <w:top w:val="none" w:sz="0" w:space="0" w:color="auto"/>
                <w:left w:val="none" w:sz="0" w:space="0" w:color="auto"/>
                <w:bottom w:val="none" w:sz="0" w:space="0" w:color="auto"/>
                <w:right w:val="none" w:sz="0" w:space="0" w:color="auto"/>
              </w:divBdr>
            </w:div>
            <w:div w:id="379939010">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1612276553">
              <w:marLeft w:val="0"/>
              <w:marRight w:val="0"/>
              <w:marTop w:val="0"/>
              <w:marBottom w:val="0"/>
              <w:divBdr>
                <w:top w:val="none" w:sz="0" w:space="0" w:color="auto"/>
                <w:left w:val="none" w:sz="0" w:space="0" w:color="auto"/>
                <w:bottom w:val="none" w:sz="0" w:space="0" w:color="auto"/>
                <w:right w:val="none" w:sz="0" w:space="0" w:color="auto"/>
              </w:divBdr>
            </w:div>
            <w:div w:id="246766978">
              <w:marLeft w:val="0"/>
              <w:marRight w:val="0"/>
              <w:marTop w:val="0"/>
              <w:marBottom w:val="0"/>
              <w:divBdr>
                <w:top w:val="none" w:sz="0" w:space="0" w:color="auto"/>
                <w:left w:val="none" w:sz="0" w:space="0" w:color="auto"/>
                <w:bottom w:val="none" w:sz="0" w:space="0" w:color="auto"/>
                <w:right w:val="none" w:sz="0" w:space="0" w:color="auto"/>
              </w:divBdr>
            </w:div>
            <w:div w:id="1678187447">
              <w:marLeft w:val="0"/>
              <w:marRight w:val="0"/>
              <w:marTop w:val="0"/>
              <w:marBottom w:val="0"/>
              <w:divBdr>
                <w:top w:val="none" w:sz="0" w:space="0" w:color="auto"/>
                <w:left w:val="none" w:sz="0" w:space="0" w:color="auto"/>
                <w:bottom w:val="none" w:sz="0" w:space="0" w:color="auto"/>
                <w:right w:val="none" w:sz="0" w:space="0" w:color="auto"/>
              </w:divBdr>
            </w:div>
            <w:div w:id="1359966883">
              <w:marLeft w:val="0"/>
              <w:marRight w:val="0"/>
              <w:marTop w:val="0"/>
              <w:marBottom w:val="0"/>
              <w:divBdr>
                <w:top w:val="none" w:sz="0" w:space="0" w:color="auto"/>
                <w:left w:val="none" w:sz="0" w:space="0" w:color="auto"/>
                <w:bottom w:val="none" w:sz="0" w:space="0" w:color="auto"/>
                <w:right w:val="none" w:sz="0" w:space="0" w:color="auto"/>
              </w:divBdr>
            </w:div>
            <w:div w:id="1943757711">
              <w:marLeft w:val="0"/>
              <w:marRight w:val="0"/>
              <w:marTop w:val="0"/>
              <w:marBottom w:val="0"/>
              <w:divBdr>
                <w:top w:val="none" w:sz="0" w:space="0" w:color="auto"/>
                <w:left w:val="none" w:sz="0" w:space="0" w:color="auto"/>
                <w:bottom w:val="none" w:sz="0" w:space="0" w:color="auto"/>
                <w:right w:val="none" w:sz="0" w:space="0" w:color="auto"/>
              </w:divBdr>
            </w:div>
            <w:div w:id="2131822123">
              <w:marLeft w:val="0"/>
              <w:marRight w:val="0"/>
              <w:marTop w:val="0"/>
              <w:marBottom w:val="0"/>
              <w:divBdr>
                <w:top w:val="none" w:sz="0" w:space="0" w:color="auto"/>
                <w:left w:val="none" w:sz="0" w:space="0" w:color="auto"/>
                <w:bottom w:val="none" w:sz="0" w:space="0" w:color="auto"/>
                <w:right w:val="none" w:sz="0" w:space="0" w:color="auto"/>
              </w:divBdr>
            </w:div>
            <w:div w:id="616836591">
              <w:marLeft w:val="0"/>
              <w:marRight w:val="0"/>
              <w:marTop w:val="0"/>
              <w:marBottom w:val="0"/>
              <w:divBdr>
                <w:top w:val="none" w:sz="0" w:space="0" w:color="auto"/>
                <w:left w:val="none" w:sz="0" w:space="0" w:color="auto"/>
                <w:bottom w:val="none" w:sz="0" w:space="0" w:color="auto"/>
                <w:right w:val="none" w:sz="0" w:space="0" w:color="auto"/>
              </w:divBdr>
            </w:div>
            <w:div w:id="1200121345">
              <w:marLeft w:val="0"/>
              <w:marRight w:val="0"/>
              <w:marTop w:val="0"/>
              <w:marBottom w:val="0"/>
              <w:divBdr>
                <w:top w:val="none" w:sz="0" w:space="0" w:color="auto"/>
                <w:left w:val="none" w:sz="0" w:space="0" w:color="auto"/>
                <w:bottom w:val="none" w:sz="0" w:space="0" w:color="auto"/>
                <w:right w:val="none" w:sz="0" w:space="0" w:color="auto"/>
              </w:divBdr>
            </w:div>
            <w:div w:id="1211117353">
              <w:marLeft w:val="0"/>
              <w:marRight w:val="0"/>
              <w:marTop w:val="0"/>
              <w:marBottom w:val="0"/>
              <w:divBdr>
                <w:top w:val="none" w:sz="0" w:space="0" w:color="auto"/>
                <w:left w:val="none" w:sz="0" w:space="0" w:color="auto"/>
                <w:bottom w:val="none" w:sz="0" w:space="0" w:color="auto"/>
                <w:right w:val="none" w:sz="0" w:space="0" w:color="auto"/>
              </w:divBdr>
            </w:div>
            <w:div w:id="1433083620">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301301643">
              <w:marLeft w:val="0"/>
              <w:marRight w:val="0"/>
              <w:marTop w:val="0"/>
              <w:marBottom w:val="0"/>
              <w:divBdr>
                <w:top w:val="none" w:sz="0" w:space="0" w:color="auto"/>
                <w:left w:val="none" w:sz="0" w:space="0" w:color="auto"/>
                <w:bottom w:val="none" w:sz="0" w:space="0" w:color="auto"/>
                <w:right w:val="none" w:sz="0" w:space="0" w:color="auto"/>
              </w:divBdr>
            </w:div>
            <w:div w:id="1889216835">
              <w:marLeft w:val="0"/>
              <w:marRight w:val="0"/>
              <w:marTop w:val="0"/>
              <w:marBottom w:val="0"/>
              <w:divBdr>
                <w:top w:val="none" w:sz="0" w:space="0" w:color="auto"/>
                <w:left w:val="none" w:sz="0" w:space="0" w:color="auto"/>
                <w:bottom w:val="none" w:sz="0" w:space="0" w:color="auto"/>
                <w:right w:val="none" w:sz="0" w:space="0" w:color="auto"/>
              </w:divBdr>
            </w:div>
            <w:div w:id="111172730">
              <w:marLeft w:val="0"/>
              <w:marRight w:val="0"/>
              <w:marTop w:val="0"/>
              <w:marBottom w:val="0"/>
              <w:divBdr>
                <w:top w:val="none" w:sz="0" w:space="0" w:color="auto"/>
                <w:left w:val="none" w:sz="0" w:space="0" w:color="auto"/>
                <w:bottom w:val="none" w:sz="0" w:space="0" w:color="auto"/>
                <w:right w:val="none" w:sz="0" w:space="0" w:color="auto"/>
              </w:divBdr>
            </w:div>
            <w:div w:id="1546526996">
              <w:marLeft w:val="0"/>
              <w:marRight w:val="0"/>
              <w:marTop w:val="0"/>
              <w:marBottom w:val="0"/>
              <w:divBdr>
                <w:top w:val="none" w:sz="0" w:space="0" w:color="auto"/>
                <w:left w:val="none" w:sz="0" w:space="0" w:color="auto"/>
                <w:bottom w:val="none" w:sz="0" w:space="0" w:color="auto"/>
                <w:right w:val="none" w:sz="0" w:space="0" w:color="auto"/>
              </w:divBdr>
            </w:div>
            <w:div w:id="21445937">
              <w:marLeft w:val="0"/>
              <w:marRight w:val="0"/>
              <w:marTop w:val="0"/>
              <w:marBottom w:val="0"/>
              <w:divBdr>
                <w:top w:val="none" w:sz="0" w:space="0" w:color="auto"/>
                <w:left w:val="none" w:sz="0" w:space="0" w:color="auto"/>
                <w:bottom w:val="none" w:sz="0" w:space="0" w:color="auto"/>
                <w:right w:val="none" w:sz="0" w:space="0" w:color="auto"/>
              </w:divBdr>
            </w:div>
            <w:div w:id="260142335">
              <w:marLeft w:val="0"/>
              <w:marRight w:val="0"/>
              <w:marTop w:val="0"/>
              <w:marBottom w:val="0"/>
              <w:divBdr>
                <w:top w:val="none" w:sz="0" w:space="0" w:color="auto"/>
                <w:left w:val="none" w:sz="0" w:space="0" w:color="auto"/>
                <w:bottom w:val="none" w:sz="0" w:space="0" w:color="auto"/>
                <w:right w:val="none" w:sz="0" w:space="0" w:color="auto"/>
              </w:divBdr>
            </w:div>
            <w:div w:id="1952055407">
              <w:marLeft w:val="0"/>
              <w:marRight w:val="0"/>
              <w:marTop w:val="0"/>
              <w:marBottom w:val="0"/>
              <w:divBdr>
                <w:top w:val="none" w:sz="0" w:space="0" w:color="auto"/>
                <w:left w:val="none" w:sz="0" w:space="0" w:color="auto"/>
                <w:bottom w:val="none" w:sz="0" w:space="0" w:color="auto"/>
                <w:right w:val="none" w:sz="0" w:space="0" w:color="auto"/>
              </w:divBdr>
            </w:div>
            <w:div w:id="507136418">
              <w:marLeft w:val="0"/>
              <w:marRight w:val="0"/>
              <w:marTop w:val="0"/>
              <w:marBottom w:val="0"/>
              <w:divBdr>
                <w:top w:val="none" w:sz="0" w:space="0" w:color="auto"/>
                <w:left w:val="none" w:sz="0" w:space="0" w:color="auto"/>
                <w:bottom w:val="none" w:sz="0" w:space="0" w:color="auto"/>
                <w:right w:val="none" w:sz="0" w:space="0" w:color="auto"/>
              </w:divBdr>
            </w:div>
            <w:div w:id="1495800355">
              <w:marLeft w:val="0"/>
              <w:marRight w:val="0"/>
              <w:marTop w:val="0"/>
              <w:marBottom w:val="0"/>
              <w:divBdr>
                <w:top w:val="none" w:sz="0" w:space="0" w:color="auto"/>
                <w:left w:val="none" w:sz="0" w:space="0" w:color="auto"/>
                <w:bottom w:val="none" w:sz="0" w:space="0" w:color="auto"/>
                <w:right w:val="none" w:sz="0" w:space="0" w:color="auto"/>
              </w:divBdr>
            </w:div>
            <w:div w:id="945187332">
              <w:marLeft w:val="0"/>
              <w:marRight w:val="0"/>
              <w:marTop w:val="0"/>
              <w:marBottom w:val="0"/>
              <w:divBdr>
                <w:top w:val="none" w:sz="0" w:space="0" w:color="auto"/>
                <w:left w:val="none" w:sz="0" w:space="0" w:color="auto"/>
                <w:bottom w:val="none" w:sz="0" w:space="0" w:color="auto"/>
                <w:right w:val="none" w:sz="0" w:space="0" w:color="auto"/>
              </w:divBdr>
            </w:div>
            <w:div w:id="1446076737">
              <w:marLeft w:val="0"/>
              <w:marRight w:val="0"/>
              <w:marTop w:val="0"/>
              <w:marBottom w:val="0"/>
              <w:divBdr>
                <w:top w:val="none" w:sz="0" w:space="0" w:color="auto"/>
                <w:left w:val="none" w:sz="0" w:space="0" w:color="auto"/>
                <w:bottom w:val="none" w:sz="0" w:space="0" w:color="auto"/>
                <w:right w:val="none" w:sz="0" w:space="0" w:color="auto"/>
              </w:divBdr>
            </w:div>
            <w:div w:id="306320847">
              <w:marLeft w:val="0"/>
              <w:marRight w:val="0"/>
              <w:marTop w:val="0"/>
              <w:marBottom w:val="0"/>
              <w:divBdr>
                <w:top w:val="none" w:sz="0" w:space="0" w:color="auto"/>
                <w:left w:val="none" w:sz="0" w:space="0" w:color="auto"/>
                <w:bottom w:val="none" w:sz="0" w:space="0" w:color="auto"/>
                <w:right w:val="none" w:sz="0" w:space="0" w:color="auto"/>
              </w:divBdr>
            </w:div>
            <w:div w:id="840971664">
              <w:marLeft w:val="0"/>
              <w:marRight w:val="0"/>
              <w:marTop w:val="0"/>
              <w:marBottom w:val="0"/>
              <w:divBdr>
                <w:top w:val="none" w:sz="0" w:space="0" w:color="auto"/>
                <w:left w:val="none" w:sz="0" w:space="0" w:color="auto"/>
                <w:bottom w:val="none" w:sz="0" w:space="0" w:color="auto"/>
                <w:right w:val="none" w:sz="0" w:space="0" w:color="auto"/>
              </w:divBdr>
            </w:div>
            <w:div w:id="2050568234">
              <w:marLeft w:val="0"/>
              <w:marRight w:val="0"/>
              <w:marTop w:val="0"/>
              <w:marBottom w:val="0"/>
              <w:divBdr>
                <w:top w:val="none" w:sz="0" w:space="0" w:color="auto"/>
                <w:left w:val="none" w:sz="0" w:space="0" w:color="auto"/>
                <w:bottom w:val="none" w:sz="0" w:space="0" w:color="auto"/>
                <w:right w:val="none" w:sz="0" w:space="0" w:color="auto"/>
              </w:divBdr>
            </w:div>
            <w:div w:id="1231043191">
              <w:marLeft w:val="0"/>
              <w:marRight w:val="0"/>
              <w:marTop w:val="0"/>
              <w:marBottom w:val="0"/>
              <w:divBdr>
                <w:top w:val="none" w:sz="0" w:space="0" w:color="auto"/>
                <w:left w:val="none" w:sz="0" w:space="0" w:color="auto"/>
                <w:bottom w:val="none" w:sz="0" w:space="0" w:color="auto"/>
                <w:right w:val="none" w:sz="0" w:space="0" w:color="auto"/>
              </w:divBdr>
            </w:div>
            <w:div w:id="285744240">
              <w:marLeft w:val="0"/>
              <w:marRight w:val="0"/>
              <w:marTop w:val="0"/>
              <w:marBottom w:val="0"/>
              <w:divBdr>
                <w:top w:val="none" w:sz="0" w:space="0" w:color="auto"/>
                <w:left w:val="none" w:sz="0" w:space="0" w:color="auto"/>
                <w:bottom w:val="none" w:sz="0" w:space="0" w:color="auto"/>
                <w:right w:val="none" w:sz="0" w:space="0" w:color="auto"/>
              </w:divBdr>
            </w:div>
            <w:div w:id="262886390">
              <w:marLeft w:val="0"/>
              <w:marRight w:val="0"/>
              <w:marTop w:val="0"/>
              <w:marBottom w:val="0"/>
              <w:divBdr>
                <w:top w:val="none" w:sz="0" w:space="0" w:color="auto"/>
                <w:left w:val="none" w:sz="0" w:space="0" w:color="auto"/>
                <w:bottom w:val="none" w:sz="0" w:space="0" w:color="auto"/>
                <w:right w:val="none" w:sz="0" w:space="0" w:color="auto"/>
              </w:divBdr>
            </w:div>
            <w:div w:id="514616733">
              <w:marLeft w:val="0"/>
              <w:marRight w:val="0"/>
              <w:marTop w:val="0"/>
              <w:marBottom w:val="0"/>
              <w:divBdr>
                <w:top w:val="none" w:sz="0" w:space="0" w:color="auto"/>
                <w:left w:val="none" w:sz="0" w:space="0" w:color="auto"/>
                <w:bottom w:val="none" w:sz="0" w:space="0" w:color="auto"/>
                <w:right w:val="none" w:sz="0" w:space="0" w:color="auto"/>
              </w:divBdr>
            </w:div>
            <w:div w:id="1193810922">
              <w:marLeft w:val="0"/>
              <w:marRight w:val="0"/>
              <w:marTop w:val="0"/>
              <w:marBottom w:val="0"/>
              <w:divBdr>
                <w:top w:val="none" w:sz="0" w:space="0" w:color="auto"/>
                <w:left w:val="none" w:sz="0" w:space="0" w:color="auto"/>
                <w:bottom w:val="none" w:sz="0" w:space="0" w:color="auto"/>
                <w:right w:val="none" w:sz="0" w:space="0" w:color="auto"/>
              </w:divBdr>
            </w:div>
            <w:div w:id="1612932090">
              <w:marLeft w:val="0"/>
              <w:marRight w:val="0"/>
              <w:marTop w:val="0"/>
              <w:marBottom w:val="0"/>
              <w:divBdr>
                <w:top w:val="none" w:sz="0" w:space="0" w:color="auto"/>
                <w:left w:val="none" w:sz="0" w:space="0" w:color="auto"/>
                <w:bottom w:val="none" w:sz="0" w:space="0" w:color="auto"/>
                <w:right w:val="none" w:sz="0" w:space="0" w:color="auto"/>
              </w:divBdr>
            </w:div>
            <w:div w:id="83498616">
              <w:marLeft w:val="0"/>
              <w:marRight w:val="0"/>
              <w:marTop w:val="0"/>
              <w:marBottom w:val="0"/>
              <w:divBdr>
                <w:top w:val="none" w:sz="0" w:space="0" w:color="auto"/>
                <w:left w:val="none" w:sz="0" w:space="0" w:color="auto"/>
                <w:bottom w:val="none" w:sz="0" w:space="0" w:color="auto"/>
                <w:right w:val="none" w:sz="0" w:space="0" w:color="auto"/>
              </w:divBdr>
            </w:div>
            <w:div w:id="383985513">
              <w:marLeft w:val="0"/>
              <w:marRight w:val="0"/>
              <w:marTop w:val="0"/>
              <w:marBottom w:val="0"/>
              <w:divBdr>
                <w:top w:val="none" w:sz="0" w:space="0" w:color="auto"/>
                <w:left w:val="none" w:sz="0" w:space="0" w:color="auto"/>
                <w:bottom w:val="none" w:sz="0" w:space="0" w:color="auto"/>
                <w:right w:val="none" w:sz="0" w:space="0" w:color="auto"/>
              </w:divBdr>
            </w:div>
            <w:div w:id="1908419928">
              <w:marLeft w:val="0"/>
              <w:marRight w:val="0"/>
              <w:marTop w:val="0"/>
              <w:marBottom w:val="0"/>
              <w:divBdr>
                <w:top w:val="none" w:sz="0" w:space="0" w:color="auto"/>
                <w:left w:val="none" w:sz="0" w:space="0" w:color="auto"/>
                <w:bottom w:val="none" w:sz="0" w:space="0" w:color="auto"/>
                <w:right w:val="none" w:sz="0" w:space="0" w:color="auto"/>
              </w:divBdr>
            </w:div>
            <w:div w:id="648901073">
              <w:marLeft w:val="0"/>
              <w:marRight w:val="0"/>
              <w:marTop w:val="0"/>
              <w:marBottom w:val="0"/>
              <w:divBdr>
                <w:top w:val="none" w:sz="0" w:space="0" w:color="auto"/>
                <w:left w:val="none" w:sz="0" w:space="0" w:color="auto"/>
                <w:bottom w:val="none" w:sz="0" w:space="0" w:color="auto"/>
                <w:right w:val="none" w:sz="0" w:space="0" w:color="auto"/>
              </w:divBdr>
            </w:div>
            <w:div w:id="14774048">
              <w:marLeft w:val="0"/>
              <w:marRight w:val="0"/>
              <w:marTop w:val="0"/>
              <w:marBottom w:val="0"/>
              <w:divBdr>
                <w:top w:val="none" w:sz="0" w:space="0" w:color="auto"/>
                <w:left w:val="none" w:sz="0" w:space="0" w:color="auto"/>
                <w:bottom w:val="none" w:sz="0" w:space="0" w:color="auto"/>
                <w:right w:val="none" w:sz="0" w:space="0" w:color="auto"/>
              </w:divBdr>
            </w:div>
            <w:div w:id="1453203698">
              <w:marLeft w:val="0"/>
              <w:marRight w:val="0"/>
              <w:marTop w:val="0"/>
              <w:marBottom w:val="0"/>
              <w:divBdr>
                <w:top w:val="none" w:sz="0" w:space="0" w:color="auto"/>
                <w:left w:val="none" w:sz="0" w:space="0" w:color="auto"/>
                <w:bottom w:val="none" w:sz="0" w:space="0" w:color="auto"/>
                <w:right w:val="none" w:sz="0" w:space="0" w:color="auto"/>
              </w:divBdr>
            </w:div>
            <w:div w:id="2092463328">
              <w:marLeft w:val="0"/>
              <w:marRight w:val="0"/>
              <w:marTop w:val="0"/>
              <w:marBottom w:val="0"/>
              <w:divBdr>
                <w:top w:val="none" w:sz="0" w:space="0" w:color="auto"/>
                <w:left w:val="none" w:sz="0" w:space="0" w:color="auto"/>
                <w:bottom w:val="none" w:sz="0" w:space="0" w:color="auto"/>
                <w:right w:val="none" w:sz="0" w:space="0" w:color="auto"/>
              </w:divBdr>
            </w:div>
            <w:div w:id="1530488716">
              <w:marLeft w:val="0"/>
              <w:marRight w:val="0"/>
              <w:marTop w:val="0"/>
              <w:marBottom w:val="0"/>
              <w:divBdr>
                <w:top w:val="none" w:sz="0" w:space="0" w:color="auto"/>
                <w:left w:val="none" w:sz="0" w:space="0" w:color="auto"/>
                <w:bottom w:val="none" w:sz="0" w:space="0" w:color="auto"/>
                <w:right w:val="none" w:sz="0" w:space="0" w:color="auto"/>
              </w:divBdr>
            </w:div>
            <w:div w:id="129178682">
              <w:marLeft w:val="0"/>
              <w:marRight w:val="0"/>
              <w:marTop w:val="0"/>
              <w:marBottom w:val="0"/>
              <w:divBdr>
                <w:top w:val="none" w:sz="0" w:space="0" w:color="auto"/>
                <w:left w:val="none" w:sz="0" w:space="0" w:color="auto"/>
                <w:bottom w:val="none" w:sz="0" w:space="0" w:color="auto"/>
                <w:right w:val="none" w:sz="0" w:space="0" w:color="auto"/>
              </w:divBdr>
            </w:div>
            <w:div w:id="1935892751">
              <w:marLeft w:val="0"/>
              <w:marRight w:val="0"/>
              <w:marTop w:val="0"/>
              <w:marBottom w:val="0"/>
              <w:divBdr>
                <w:top w:val="none" w:sz="0" w:space="0" w:color="auto"/>
                <w:left w:val="none" w:sz="0" w:space="0" w:color="auto"/>
                <w:bottom w:val="none" w:sz="0" w:space="0" w:color="auto"/>
                <w:right w:val="none" w:sz="0" w:space="0" w:color="auto"/>
              </w:divBdr>
            </w:div>
            <w:div w:id="424887935">
              <w:marLeft w:val="0"/>
              <w:marRight w:val="0"/>
              <w:marTop w:val="0"/>
              <w:marBottom w:val="0"/>
              <w:divBdr>
                <w:top w:val="none" w:sz="0" w:space="0" w:color="auto"/>
                <w:left w:val="none" w:sz="0" w:space="0" w:color="auto"/>
                <w:bottom w:val="none" w:sz="0" w:space="0" w:color="auto"/>
                <w:right w:val="none" w:sz="0" w:space="0" w:color="auto"/>
              </w:divBdr>
            </w:div>
            <w:div w:id="191962816">
              <w:marLeft w:val="0"/>
              <w:marRight w:val="0"/>
              <w:marTop w:val="0"/>
              <w:marBottom w:val="0"/>
              <w:divBdr>
                <w:top w:val="none" w:sz="0" w:space="0" w:color="auto"/>
                <w:left w:val="none" w:sz="0" w:space="0" w:color="auto"/>
                <w:bottom w:val="none" w:sz="0" w:space="0" w:color="auto"/>
                <w:right w:val="none" w:sz="0" w:space="0" w:color="auto"/>
              </w:divBdr>
            </w:div>
            <w:div w:id="755397727">
              <w:marLeft w:val="0"/>
              <w:marRight w:val="0"/>
              <w:marTop w:val="0"/>
              <w:marBottom w:val="0"/>
              <w:divBdr>
                <w:top w:val="none" w:sz="0" w:space="0" w:color="auto"/>
                <w:left w:val="none" w:sz="0" w:space="0" w:color="auto"/>
                <w:bottom w:val="none" w:sz="0" w:space="0" w:color="auto"/>
                <w:right w:val="none" w:sz="0" w:space="0" w:color="auto"/>
              </w:divBdr>
            </w:div>
            <w:div w:id="427391379">
              <w:marLeft w:val="0"/>
              <w:marRight w:val="0"/>
              <w:marTop w:val="0"/>
              <w:marBottom w:val="0"/>
              <w:divBdr>
                <w:top w:val="none" w:sz="0" w:space="0" w:color="auto"/>
                <w:left w:val="none" w:sz="0" w:space="0" w:color="auto"/>
                <w:bottom w:val="none" w:sz="0" w:space="0" w:color="auto"/>
                <w:right w:val="none" w:sz="0" w:space="0" w:color="auto"/>
              </w:divBdr>
            </w:div>
            <w:div w:id="481580132">
              <w:marLeft w:val="0"/>
              <w:marRight w:val="0"/>
              <w:marTop w:val="0"/>
              <w:marBottom w:val="0"/>
              <w:divBdr>
                <w:top w:val="none" w:sz="0" w:space="0" w:color="auto"/>
                <w:left w:val="none" w:sz="0" w:space="0" w:color="auto"/>
                <w:bottom w:val="none" w:sz="0" w:space="0" w:color="auto"/>
                <w:right w:val="none" w:sz="0" w:space="0" w:color="auto"/>
              </w:divBdr>
            </w:div>
            <w:div w:id="686252399">
              <w:marLeft w:val="0"/>
              <w:marRight w:val="0"/>
              <w:marTop w:val="0"/>
              <w:marBottom w:val="0"/>
              <w:divBdr>
                <w:top w:val="none" w:sz="0" w:space="0" w:color="auto"/>
                <w:left w:val="none" w:sz="0" w:space="0" w:color="auto"/>
                <w:bottom w:val="none" w:sz="0" w:space="0" w:color="auto"/>
                <w:right w:val="none" w:sz="0" w:space="0" w:color="auto"/>
              </w:divBdr>
            </w:div>
            <w:div w:id="1976790363">
              <w:marLeft w:val="0"/>
              <w:marRight w:val="0"/>
              <w:marTop w:val="0"/>
              <w:marBottom w:val="0"/>
              <w:divBdr>
                <w:top w:val="none" w:sz="0" w:space="0" w:color="auto"/>
                <w:left w:val="none" w:sz="0" w:space="0" w:color="auto"/>
                <w:bottom w:val="none" w:sz="0" w:space="0" w:color="auto"/>
                <w:right w:val="none" w:sz="0" w:space="0" w:color="auto"/>
              </w:divBdr>
            </w:div>
            <w:div w:id="1457220004">
              <w:marLeft w:val="0"/>
              <w:marRight w:val="0"/>
              <w:marTop w:val="0"/>
              <w:marBottom w:val="0"/>
              <w:divBdr>
                <w:top w:val="none" w:sz="0" w:space="0" w:color="auto"/>
                <w:left w:val="none" w:sz="0" w:space="0" w:color="auto"/>
                <w:bottom w:val="none" w:sz="0" w:space="0" w:color="auto"/>
                <w:right w:val="none" w:sz="0" w:space="0" w:color="auto"/>
              </w:divBdr>
            </w:div>
            <w:div w:id="1703552555">
              <w:marLeft w:val="0"/>
              <w:marRight w:val="0"/>
              <w:marTop w:val="0"/>
              <w:marBottom w:val="0"/>
              <w:divBdr>
                <w:top w:val="none" w:sz="0" w:space="0" w:color="auto"/>
                <w:left w:val="none" w:sz="0" w:space="0" w:color="auto"/>
                <w:bottom w:val="none" w:sz="0" w:space="0" w:color="auto"/>
                <w:right w:val="none" w:sz="0" w:space="0" w:color="auto"/>
              </w:divBdr>
            </w:div>
            <w:div w:id="1244727921">
              <w:marLeft w:val="0"/>
              <w:marRight w:val="0"/>
              <w:marTop w:val="0"/>
              <w:marBottom w:val="0"/>
              <w:divBdr>
                <w:top w:val="none" w:sz="0" w:space="0" w:color="auto"/>
                <w:left w:val="none" w:sz="0" w:space="0" w:color="auto"/>
                <w:bottom w:val="none" w:sz="0" w:space="0" w:color="auto"/>
                <w:right w:val="none" w:sz="0" w:space="0" w:color="auto"/>
              </w:divBdr>
            </w:div>
            <w:div w:id="450980233">
              <w:marLeft w:val="0"/>
              <w:marRight w:val="0"/>
              <w:marTop w:val="0"/>
              <w:marBottom w:val="0"/>
              <w:divBdr>
                <w:top w:val="none" w:sz="0" w:space="0" w:color="auto"/>
                <w:left w:val="none" w:sz="0" w:space="0" w:color="auto"/>
                <w:bottom w:val="none" w:sz="0" w:space="0" w:color="auto"/>
                <w:right w:val="none" w:sz="0" w:space="0" w:color="auto"/>
              </w:divBdr>
            </w:div>
            <w:div w:id="1203597186">
              <w:marLeft w:val="0"/>
              <w:marRight w:val="0"/>
              <w:marTop w:val="0"/>
              <w:marBottom w:val="0"/>
              <w:divBdr>
                <w:top w:val="none" w:sz="0" w:space="0" w:color="auto"/>
                <w:left w:val="none" w:sz="0" w:space="0" w:color="auto"/>
                <w:bottom w:val="none" w:sz="0" w:space="0" w:color="auto"/>
                <w:right w:val="none" w:sz="0" w:space="0" w:color="auto"/>
              </w:divBdr>
            </w:div>
            <w:div w:id="1938908449">
              <w:marLeft w:val="0"/>
              <w:marRight w:val="0"/>
              <w:marTop w:val="0"/>
              <w:marBottom w:val="0"/>
              <w:divBdr>
                <w:top w:val="none" w:sz="0" w:space="0" w:color="auto"/>
                <w:left w:val="none" w:sz="0" w:space="0" w:color="auto"/>
                <w:bottom w:val="none" w:sz="0" w:space="0" w:color="auto"/>
                <w:right w:val="none" w:sz="0" w:space="0" w:color="auto"/>
              </w:divBdr>
            </w:div>
            <w:div w:id="1497265829">
              <w:marLeft w:val="0"/>
              <w:marRight w:val="0"/>
              <w:marTop w:val="0"/>
              <w:marBottom w:val="0"/>
              <w:divBdr>
                <w:top w:val="none" w:sz="0" w:space="0" w:color="auto"/>
                <w:left w:val="none" w:sz="0" w:space="0" w:color="auto"/>
                <w:bottom w:val="none" w:sz="0" w:space="0" w:color="auto"/>
                <w:right w:val="none" w:sz="0" w:space="0" w:color="auto"/>
              </w:divBdr>
            </w:div>
            <w:div w:id="906260253">
              <w:marLeft w:val="0"/>
              <w:marRight w:val="0"/>
              <w:marTop w:val="0"/>
              <w:marBottom w:val="0"/>
              <w:divBdr>
                <w:top w:val="none" w:sz="0" w:space="0" w:color="auto"/>
                <w:left w:val="none" w:sz="0" w:space="0" w:color="auto"/>
                <w:bottom w:val="none" w:sz="0" w:space="0" w:color="auto"/>
                <w:right w:val="none" w:sz="0" w:space="0" w:color="auto"/>
              </w:divBdr>
            </w:div>
            <w:div w:id="1284312617">
              <w:marLeft w:val="0"/>
              <w:marRight w:val="0"/>
              <w:marTop w:val="0"/>
              <w:marBottom w:val="0"/>
              <w:divBdr>
                <w:top w:val="none" w:sz="0" w:space="0" w:color="auto"/>
                <w:left w:val="none" w:sz="0" w:space="0" w:color="auto"/>
                <w:bottom w:val="none" w:sz="0" w:space="0" w:color="auto"/>
                <w:right w:val="none" w:sz="0" w:space="0" w:color="auto"/>
              </w:divBdr>
            </w:div>
            <w:div w:id="1099914406">
              <w:marLeft w:val="0"/>
              <w:marRight w:val="0"/>
              <w:marTop w:val="0"/>
              <w:marBottom w:val="0"/>
              <w:divBdr>
                <w:top w:val="none" w:sz="0" w:space="0" w:color="auto"/>
                <w:left w:val="none" w:sz="0" w:space="0" w:color="auto"/>
                <w:bottom w:val="none" w:sz="0" w:space="0" w:color="auto"/>
                <w:right w:val="none" w:sz="0" w:space="0" w:color="auto"/>
              </w:divBdr>
            </w:div>
            <w:div w:id="1572305810">
              <w:marLeft w:val="0"/>
              <w:marRight w:val="0"/>
              <w:marTop w:val="0"/>
              <w:marBottom w:val="0"/>
              <w:divBdr>
                <w:top w:val="none" w:sz="0" w:space="0" w:color="auto"/>
                <w:left w:val="none" w:sz="0" w:space="0" w:color="auto"/>
                <w:bottom w:val="none" w:sz="0" w:space="0" w:color="auto"/>
                <w:right w:val="none" w:sz="0" w:space="0" w:color="auto"/>
              </w:divBdr>
            </w:div>
            <w:div w:id="1242830658">
              <w:marLeft w:val="0"/>
              <w:marRight w:val="0"/>
              <w:marTop w:val="0"/>
              <w:marBottom w:val="0"/>
              <w:divBdr>
                <w:top w:val="none" w:sz="0" w:space="0" w:color="auto"/>
                <w:left w:val="none" w:sz="0" w:space="0" w:color="auto"/>
                <w:bottom w:val="none" w:sz="0" w:space="0" w:color="auto"/>
                <w:right w:val="none" w:sz="0" w:space="0" w:color="auto"/>
              </w:divBdr>
            </w:div>
            <w:div w:id="999115198">
              <w:marLeft w:val="0"/>
              <w:marRight w:val="0"/>
              <w:marTop w:val="0"/>
              <w:marBottom w:val="0"/>
              <w:divBdr>
                <w:top w:val="none" w:sz="0" w:space="0" w:color="auto"/>
                <w:left w:val="none" w:sz="0" w:space="0" w:color="auto"/>
                <w:bottom w:val="none" w:sz="0" w:space="0" w:color="auto"/>
                <w:right w:val="none" w:sz="0" w:space="0" w:color="auto"/>
              </w:divBdr>
            </w:div>
            <w:div w:id="473791678">
              <w:marLeft w:val="0"/>
              <w:marRight w:val="0"/>
              <w:marTop w:val="0"/>
              <w:marBottom w:val="0"/>
              <w:divBdr>
                <w:top w:val="none" w:sz="0" w:space="0" w:color="auto"/>
                <w:left w:val="none" w:sz="0" w:space="0" w:color="auto"/>
                <w:bottom w:val="none" w:sz="0" w:space="0" w:color="auto"/>
                <w:right w:val="none" w:sz="0" w:space="0" w:color="auto"/>
              </w:divBdr>
            </w:div>
            <w:div w:id="630090400">
              <w:marLeft w:val="0"/>
              <w:marRight w:val="0"/>
              <w:marTop w:val="0"/>
              <w:marBottom w:val="0"/>
              <w:divBdr>
                <w:top w:val="none" w:sz="0" w:space="0" w:color="auto"/>
                <w:left w:val="none" w:sz="0" w:space="0" w:color="auto"/>
                <w:bottom w:val="none" w:sz="0" w:space="0" w:color="auto"/>
                <w:right w:val="none" w:sz="0" w:space="0" w:color="auto"/>
              </w:divBdr>
            </w:div>
            <w:div w:id="474225237">
              <w:marLeft w:val="0"/>
              <w:marRight w:val="0"/>
              <w:marTop w:val="0"/>
              <w:marBottom w:val="0"/>
              <w:divBdr>
                <w:top w:val="none" w:sz="0" w:space="0" w:color="auto"/>
                <w:left w:val="none" w:sz="0" w:space="0" w:color="auto"/>
                <w:bottom w:val="none" w:sz="0" w:space="0" w:color="auto"/>
                <w:right w:val="none" w:sz="0" w:space="0" w:color="auto"/>
              </w:divBdr>
            </w:div>
            <w:div w:id="1053819006">
              <w:marLeft w:val="0"/>
              <w:marRight w:val="0"/>
              <w:marTop w:val="0"/>
              <w:marBottom w:val="0"/>
              <w:divBdr>
                <w:top w:val="none" w:sz="0" w:space="0" w:color="auto"/>
                <w:left w:val="none" w:sz="0" w:space="0" w:color="auto"/>
                <w:bottom w:val="none" w:sz="0" w:space="0" w:color="auto"/>
                <w:right w:val="none" w:sz="0" w:space="0" w:color="auto"/>
              </w:divBdr>
            </w:div>
            <w:div w:id="1988897686">
              <w:marLeft w:val="0"/>
              <w:marRight w:val="0"/>
              <w:marTop w:val="0"/>
              <w:marBottom w:val="0"/>
              <w:divBdr>
                <w:top w:val="none" w:sz="0" w:space="0" w:color="auto"/>
                <w:left w:val="none" w:sz="0" w:space="0" w:color="auto"/>
                <w:bottom w:val="none" w:sz="0" w:space="0" w:color="auto"/>
                <w:right w:val="none" w:sz="0" w:space="0" w:color="auto"/>
              </w:divBdr>
            </w:div>
            <w:div w:id="821963992">
              <w:marLeft w:val="0"/>
              <w:marRight w:val="0"/>
              <w:marTop w:val="0"/>
              <w:marBottom w:val="0"/>
              <w:divBdr>
                <w:top w:val="none" w:sz="0" w:space="0" w:color="auto"/>
                <w:left w:val="none" w:sz="0" w:space="0" w:color="auto"/>
                <w:bottom w:val="none" w:sz="0" w:space="0" w:color="auto"/>
                <w:right w:val="none" w:sz="0" w:space="0" w:color="auto"/>
              </w:divBdr>
            </w:div>
            <w:div w:id="2135321061">
              <w:marLeft w:val="0"/>
              <w:marRight w:val="0"/>
              <w:marTop w:val="0"/>
              <w:marBottom w:val="0"/>
              <w:divBdr>
                <w:top w:val="none" w:sz="0" w:space="0" w:color="auto"/>
                <w:left w:val="none" w:sz="0" w:space="0" w:color="auto"/>
                <w:bottom w:val="none" w:sz="0" w:space="0" w:color="auto"/>
                <w:right w:val="none" w:sz="0" w:space="0" w:color="auto"/>
              </w:divBdr>
            </w:div>
            <w:div w:id="266349030">
              <w:marLeft w:val="0"/>
              <w:marRight w:val="0"/>
              <w:marTop w:val="0"/>
              <w:marBottom w:val="0"/>
              <w:divBdr>
                <w:top w:val="none" w:sz="0" w:space="0" w:color="auto"/>
                <w:left w:val="none" w:sz="0" w:space="0" w:color="auto"/>
                <w:bottom w:val="none" w:sz="0" w:space="0" w:color="auto"/>
                <w:right w:val="none" w:sz="0" w:space="0" w:color="auto"/>
              </w:divBdr>
            </w:div>
            <w:div w:id="13653789">
              <w:marLeft w:val="0"/>
              <w:marRight w:val="0"/>
              <w:marTop w:val="0"/>
              <w:marBottom w:val="0"/>
              <w:divBdr>
                <w:top w:val="none" w:sz="0" w:space="0" w:color="auto"/>
                <w:left w:val="none" w:sz="0" w:space="0" w:color="auto"/>
                <w:bottom w:val="none" w:sz="0" w:space="0" w:color="auto"/>
                <w:right w:val="none" w:sz="0" w:space="0" w:color="auto"/>
              </w:divBdr>
            </w:div>
            <w:div w:id="5340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9717">
      <w:bodyDiv w:val="1"/>
      <w:marLeft w:val="0"/>
      <w:marRight w:val="0"/>
      <w:marTop w:val="0"/>
      <w:marBottom w:val="0"/>
      <w:divBdr>
        <w:top w:val="none" w:sz="0" w:space="0" w:color="auto"/>
        <w:left w:val="none" w:sz="0" w:space="0" w:color="auto"/>
        <w:bottom w:val="none" w:sz="0" w:space="0" w:color="auto"/>
        <w:right w:val="none" w:sz="0" w:space="0" w:color="auto"/>
      </w:divBdr>
      <w:divsChild>
        <w:div w:id="1101798056">
          <w:marLeft w:val="0"/>
          <w:marRight w:val="0"/>
          <w:marTop w:val="0"/>
          <w:marBottom w:val="0"/>
          <w:divBdr>
            <w:top w:val="none" w:sz="0" w:space="0" w:color="auto"/>
            <w:left w:val="none" w:sz="0" w:space="0" w:color="auto"/>
            <w:bottom w:val="none" w:sz="0" w:space="0" w:color="auto"/>
            <w:right w:val="none" w:sz="0" w:space="0" w:color="auto"/>
          </w:divBdr>
        </w:div>
      </w:divsChild>
    </w:div>
    <w:div w:id="917902673">
      <w:bodyDiv w:val="1"/>
      <w:marLeft w:val="0"/>
      <w:marRight w:val="0"/>
      <w:marTop w:val="0"/>
      <w:marBottom w:val="0"/>
      <w:divBdr>
        <w:top w:val="none" w:sz="0" w:space="0" w:color="auto"/>
        <w:left w:val="none" w:sz="0" w:space="0" w:color="auto"/>
        <w:bottom w:val="none" w:sz="0" w:space="0" w:color="auto"/>
        <w:right w:val="none" w:sz="0" w:space="0" w:color="auto"/>
      </w:divBdr>
      <w:divsChild>
        <w:div w:id="692072016">
          <w:marLeft w:val="0"/>
          <w:marRight w:val="0"/>
          <w:marTop w:val="0"/>
          <w:marBottom w:val="0"/>
          <w:divBdr>
            <w:top w:val="none" w:sz="0" w:space="0" w:color="auto"/>
            <w:left w:val="none" w:sz="0" w:space="0" w:color="auto"/>
            <w:bottom w:val="none" w:sz="0" w:space="0" w:color="auto"/>
            <w:right w:val="none" w:sz="0" w:space="0" w:color="auto"/>
          </w:divBdr>
        </w:div>
      </w:divsChild>
    </w:div>
    <w:div w:id="1034572474">
      <w:bodyDiv w:val="1"/>
      <w:marLeft w:val="0"/>
      <w:marRight w:val="0"/>
      <w:marTop w:val="0"/>
      <w:marBottom w:val="0"/>
      <w:divBdr>
        <w:top w:val="none" w:sz="0" w:space="0" w:color="auto"/>
        <w:left w:val="none" w:sz="0" w:space="0" w:color="auto"/>
        <w:bottom w:val="none" w:sz="0" w:space="0" w:color="auto"/>
        <w:right w:val="none" w:sz="0" w:space="0" w:color="auto"/>
      </w:divBdr>
    </w:div>
    <w:div w:id="1176649913">
      <w:bodyDiv w:val="1"/>
      <w:marLeft w:val="0"/>
      <w:marRight w:val="0"/>
      <w:marTop w:val="0"/>
      <w:marBottom w:val="0"/>
      <w:divBdr>
        <w:top w:val="none" w:sz="0" w:space="0" w:color="auto"/>
        <w:left w:val="none" w:sz="0" w:space="0" w:color="auto"/>
        <w:bottom w:val="none" w:sz="0" w:space="0" w:color="auto"/>
        <w:right w:val="none" w:sz="0" w:space="0" w:color="auto"/>
      </w:divBdr>
      <w:divsChild>
        <w:div w:id="128400688">
          <w:marLeft w:val="360"/>
          <w:marRight w:val="0"/>
          <w:marTop w:val="200"/>
          <w:marBottom w:val="0"/>
          <w:divBdr>
            <w:top w:val="none" w:sz="0" w:space="0" w:color="auto"/>
            <w:left w:val="none" w:sz="0" w:space="0" w:color="auto"/>
            <w:bottom w:val="none" w:sz="0" w:space="0" w:color="auto"/>
            <w:right w:val="none" w:sz="0" w:space="0" w:color="auto"/>
          </w:divBdr>
        </w:div>
        <w:div w:id="1581258177">
          <w:marLeft w:val="1080"/>
          <w:marRight w:val="0"/>
          <w:marTop w:val="100"/>
          <w:marBottom w:val="0"/>
          <w:divBdr>
            <w:top w:val="none" w:sz="0" w:space="0" w:color="auto"/>
            <w:left w:val="none" w:sz="0" w:space="0" w:color="auto"/>
            <w:bottom w:val="none" w:sz="0" w:space="0" w:color="auto"/>
            <w:right w:val="none" w:sz="0" w:space="0" w:color="auto"/>
          </w:divBdr>
        </w:div>
        <w:div w:id="573513791">
          <w:marLeft w:val="1080"/>
          <w:marRight w:val="0"/>
          <w:marTop w:val="100"/>
          <w:marBottom w:val="0"/>
          <w:divBdr>
            <w:top w:val="none" w:sz="0" w:space="0" w:color="auto"/>
            <w:left w:val="none" w:sz="0" w:space="0" w:color="auto"/>
            <w:bottom w:val="none" w:sz="0" w:space="0" w:color="auto"/>
            <w:right w:val="none" w:sz="0" w:space="0" w:color="auto"/>
          </w:divBdr>
        </w:div>
        <w:div w:id="1726949495">
          <w:marLeft w:val="1080"/>
          <w:marRight w:val="0"/>
          <w:marTop w:val="100"/>
          <w:marBottom w:val="0"/>
          <w:divBdr>
            <w:top w:val="none" w:sz="0" w:space="0" w:color="auto"/>
            <w:left w:val="none" w:sz="0" w:space="0" w:color="auto"/>
            <w:bottom w:val="none" w:sz="0" w:space="0" w:color="auto"/>
            <w:right w:val="none" w:sz="0" w:space="0" w:color="auto"/>
          </w:divBdr>
        </w:div>
        <w:div w:id="278269956">
          <w:marLeft w:val="1080"/>
          <w:marRight w:val="0"/>
          <w:marTop w:val="100"/>
          <w:marBottom w:val="0"/>
          <w:divBdr>
            <w:top w:val="none" w:sz="0" w:space="0" w:color="auto"/>
            <w:left w:val="none" w:sz="0" w:space="0" w:color="auto"/>
            <w:bottom w:val="none" w:sz="0" w:space="0" w:color="auto"/>
            <w:right w:val="none" w:sz="0" w:space="0" w:color="auto"/>
          </w:divBdr>
        </w:div>
        <w:div w:id="1895196087">
          <w:marLeft w:val="1080"/>
          <w:marRight w:val="0"/>
          <w:marTop w:val="100"/>
          <w:marBottom w:val="0"/>
          <w:divBdr>
            <w:top w:val="none" w:sz="0" w:space="0" w:color="auto"/>
            <w:left w:val="none" w:sz="0" w:space="0" w:color="auto"/>
            <w:bottom w:val="none" w:sz="0" w:space="0" w:color="auto"/>
            <w:right w:val="none" w:sz="0" w:space="0" w:color="auto"/>
          </w:divBdr>
        </w:div>
        <w:div w:id="240725597">
          <w:marLeft w:val="1800"/>
          <w:marRight w:val="0"/>
          <w:marTop w:val="100"/>
          <w:marBottom w:val="0"/>
          <w:divBdr>
            <w:top w:val="none" w:sz="0" w:space="0" w:color="auto"/>
            <w:left w:val="none" w:sz="0" w:space="0" w:color="auto"/>
            <w:bottom w:val="none" w:sz="0" w:space="0" w:color="auto"/>
            <w:right w:val="none" w:sz="0" w:space="0" w:color="auto"/>
          </w:divBdr>
        </w:div>
        <w:div w:id="1029255100">
          <w:marLeft w:val="1800"/>
          <w:marRight w:val="0"/>
          <w:marTop w:val="100"/>
          <w:marBottom w:val="0"/>
          <w:divBdr>
            <w:top w:val="none" w:sz="0" w:space="0" w:color="auto"/>
            <w:left w:val="none" w:sz="0" w:space="0" w:color="auto"/>
            <w:bottom w:val="none" w:sz="0" w:space="0" w:color="auto"/>
            <w:right w:val="none" w:sz="0" w:space="0" w:color="auto"/>
          </w:divBdr>
        </w:div>
        <w:div w:id="994842069">
          <w:marLeft w:val="1800"/>
          <w:marRight w:val="0"/>
          <w:marTop w:val="100"/>
          <w:marBottom w:val="0"/>
          <w:divBdr>
            <w:top w:val="none" w:sz="0" w:space="0" w:color="auto"/>
            <w:left w:val="none" w:sz="0" w:space="0" w:color="auto"/>
            <w:bottom w:val="none" w:sz="0" w:space="0" w:color="auto"/>
            <w:right w:val="none" w:sz="0" w:space="0" w:color="auto"/>
          </w:divBdr>
        </w:div>
        <w:div w:id="176121569">
          <w:marLeft w:val="1080"/>
          <w:marRight w:val="0"/>
          <w:marTop w:val="100"/>
          <w:marBottom w:val="0"/>
          <w:divBdr>
            <w:top w:val="none" w:sz="0" w:space="0" w:color="auto"/>
            <w:left w:val="none" w:sz="0" w:space="0" w:color="auto"/>
            <w:bottom w:val="none" w:sz="0" w:space="0" w:color="auto"/>
            <w:right w:val="none" w:sz="0" w:space="0" w:color="auto"/>
          </w:divBdr>
        </w:div>
        <w:div w:id="1556549488">
          <w:marLeft w:val="1800"/>
          <w:marRight w:val="0"/>
          <w:marTop w:val="100"/>
          <w:marBottom w:val="0"/>
          <w:divBdr>
            <w:top w:val="none" w:sz="0" w:space="0" w:color="auto"/>
            <w:left w:val="none" w:sz="0" w:space="0" w:color="auto"/>
            <w:bottom w:val="none" w:sz="0" w:space="0" w:color="auto"/>
            <w:right w:val="none" w:sz="0" w:space="0" w:color="auto"/>
          </w:divBdr>
        </w:div>
        <w:div w:id="104815917">
          <w:marLeft w:val="1800"/>
          <w:marRight w:val="0"/>
          <w:marTop w:val="100"/>
          <w:marBottom w:val="0"/>
          <w:divBdr>
            <w:top w:val="none" w:sz="0" w:space="0" w:color="auto"/>
            <w:left w:val="none" w:sz="0" w:space="0" w:color="auto"/>
            <w:bottom w:val="none" w:sz="0" w:space="0" w:color="auto"/>
            <w:right w:val="none" w:sz="0" w:space="0" w:color="auto"/>
          </w:divBdr>
        </w:div>
        <w:div w:id="1814638491">
          <w:marLeft w:val="1800"/>
          <w:marRight w:val="0"/>
          <w:marTop w:val="100"/>
          <w:marBottom w:val="0"/>
          <w:divBdr>
            <w:top w:val="none" w:sz="0" w:space="0" w:color="auto"/>
            <w:left w:val="none" w:sz="0" w:space="0" w:color="auto"/>
            <w:bottom w:val="none" w:sz="0" w:space="0" w:color="auto"/>
            <w:right w:val="none" w:sz="0" w:space="0" w:color="auto"/>
          </w:divBdr>
        </w:div>
        <w:div w:id="1331983534">
          <w:marLeft w:val="360"/>
          <w:marRight w:val="0"/>
          <w:marTop w:val="200"/>
          <w:marBottom w:val="0"/>
          <w:divBdr>
            <w:top w:val="none" w:sz="0" w:space="0" w:color="auto"/>
            <w:left w:val="none" w:sz="0" w:space="0" w:color="auto"/>
            <w:bottom w:val="none" w:sz="0" w:space="0" w:color="auto"/>
            <w:right w:val="none" w:sz="0" w:space="0" w:color="auto"/>
          </w:divBdr>
        </w:div>
        <w:div w:id="886406424">
          <w:marLeft w:val="360"/>
          <w:marRight w:val="0"/>
          <w:marTop w:val="200"/>
          <w:marBottom w:val="0"/>
          <w:divBdr>
            <w:top w:val="none" w:sz="0" w:space="0" w:color="auto"/>
            <w:left w:val="none" w:sz="0" w:space="0" w:color="auto"/>
            <w:bottom w:val="none" w:sz="0" w:space="0" w:color="auto"/>
            <w:right w:val="none" w:sz="0" w:space="0" w:color="auto"/>
          </w:divBdr>
        </w:div>
        <w:div w:id="113520711">
          <w:marLeft w:val="1080"/>
          <w:marRight w:val="0"/>
          <w:marTop w:val="100"/>
          <w:marBottom w:val="0"/>
          <w:divBdr>
            <w:top w:val="none" w:sz="0" w:space="0" w:color="auto"/>
            <w:left w:val="none" w:sz="0" w:space="0" w:color="auto"/>
            <w:bottom w:val="none" w:sz="0" w:space="0" w:color="auto"/>
            <w:right w:val="none" w:sz="0" w:space="0" w:color="auto"/>
          </w:divBdr>
        </w:div>
        <w:div w:id="1276519722">
          <w:marLeft w:val="1080"/>
          <w:marRight w:val="0"/>
          <w:marTop w:val="100"/>
          <w:marBottom w:val="0"/>
          <w:divBdr>
            <w:top w:val="none" w:sz="0" w:space="0" w:color="auto"/>
            <w:left w:val="none" w:sz="0" w:space="0" w:color="auto"/>
            <w:bottom w:val="none" w:sz="0" w:space="0" w:color="auto"/>
            <w:right w:val="none" w:sz="0" w:space="0" w:color="auto"/>
          </w:divBdr>
        </w:div>
      </w:divsChild>
    </w:div>
    <w:div w:id="1179664448">
      <w:bodyDiv w:val="1"/>
      <w:marLeft w:val="0"/>
      <w:marRight w:val="0"/>
      <w:marTop w:val="0"/>
      <w:marBottom w:val="0"/>
      <w:divBdr>
        <w:top w:val="none" w:sz="0" w:space="0" w:color="auto"/>
        <w:left w:val="none" w:sz="0" w:space="0" w:color="auto"/>
        <w:bottom w:val="none" w:sz="0" w:space="0" w:color="auto"/>
        <w:right w:val="none" w:sz="0" w:space="0" w:color="auto"/>
      </w:divBdr>
    </w:div>
    <w:div w:id="1214270375">
      <w:bodyDiv w:val="1"/>
      <w:marLeft w:val="0"/>
      <w:marRight w:val="0"/>
      <w:marTop w:val="0"/>
      <w:marBottom w:val="0"/>
      <w:divBdr>
        <w:top w:val="none" w:sz="0" w:space="0" w:color="auto"/>
        <w:left w:val="none" w:sz="0" w:space="0" w:color="auto"/>
        <w:bottom w:val="none" w:sz="0" w:space="0" w:color="auto"/>
        <w:right w:val="none" w:sz="0" w:space="0" w:color="auto"/>
      </w:divBdr>
      <w:divsChild>
        <w:div w:id="1271089486">
          <w:marLeft w:val="0"/>
          <w:marRight w:val="0"/>
          <w:marTop w:val="0"/>
          <w:marBottom w:val="0"/>
          <w:divBdr>
            <w:top w:val="none" w:sz="0" w:space="0" w:color="auto"/>
            <w:left w:val="none" w:sz="0" w:space="0" w:color="auto"/>
            <w:bottom w:val="none" w:sz="0" w:space="0" w:color="auto"/>
            <w:right w:val="none" w:sz="0" w:space="0" w:color="auto"/>
          </w:divBdr>
        </w:div>
      </w:divsChild>
    </w:div>
    <w:div w:id="1226917711">
      <w:bodyDiv w:val="1"/>
      <w:marLeft w:val="0"/>
      <w:marRight w:val="0"/>
      <w:marTop w:val="0"/>
      <w:marBottom w:val="0"/>
      <w:divBdr>
        <w:top w:val="none" w:sz="0" w:space="0" w:color="auto"/>
        <w:left w:val="none" w:sz="0" w:space="0" w:color="auto"/>
        <w:bottom w:val="none" w:sz="0" w:space="0" w:color="auto"/>
        <w:right w:val="none" w:sz="0" w:space="0" w:color="auto"/>
      </w:divBdr>
    </w:div>
    <w:div w:id="1258782253">
      <w:bodyDiv w:val="1"/>
      <w:marLeft w:val="0"/>
      <w:marRight w:val="0"/>
      <w:marTop w:val="0"/>
      <w:marBottom w:val="0"/>
      <w:divBdr>
        <w:top w:val="none" w:sz="0" w:space="0" w:color="auto"/>
        <w:left w:val="none" w:sz="0" w:space="0" w:color="auto"/>
        <w:bottom w:val="none" w:sz="0" w:space="0" w:color="auto"/>
        <w:right w:val="none" w:sz="0" w:space="0" w:color="auto"/>
      </w:divBdr>
      <w:divsChild>
        <w:div w:id="1900479827">
          <w:marLeft w:val="0"/>
          <w:marRight w:val="0"/>
          <w:marTop w:val="0"/>
          <w:marBottom w:val="0"/>
          <w:divBdr>
            <w:top w:val="none" w:sz="0" w:space="0" w:color="auto"/>
            <w:left w:val="none" w:sz="0" w:space="0" w:color="auto"/>
            <w:bottom w:val="none" w:sz="0" w:space="0" w:color="auto"/>
            <w:right w:val="none" w:sz="0" w:space="0" w:color="auto"/>
          </w:divBdr>
          <w:divsChild>
            <w:div w:id="1427190363">
              <w:marLeft w:val="0"/>
              <w:marRight w:val="0"/>
              <w:marTop w:val="0"/>
              <w:marBottom w:val="0"/>
              <w:divBdr>
                <w:top w:val="none" w:sz="0" w:space="0" w:color="auto"/>
                <w:left w:val="none" w:sz="0" w:space="0" w:color="auto"/>
                <w:bottom w:val="none" w:sz="0" w:space="0" w:color="auto"/>
                <w:right w:val="none" w:sz="0" w:space="0" w:color="auto"/>
              </w:divBdr>
            </w:div>
            <w:div w:id="1770856626">
              <w:marLeft w:val="0"/>
              <w:marRight w:val="0"/>
              <w:marTop w:val="0"/>
              <w:marBottom w:val="0"/>
              <w:divBdr>
                <w:top w:val="none" w:sz="0" w:space="0" w:color="auto"/>
                <w:left w:val="none" w:sz="0" w:space="0" w:color="auto"/>
                <w:bottom w:val="none" w:sz="0" w:space="0" w:color="auto"/>
                <w:right w:val="none" w:sz="0" w:space="0" w:color="auto"/>
              </w:divBdr>
            </w:div>
            <w:div w:id="14132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605">
      <w:bodyDiv w:val="1"/>
      <w:marLeft w:val="0"/>
      <w:marRight w:val="0"/>
      <w:marTop w:val="0"/>
      <w:marBottom w:val="0"/>
      <w:divBdr>
        <w:top w:val="none" w:sz="0" w:space="0" w:color="auto"/>
        <w:left w:val="none" w:sz="0" w:space="0" w:color="auto"/>
        <w:bottom w:val="none" w:sz="0" w:space="0" w:color="auto"/>
        <w:right w:val="none" w:sz="0" w:space="0" w:color="auto"/>
      </w:divBdr>
    </w:div>
    <w:div w:id="1401757485">
      <w:bodyDiv w:val="1"/>
      <w:marLeft w:val="0"/>
      <w:marRight w:val="0"/>
      <w:marTop w:val="0"/>
      <w:marBottom w:val="0"/>
      <w:divBdr>
        <w:top w:val="none" w:sz="0" w:space="0" w:color="auto"/>
        <w:left w:val="none" w:sz="0" w:space="0" w:color="auto"/>
        <w:bottom w:val="none" w:sz="0" w:space="0" w:color="auto"/>
        <w:right w:val="none" w:sz="0" w:space="0" w:color="auto"/>
      </w:divBdr>
    </w:div>
    <w:div w:id="1412897843">
      <w:bodyDiv w:val="1"/>
      <w:marLeft w:val="0"/>
      <w:marRight w:val="0"/>
      <w:marTop w:val="0"/>
      <w:marBottom w:val="0"/>
      <w:divBdr>
        <w:top w:val="none" w:sz="0" w:space="0" w:color="auto"/>
        <w:left w:val="none" w:sz="0" w:space="0" w:color="auto"/>
        <w:bottom w:val="none" w:sz="0" w:space="0" w:color="auto"/>
        <w:right w:val="none" w:sz="0" w:space="0" w:color="auto"/>
      </w:divBdr>
      <w:divsChild>
        <w:div w:id="1284724511">
          <w:marLeft w:val="0"/>
          <w:marRight w:val="0"/>
          <w:marTop w:val="0"/>
          <w:marBottom w:val="0"/>
          <w:divBdr>
            <w:top w:val="none" w:sz="0" w:space="0" w:color="auto"/>
            <w:left w:val="none" w:sz="0" w:space="0" w:color="auto"/>
            <w:bottom w:val="none" w:sz="0" w:space="0" w:color="auto"/>
            <w:right w:val="none" w:sz="0" w:space="0" w:color="auto"/>
          </w:divBdr>
        </w:div>
      </w:divsChild>
    </w:div>
    <w:div w:id="1413163564">
      <w:bodyDiv w:val="1"/>
      <w:marLeft w:val="0"/>
      <w:marRight w:val="0"/>
      <w:marTop w:val="0"/>
      <w:marBottom w:val="0"/>
      <w:divBdr>
        <w:top w:val="none" w:sz="0" w:space="0" w:color="auto"/>
        <w:left w:val="none" w:sz="0" w:space="0" w:color="auto"/>
        <w:bottom w:val="none" w:sz="0" w:space="0" w:color="auto"/>
        <w:right w:val="none" w:sz="0" w:space="0" w:color="auto"/>
      </w:divBdr>
      <w:divsChild>
        <w:div w:id="1455975884">
          <w:marLeft w:val="0"/>
          <w:marRight w:val="0"/>
          <w:marTop w:val="0"/>
          <w:marBottom w:val="0"/>
          <w:divBdr>
            <w:top w:val="none" w:sz="0" w:space="0" w:color="auto"/>
            <w:left w:val="none" w:sz="0" w:space="0" w:color="auto"/>
            <w:bottom w:val="none" w:sz="0" w:space="0" w:color="auto"/>
            <w:right w:val="none" w:sz="0" w:space="0" w:color="auto"/>
          </w:divBdr>
          <w:divsChild>
            <w:div w:id="1747604522">
              <w:marLeft w:val="0"/>
              <w:marRight w:val="0"/>
              <w:marTop w:val="0"/>
              <w:marBottom w:val="0"/>
              <w:divBdr>
                <w:top w:val="none" w:sz="0" w:space="0" w:color="auto"/>
                <w:left w:val="none" w:sz="0" w:space="0" w:color="auto"/>
                <w:bottom w:val="none" w:sz="0" w:space="0" w:color="auto"/>
                <w:right w:val="none" w:sz="0" w:space="0" w:color="auto"/>
              </w:divBdr>
            </w:div>
            <w:div w:id="1645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900">
      <w:bodyDiv w:val="1"/>
      <w:marLeft w:val="0"/>
      <w:marRight w:val="0"/>
      <w:marTop w:val="0"/>
      <w:marBottom w:val="0"/>
      <w:divBdr>
        <w:top w:val="none" w:sz="0" w:space="0" w:color="auto"/>
        <w:left w:val="none" w:sz="0" w:space="0" w:color="auto"/>
        <w:bottom w:val="none" w:sz="0" w:space="0" w:color="auto"/>
        <w:right w:val="none" w:sz="0" w:space="0" w:color="auto"/>
      </w:divBdr>
    </w:div>
    <w:div w:id="1425879828">
      <w:bodyDiv w:val="1"/>
      <w:marLeft w:val="0"/>
      <w:marRight w:val="0"/>
      <w:marTop w:val="0"/>
      <w:marBottom w:val="0"/>
      <w:divBdr>
        <w:top w:val="none" w:sz="0" w:space="0" w:color="auto"/>
        <w:left w:val="none" w:sz="0" w:space="0" w:color="auto"/>
        <w:bottom w:val="none" w:sz="0" w:space="0" w:color="auto"/>
        <w:right w:val="none" w:sz="0" w:space="0" w:color="auto"/>
      </w:divBdr>
    </w:div>
    <w:div w:id="1430421368">
      <w:bodyDiv w:val="1"/>
      <w:marLeft w:val="0"/>
      <w:marRight w:val="0"/>
      <w:marTop w:val="0"/>
      <w:marBottom w:val="0"/>
      <w:divBdr>
        <w:top w:val="none" w:sz="0" w:space="0" w:color="auto"/>
        <w:left w:val="none" w:sz="0" w:space="0" w:color="auto"/>
        <w:bottom w:val="none" w:sz="0" w:space="0" w:color="auto"/>
        <w:right w:val="none" w:sz="0" w:space="0" w:color="auto"/>
      </w:divBdr>
      <w:divsChild>
        <w:div w:id="436633046">
          <w:marLeft w:val="360"/>
          <w:marRight w:val="0"/>
          <w:marTop w:val="200"/>
          <w:marBottom w:val="0"/>
          <w:divBdr>
            <w:top w:val="none" w:sz="0" w:space="0" w:color="auto"/>
            <w:left w:val="none" w:sz="0" w:space="0" w:color="auto"/>
            <w:bottom w:val="none" w:sz="0" w:space="0" w:color="auto"/>
            <w:right w:val="none" w:sz="0" w:space="0" w:color="auto"/>
          </w:divBdr>
        </w:div>
        <w:div w:id="952712049">
          <w:marLeft w:val="1080"/>
          <w:marRight w:val="0"/>
          <w:marTop w:val="100"/>
          <w:marBottom w:val="0"/>
          <w:divBdr>
            <w:top w:val="none" w:sz="0" w:space="0" w:color="auto"/>
            <w:left w:val="none" w:sz="0" w:space="0" w:color="auto"/>
            <w:bottom w:val="none" w:sz="0" w:space="0" w:color="auto"/>
            <w:right w:val="none" w:sz="0" w:space="0" w:color="auto"/>
          </w:divBdr>
        </w:div>
        <w:div w:id="588537846">
          <w:marLeft w:val="1080"/>
          <w:marRight w:val="0"/>
          <w:marTop w:val="100"/>
          <w:marBottom w:val="0"/>
          <w:divBdr>
            <w:top w:val="none" w:sz="0" w:space="0" w:color="auto"/>
            <w:left w:val="none" w:sz="0" w:space="0" w:color="auto"/>
            <w:bottom w:val="none" w:sz="0" w:space="0" w:color="auto"/>
            <w:right w:val="none" w:sz="0" w:space="0" w:color="auto"/>
          </w:divBdr>
        </w:div>
        <w:div w:id="1928072332">
          <w:marLeft w:val="1080"/>
          <w:marRight w:val="0"/>
          <w:marTop w:val="100"/>
          <w:marBottom w:val="0"/>
          <w:divBdr>
            <w:top w:val="none" w:sz="0" w:space="0" w:color="auto"/>
            <w:left w:val="none" w:sz="0" w:space="0" w:color="auto"/>
            <w:bottom w:val="none" w:sz="0" w:space="0" w:color="auto"/>
            <w:right w:val="none" w:sz="0" w:space="0" w:color="auto"/>
          </w:divBdr>
        </w:div>
        <w:div w:id="488444753">
          <w:marLeft w:val="1080"/>
          <w:marRight w:val="0"/>
          <w:marTop w:val="100"/>
          <w:marBottom w:val="0"/>
          <w:divBdr>
            <w:top w:val="none" w:sz="0" w:space="0" w:color="auto"/>
            <w:left w:val="none" w:sz="0" w:space="0" w:color="auto"/>
            <w:bottom w:val="none" w:sz="0" w:space="0" w:color="auto"/>
            <w:right w:val="none" w:sz="0" w:space="0" w:color="auto"/>
          </w:divBdr>
        </w:div>
        <w:div w:id="1730231615">
          <w:marLeft w:val="1080"/>
          <w:marRight w:val="0"/>
          <w:marTop w:val="100"/>
          <w:marBottom w:val="0"/>
          <w:divBdr>
            <w:top w:val="none" w:sz="0" w:space="0" w:color="auto"/>
            <w:left w:val="none" w:sz="0" w:space="0" w:color="auto"/>
            <w:bottom w:val="none" w:sz="0" w:space="0" w:color="auto"/>
            <w:right w:val="none" w:sz="0" w:space="0" w:color="auto"/>
          </w:divBdr>
        </w:div>
        <w:div w:id="846335602">
          <w:marLeft w:val="1800"/>
          <w:marRight w:val="0"/>
          <w:marTop w:val="100"/>
          <w:marBottom w:val="0"/>
          <w:divBdr>
            <w:top w:val="none" w:sz="0" w:space="0" w:color="auto"/>
            <w:left w:val="none" w:sz="0" w:space="0" w:color="auto"/>
            <w:bottom w:val="none" w:sz="0" w:space="0" w:color="auto"/>
            <w:right w:val="none" w:sz="0" w:space="0" w:color="auto"/>
          </w:divBdr>
        </w:div>
        <w:div w:id="739442975">
          <w:marLeft w:val="1800"/>
          <w:marRight w:val="0"/>
          <w:marTop w:val="100"/>
          <w:marBottom w:val="0"/>
          <w:divBdr>
            <w:top w:val="none" w:sz="0" w:space="0" w:color="auto"/>
            <w:left w:val="none" w:sz="0" w:space="0" w:color="auto"/>
            <w:bottom w:val="none" w:sz="0" w:space="0" w:color="auto"/>
            <w:right w:val="none" w:sz="0" w:space="0" w:color="auto"/>
          </w:divBdr>
        </w:div>
        <w:div w:id="1647664256">
          <w:marLeft w:val="1800"/>
          <w:marRight w:val="0"/>
          <w:marTop w:val="100"/>
          <w:marBottom w:val="0"/>
          <w:divBdr>
            <w:top w:val="none" w:sz="0" w:space="0" w:color="auto"/>
            <w:left w:val="none" w:sz="0" w:space="0" w:color="auto"/>
            <w:bottom w:val="none" w:sz="0" w:space="0" w:color="auto"/>
            <w:right w:val="none" w:sz="0" w:space="0" w:color="auto"/>
          </w:divBdr>
        </w:div>
        <w:div w:id="718938805">
          <w:marLeft w:val="1080"/>
          <w:marRight w:val="0"/>
          <w:marTop w:val="100"/>
          <w:marBottom w:val="0"/>
          <w:divBdr>
            <w:top w:val="none" w:sz="0" w:space="0" w:color="auto"/>
            <w:left w:val="none" w:sz="0" w:space="0" w:color="auto"/>
            <w:bottom w:val="none" w:sz="0" w:space="0" w:color="auto"/>
            <w:right w:val="none" w:sz="0" w:space="0" w:color="auto"/>
          </w:divBdr>
        </w:div>
        <w:div w:id="826286382">
          <w:marLeft w:val="1800"/>
          <w:marRight w:val="0"/>
          <w:marTop w:val="100"/>
          <w:marBottom w:val="0"/>
          <w:divBdr>
            <w:top w:val="none" w:sz="0" w:space="0" w:color="auto"/>
            <w:left w:val="none" w:sz="0" w:space="0" w:color="auto"/>
            <w:bottom w:val="none" w:sz="0" w:space="0" w:color="auto"/>
            <w:right w:val="none" w:sz="0" w:space="0" w:color="auto"/>
          </w:divBdr>
        </w:div>
        <w:div w:id="561794073">
          <w:marLeft w:val="1800"/>
          <w:marRight w:val="0"/>
          <w:marTop w:val="100"/>
          <w:marBottom w:val="0"/>
          <w:divBdr>
            <w:top w:val="none" w:sz="0" w:space="0" w:color="auto"/>
            <w:left w:val="none" w:sz="0" w:space="0" w:color="auto"/>
            <w:bottom w:val="none" w:sz="0" w:space="0" w:color="auto"/>
            <w:right w:val="none" w:sz="0" w:space="0" w:color="auto"/>
          </w:divBdr>
        </w:div>
        <w:div w:id="1168711707">
          <w:marLeft w:val="1800"/>
          <w:marRight w:val="0"/>
          <w:marTop w:val="100"/>
          <w:marBottom w:val="0"/>
          <w:divBdr>
            <w:top w:val="none" w:sz="0" w:space="0" w:color="auto"/>
            <w:left w:val="none" w:sz="0" w:space="0" w:color="auto"/>
            <w:bottom w:val="none" w:sz="0" w:space="0" w:color="auto"/>
            <w:right w:val="none" w:sz="0" w:space="0" w:color="auto"/>
          </w:divBdr>
        </w:div>
        <w:div w:id="88744679">
          <w:marLeft w:val="360"/>
          <w:marRight w:val="0"/>
          <w:marTop w:val="200"/>
          <w:marBottom w:val="0"/>
          <w:divBdr>
            <w:top w:val="none" w:sz="0" w:space="0" w:color="auto"/>
            <w:left w:val="none" w:sz="0" w:space="0" w:color="auto"/>
            <w:bottom w:val="none" w:sz="0" w:space="0" w:color="auto"/>
            <w:right w:val="none" w:sz="0" w:space="0" w:color="auto"/>
          </w:divBdr>
        </w:div>
        <w:div w:id="85469334">
          <w:marLeft w:val="360"/>
          <w:marRight w:val="0"/>
          <w:marTop w:val="200"/>
          <w:marBottom w:val="0"/>
          <w:divBdr>
            <w:top w:val="none" w:sz="0" w:space="0" w:color="auto"/>
            <w:left w:val="none" w:sz="0" w:space="0" w:color="auto"/>
            <w:bottom w:val="none" w:sz="0" w:space="0" w:color="auto"/>
            <w:right w:val="none" w:sz="0" w:space="0" w:color="auto"/>
          </w:divBdr>
        </w:div>
        <w:div w:id="1011684203">
          <w:marLeft w:val="1080"/>
          <w:marRight w:val="0"/>
          <w:marTop w:val="100"/>
          <w:marBottom w:val="0"/>
          <w:divBdr>
            <w:top w:val="none" w:sz="0" w:space="0" w:color="auto"/>
            <w:left w:val="none" w:sz="0" w:space="0" w:color="auto"/>
            <w:bottom w:val="none" w:sz="0" w:space="0" w:color="auto"/>
            <w:right w:val="none" w:sz="0" w:space="0" w:color="auto"/>
          </w:divBdr>
        </w:div>
        <w:div w:id="788669354">
          <w:marLeft w:val="1080"/>
          <w:marRight w:val="0"/>
          <w:marTop w:val="100"/>
          <w:marBottom w:val="0"/>
          <w:divBdr>
            <w:top w:val="none" w:sz="0" w:space="0" w:color="auto"/>
            <w:left w:val="none" w:sz="0" w:space="0" w:color="auto"/>
            <w:bottom w:val="none" w:sz="0" w:space="0" w:color="auto"/>
            <w:right w:val="none" w:sz="0" w:space="0" w:color="auto"/>
          </w:divBdr>
        </w:div>
      </w:divsChild>
    </w:div>
    <w:div w:id="1555971661">
      <w:bodyDiv w:val="1"/>
      <w:marLeft w:val="0"/>
      <w:marRight w:val="0"/>
      <w:marTop w:val="0"/>
      <w:marBottom w:val="0"/>
      <w:divBdr>
        <w:top w:val="none" w:sz="0" w:space="0" w:color="auto"/>
        <w:left w:val="none" w:sz="0" w:space="0" w:color="auto"/>
        <w:bottom w:val="none" w:sz="0" w:space="0" w:color="auto"/>
        <w:right w:val="none" w:sz="0" w:space="0" w:color="auto"/>
      </w:divBdr>
      <w:divsChild>
        <w:div w:id="198320429">
          <w:marLeft w:val="0"/>
          <w:marRight w:val="0"/>
          <w:marTop w:val="0"/>
          <w:marBottom w:val="0"/>
          <w:divBdr>
            <w:top w:val="none" w:sz="0" w:space="0" w:color="auto"/>
            <w:left w:val="none" w:sz="0" w:space="0" w:color="auto"/>
            <w:bottom w:val="none" w:sz="0" w:space="0" w:color="auto"/>
            <w:right w:val="none" w:sz="0" w:space="0" w:color="auto"/>
          </w:divBdr>
        </w:div>
      </w:divsChild>
    </w:div>
    <w:div w:id="1557666543">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9">
          <w:marLeft w:val="0"/>
          <w:marRight w:val="0"/>
          <w:marTop w:val="0"/>
          <w:marBottom w:val="0"/>
          <w:divBdr>
            <w:top w:val="none" w:sz="0" w:space="0" w:color="auto"/>
            <w:left w:val="none" w:sz="0" w:space="0" w:color="auto"/>
            <w:bottom w:val="none" w:sz="0" w:space="0" w:color="auto"/>
            <w:right w:val="none" w:sz="0" w:space="0" w:color="auto"/>
          </w:divBdr>
          <w:divsChild>
            <w:div w:id="2019579601">
              <w:marLeft w:val="0"/>
              <w:marRight w:val="0"/>
              <w:marTop w:val="0"/>
              <w:marBottom w:val="0"/>
              <w:divBdr>
                <w:top w:val="none" w:sz="0" w:space="0" w:color="auto"/>
                <w:left w:val="none" w:sz="0" w:space="0" w:color="auto"/>
                <w:bottom w:val="none" w:sz="0" w:space="0" w:color="auto"/>
                <w:right w:val="none" w:sz="0" w:space="0" w:color="auto"/>
              </w:divBdr>
            </w:div>
            <w:div w:id="694960257">
              <w:marLeft w:val="0"/>
              <w:marRight w:val="0"/>
              <w:marTop w:val="0"/>
              <w:marBottom w:val="0"/>
              <w:divBdr>
                <w:top w:val="none" w:sz="0" w:space="0" w:color="auto"/>
                <w:left w:val="none" w:sz="0" w:space="0" w:color="auto"/>
                <w:bottom w:val="none" w:sz="0" w:space="0" w:color="auto"/>
                <w:right w:val="none" w:sz="0" w:space="0" w:color="auto"/>
              </w:divBdr>
            </w:div>
            <w:div w:id="986785699">
              <w:marLeft w:val="0"/>
              <w:marRight w:val="0"/>
              <w:marTop w:val="0"/>
              <w:marBottom w:val="0"/>
              <w:divBdr>
                <w:top w:val="none" w:sz="0" w:space="0" w:color="auto"/>
                <w:left w:val="none" w:sz="0" w:space="0" w:color="auto"/>
                <w:bottom w:val="none" w:sz="0" w:space="0" w:color="auto"/>
                <w:right w:val="none" w:sz="0" w:space="0" w:color="auto"/>
              </w:divBdr>
            </w:div>
            <w:div w:id="718866311">
              <w:marLeft w:val="0"/>
              <w:marRight w:val="0"/>
              <w:marTop w:val="0"/>
              <w:marBottom w:val="0"/>
              <w:divBdr>
                <w:top w:val="none" w:sz="0" w:space="0" w:color="auto"/>
                <w:left w:val="none" w:sz="0" w:space="0" w:color="auto"/>
                <w:bottom w:val="none" w:sz="0" w:space="0" w:color="auto"/>
                <w:right w:val="none" w:sz="0" w:space="0" w:color="auto"/>
              </w:divBdr>
            </w:div>
            <w:div w:id="1268000277">
              <w:marLeft w:val="0"/>
              <w:marRight w:val="0"/>
              <w:marTop w:val="0"/>
              <w:marBottom w:val="0"/>
              <w:divBdr>
                <w:top w:val="none" w:sz="0" w:space="0" w:color="auto"/>
                <w:left w:val="none" w:sz="0" w:space="0" w:color="auto"/>
                <w:bottom w:val="none" w:sz="0" w:space="0" w:color="auto"/>
                <w:right w:val="none" w:sz="0" w:space="0" w:color="auto"/>
              </w:divBdr>
            </w:div>
            <w:div w:id="106894077">
              <w:marLeft w:val="0"/>
              <w:marRight w:val="0"/>
              <w:marTop w:val="0"/>
              <w:marBottom w:val="0"/>
              <w:divBdr>
                <w:top w:val="none" w:sz="0" w:space="0" w:color="auto"/>
                <w:left w:val="none" w:sz="0" w:space="0" w:color="auto"/>
                <w:bottom w:val="none" w:sz="0" w:space="0" w:color="auto"/>
                <w:right w:val="none" w:sz="0" w:space="0" w:color="auto"/>
              </w:divBdr>
            </w:div>
            <w:div w:id="58486214">
              <w:marLeft w:val="0"/>
              <w:marRight w:val="0"/>
              <w:marTop w:val="0"/>
              <w:marBottom w:val="0"/>
              <w:divBdr>
                <w:top w:val="none" w:sz="0" w:space="0" w:color="auto"/>
                <w:left w:val="none" w:sz="0" w:space="0" w:color="auto"/>
                <w:bottom w:val="none" w:sz="0" w:space="0" w:color="auto"/>
                <w:right w:val="none" w:sz="0" w:space="0" w:color="auto"/>
              </w:divBdr>
            </w:div>
            <w:div w:id="1672680622">
              <w:marLeft w:val="0"/>
              <w:marRight w:val="0"/>
              <w:marTop w:val="0"/>
              <w:marBottom w:val="0"/>
              <w:divBdr>
                <w:top w:val="none" w:sz="0" w:space="0" w:color="auto"/>
                <w:left w:val="none" w:sz="0" w:space="0" w:color="auto"/>
                <w:bottom w:val="none" w:sz="0" w:space="0" w:color="auto"/>
                <w:right w:val="none" w:sz="0" w:space="0" w:color="auto"/>
              </w:divBdr>
            </w:div>
            <w:div w:id="1481923445">
              <w:marLeft w:val="0"/>
              <w:marRight w:val="0"/>
              <w:marTop w:val="0"/>
              <w:marBottom w:val="0"/>
              <w:divBdr>
                <w:top w:val="none" w:sz="0" w:space="0" w:color="auto"/>
                <w:left w:val="none" w:sz="0" w:space="0" w:color="auto"/>
                <w:bottom w:val="none" w:sz="0" w:space="0" w:color="auto"/>
                <w:right w:val="none" w:sz="0" w:space="0" w:color="auto"/>
              </w:divBdr>
            </w:div>
            <w:div w:id="1090197244">
              <w:marLeft w:val="0"/>
              <w:marRight w:val="0"/>
              <w:marTop w:val="0"/>
              <w:marBottom w:val="0"/>
              <w:divBdr>
                <w:top w:val="none" w:sz="0" w:space="0" w:color="auto"/>
                <w:left w:val="none" w:sz="0" w:space="0" w:color="auto"/>
                <w:bottom w:val="none" w:sz="0" w:space="0" w:color="auto"/>
                <w:right w:val="none" w:sz="0" w:space="0" w:color="auto"/>
              </w:divBdr>
            </w:div>
            <w:div w:id="1555853217">
              <w:marLeft w:val="0"/>
              <w:marRight w:val="0"/>
              <w:marTop w:val="0"/>
              <w:marBottom w:val="0"/>
              <w:divBdr>
                <w:top w:val="none" w:sz="0" w:space="0" w:color="auto"/>
                <w:left w:val="none" w:sz="0" w:space="0" w:color="auto"/>
                <w:bottom w:val="none" w:sz="0" w:space="0" w:color="auto"/>
                <w:right w:val="none" w:sz="0" w:space="0" w:color="auto"/>
              </w:divBdr>
            </w:div>
            <w:div w:id="318537659">
              <w:marLeft w:val="0"/>
              <w:marRight w:val="0"/>
              <w:marTop w:val="0"/>
              <w:marBottom w:val="0"/>
              <w:divBdr>
                <w:top w:val="none" w:sz="0" w:space="0" w:color="auto"/>
                <w:left w:val="none" w:sz="0" w:space="0" w:color="auto"/>
                <w:bottom w:val="none" w:sz="0" w:space="0" w:color="auto"/>
                <w:right w:val="none" w:sz="0" w:space="0" w:color="auto"/>
              </w:divBdr>
            </w:div>
            <w:div w:id="1632442785">
              <w:marLeft w:val="0"/>
              <w:marRight w:val="0"/>
              <w:marTop w:val="0"/>
              <w:marBottom w:val="0"/>
              <w:divBdr>
                <w:top w:val="none" w:sz="0" w:space="0" w:color="auto"/>
                <w:left w:val="none" w:sz="0" w:space="0" w:color="auto"/>
                <w:bottom w:val="none" w:sz="0" w:space="0" w:color="auto"/>
                <w:right w:val="none" w:sz="0" w:space="0" w:color="auto"/>
              </w:divBdr>
            </w:div>
            <w:div w:id="1120757734">
              <w:marLeft w:val="0"/>
              <w:marRight w:val="0"/>
              <w:marTop w:val="0"/>
              <w:marBottom w:val="0"/>
              <w:divBdr>
                <w:top w:val="none" w:sz="0" w:space="0" w:color="auto"/>
                <w:left w:val="none" w:sz="0" w:space="0" w:color="auto"/>
                <w:bottom w:val="none" w:sz="0" w:space="0" w:color="auto"/>
                <w:right w:val="none" w:sz="0" w:space="0" w:color="auto"/>
              </w:divBdr>
            </w:div>
            <w:div w:id="202256008">
              <w:marLeft w:val="0"/>
              <w:marRight w:val="0"/>
              <w:marTop w:val="0"/>
              <w:marBottom w:val="0"/>
              <w:divBdr>
                <w:top w:val="none" w:sz="0" w:space="0" w:color="auto"/>
                <w:left w:val="none" w:sz="0" w:space="0" w:color="auto"/>
                <w:bottom w:val="none" w:sz="0" w:space="0" w:color="auto"/>
                <w:right w:val="none" w:sz="0" w:space="0" w:color="auto"/>
              </w:divBdr>
            </w:div>
            <w:div w:id="951861343">
              <w:marLeft w:val="0"/>
              <w:marRight w:val="0"/>
              <w:marTop w:val="0"/>
              <w:marBottom w:val="0"/>
              <w:divBdr>
                <w:top w:val="none" w:sz="0" w:space="0" w:color="auto"/>
                <w:left w:val="none" w:sz="0" w:space="0" w:color="auto"/>
                <w:bottom w:val="none" w:sz="0" w:space="0" w:color="auto"/>
                <w:right w:val="none" w:sz="0" w:space="0" w:color="auto"/>
              </w:divBdr>
            </w:div>
            <w:div w:id="123475682">
              <w:marLeft w:val="0"/>
              <w:marRight w:val="0"/>
              <w:marTop w:val="0"/>
              <w:marBottom w:val="0"/>
              <w:divBdr>
                <w:top w:val="none" w:sz="0" w:space="0" w:color="auto"/>
                <w:left w:val="none" w:sz="0" w:space="0" w:color="auto"/>
                <w:bottom w:val="none" w:sz="0" w:space="0" w:color="auto"/>
                <w:right w:val="none" w:sz="0" w:space="0" w:color="auto"/>
              </w:divBdr>
            </w:div>
            <w:div w:id="2091197952">
              <w:marLeft w:val="0"/>
              <w:marRight w:val="0"/>
              <w:marTop w:val="0"/>
              <w:marBottom w:val="0"/>
              <w:divBdr>
                <w:top w:val="none" w:sz="0" w:space="0" w:color="auto"/>
                <w:left w:val="none" w:sz="0" w:space="0" w:color="auto"/>
                <w:bottom w:val="none" w:sz="0" w:space="0" w:color="auto"/>
                <w:right w:val="none" w:sz="0" w:space="0" w:color="auto"/>
              </w:divBdr>
            </w:div>
            <w:div w:id="1365862990">
              <w:marLeft w:val="0"/>
              <w:marRight w:val="0"/>
              <w:marTop w:val="0"/>
              <w:marBottom w:val="0"/>
              <w:divBdr>
                <w:top w:val="none" w:sz="0" w:space="0" w:color="auto"/>
                <w:left w:val="none" w:sz="0" w:space="0" w:color="auto"/>
                <w:bottom w:val="none" w:sz="0" w:space="0" w:color="auto"/>
                <w:right w:val="none" w:sz="0" w:space="0" w:color="auto"/>
              </w:divBdr>
            </w:div>
            <w:div w:id="1215891323">
              <w:marLeft w:val="0"/>
              <w:marRight w:val="0"/>
              <w:marTop w:val="0"/>
              <w:marBottom w:val="0"/>
              <w:divBdr>
                <w:top w:val="none" w:sz="0" w:space="0" w:color="auto"/>
                <w:left w:val="none" w:sz="0" w:space="0" w:color="auto"/>
                <w:bottom w:val="none" w:sz="0" w:space="0" w:color="auto"/>
                <w:right w:val="none" w:sz="0" w:space="0" w:color="auto"/>
              </w:divBdr>
            </w:div>
            <w:div w:id="2086027526">
              <w:marLeft w:val="0"/>
              <w:marRight w:val="0"/>
              <w:marTop w:val="0"/>
              <w:marBottom w:val="0"/>
              <w:divBdr>
                <w:top w:val="none" w:sz="0" w:space="0" w:color="auto"/>
                <w:left w:val="none" w:sz="0" w:space="0" w:color="auto"/>
                <w:bottom w:val="none" w:sz="0" w:space="0" w:color="auto"/>
                <w:right w:val="none" w:sz="0" w:space="0" w:color="auto"/>
              </w:divBdr>
            </w:div>
            <w:div w:id="807824700">
              <w:marLeft w:val="0"/>
              <w:marRight w:val="0"/>
              <w:marTop w:val="0"/>
              <w:marBottom w:val="0"/>
              <w:divBdr>
                <w:top w:val="none" w:sz="0" w:space="0" w:color="auto"/>
                <w:left w:val="none" w:sz="0" w:space="0" w:color="auto"/>
                <w:bottom w:val="none" w:sz="0" w:space="0" w:color="auto"/>
                <w:right w:val="none" w:sz="0" w:space="0" w:color="auto"/>
              </w:divBdr>
            </w:div>
            <w:div w:id="1348363318">
              <w:marLeft w:val="0"/>
              <w:marRight w:val="0"/>
              <w:marTop w:val="0"/>
              <w:marBottom w:val="0"/>
              <w:divBdr>
                <w:top w:val="none" w:sz="0" w:space="0" w:color="auto"/>
                <w:left w:val="none" w:sz="0" w:space="0" w:color="auto"/>
                <w:bottom w:val="none" w:sz="0" w:space="0" w:color="auto"/>
                <w:right w:val="none" w:sz="0" w:space="0" w:color="auto"/>
              </w:divBdr>
            </w:div>
            <w:div w:id="167595640">
              <w:marLeft w:val="0"/>
              <w:marRight w:val="0"/>
              <w:marTop w:val="0"/>
              <w:marBottom w:val="0"/>
              <w:divBdr>
                <w:top w:val="none" w:sz="0" w:space="0" w:color="auto"/>
                <w:left w:val="none" w:sz="0" w:space="0" w:color="auto"/>
                <w:bottom w:val="none" w:sz="0" w:space="0" w:color="auto"/>
                <w:right w:val="none" w:sz="0" w:space="0" w:color="auto"/>
              </w:divBdr>
            </w:div>
            <w:div w:id="1622607917">
              <w:marLeft w:val="0"/>
              <w:marRight w:val="0"/>
              <w:marTop w:val="0"/>
              <w:marBottom w:val="0"/>
              <w:divBdr>
                <w:top w:val="none" w:sz="0" w:space="0" w:color="auto"/>
                <w:left w:val="none" w:sz="0" w:space="0" w:color="auto"/>
                <w:bottom w:val="none" w:sz="0" w:space="0" w:color="auto"/>
                <w:right w:val="none" w:sz="0" w:space="0" w:color="auto"/>
              </w:divBdr>
            </w:div>
            <w:div w:id="748962742">
              <w:marLeft w:val="0"/>
              <w:marRight w:val="0"/>
              <w:marTop w:val="0"/>
              <w:marBottom w:val="0"/>
              <w:divBdr>
                <w:top w:val="none" w:sz="0" w:space="0" w:color="auto"/>
                <w:left w:val="none" w:sz="0" w:space="0" w:color="auto"/>
                <w:bottom w:val="none" w:sz="0" w:space="0" w:color="auto"/>
                <w:right w:val="none" w:sz="0" w:space="0" w:color="auto"/>
              </w:divBdr>
            </w:div>
            <w:div w:id="1134375407">
              <w:marLeft w:val="0"/>
              <w:marRight w:val="0"/>
              <w:marTop w:val="0"/>
              <w:marBottom w:val="0"/>
              <w:divBdr>
                <w:top w:val="none" w:sz="0" w:space="0" w:color="auto"/>
                <w:left w:val="none" w:sz="0" w:space="0" w:color="auto"/>
                <w:bottom w:val="none" w:sz="0" w:space="0" w:color="auto"/>
                <w:right w:val="none" w:sz="0" w:space="0" w:color="auto"/>
              </w:divBdr>
            </w:div>
            <w:div w:id="641425116">
              <w:marLeft w:val="0"/>
              <w:marRight w:val="0"/>
              <w:marTop w:val="0"/>
              <w:marBottom w:val="0"/>
              <w:divBdr>
                <w:top w:val="none" w:sz="0" w:space="0" w:color="auto"/>
                <w:left w:val="none" w:sz="0" w:space="0" w:color="auto"/>
                <w:bottom w:val="none" w:sz="0" w:space="0" w:color="auto"/>
                <w:right w:val="none" w:sz="0" w:space="0" w:color="auto"/>
              </w:divBdr>
            </w:div>
            <w:div w:id="825128927">
              <w:marLeft w:val="0"/>
              <w:marRight w:val="0"/>
              <w:marTop w:val="0"/>
              <w:marBottom w:val="0"/>
              <w:divBdr>
                <w:top w:val="none" w:sz="0" w:space="0" w:color="auto"/>
                <w:left w:val="none" w:sz="0" w:space="0" w:color="auto"/>
                <w:bottom w:val="none" w:sz="0" w:space="0" w:color="auto"/>
                <w:right w:val="none" w:sz="0" w:space="0" w:color="auto"/>
              </w:divBdr>
            </w:div>
            <w:div w:id="1193811530">
              <w:marLeft w:val="0"/>
              <w:marRight w:val="0"/>
              <w:marTop w:val="0"/>
              <w:marBottom w:val="0"/>
              <w:divBdr>
                <w:top w:val="none" w:sz="0" w:space="0" w:color="auto"/>
                <w:left w:val="none" w:sz="0" w:space="0" w:color="auto"/>
                <w:bottom w:val="none" w:sz="0" w:space="0" w:color="auto"/>
                <w:right w:val="none" w:sz="0" w:space="0" w:color="auto"/>
              </w:divBdr>
            </w:div>
            <w:div w:id="21234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438">
      <w:bodyDiv w:val="1"/>
      <w:marLeft w:val="0"/>
      <w:marRight w:val="0"/>
      <w:marTop w:val="0"/>
      <w:marBottom w:val="0"/>
      <w:divBdr>
        <w:top w:val="none" w:sz="0" w:space="0" w:color="auto"/>
        <w:left w:val="none" w:sz="0" w:space="0" w:color="auto"/>
        <w:bottom w:val="none" w:sz="0" w:space="0" w:color="auto"/>
        <w:right w:val="none" w:sz="0" w:space="0" w:color="auto"/>
      </w:divBdr>
    </w:div>
    <w:div w:id="1642879140">
      <w:bodyDiv w:val="1"/>
      <w:marLeft w:val="0"/>
      <w:marRight w:val="0"/>
      <w:marTop w:val="0"/>
      <w:marBottom w:val="0"/>
      <w:divBdr>
        <w:top w:val="none" w:sz="0" w:space="0" w:color="auto"/>
        <w:left w:val="none" w:sz="0" w:space="0" w:color="auto"/>
        <w:bottom w:val="none" w:sz="0" w:space="0" w:color="auto"/>
        <w:right w:val="none" w:sz="0" w:space="0" w:color="auto"/>
      </w:divBdr>
      <w:divsChild>
        <w:div w:id="372271287">
          <w:marLeft w:val="0"/>
          <w:marRight w:val="0"/>
          <w:marTop w:val="0"/>
          <w:marBottom w:val="0"/>
          <w:divBdr>
            <w:top w:val="none" w:sz="0" w:space="0" w:color="auto"/>
            <w:left w:val="none" w:sz="0" w:space="0" w:color="auto"/>
            <w:bottom w:val="none" w:sz="0" w:space="0" w:color="auto"/>
            <w:right w:val="none" w:sz="0" w:space="0" w:color="auto"/>
          </w:divBdr>
          <w:divsChild>
            <w:div w:id="1664553563">
              <w:marLeft w:val="0"/>
              <w:marRight w:val="0"/>
              <w:marTop w:val="0"/>
              <w:marBottom w:val="0"/>
              <w:divBdr>
                <w:top w:val="none" w:sz="0" w:space="0" w:color="auto"/>
                <w:left w:val="none" w:sz="0" w:space="0" w:color="auto"/>
                <w:bottom w:val="none" w:sz="0" w:space="0" w:color="auto"/>
                <w:right w:val="none" w:sz="0" w:space="0" w:color="auto"/>
              </w:divBdr>
            </w:div>
            <w:div w:id="1015419433">
              <w:marLeft w:val="0"/>
              <w:marRight w:val="0"/>
              <w:marTop w:val="0"/>
              <w:marBottom w:val="0"/>
              <w:divBdr>
                <w:top w:val="none" w:sz="0" w:space="0" w:color="auto"/>
                <w:left w:val="none" w:sz="0" w:space="0" w:color="auto"/>
                <w:bottom w:val="none" w:sz="0" w:space="0" w:color="auto"/>
                <w:right w:val="none" w:sz="0" w:space="0" w:color="auto"/>
              </w:divBdr>
            </w:div>
            <w:div w:id="697320819">
              <w:marLeft w:val="0"/>
              <w:marRight w:val="0"/>
              <w:marTop w:val="0"/>
              <w:marBottom w:val="0"/>
              <w:divBdr>
                <w:top w:val="none" w:sz="0" w:space="0" w:color="auto"/>
                <w:left w:val="none" w:sz="0" w:space="0" w:color="auto"/>
                <w:bottom w:val="none" w:sz="0" w:space="0" w:color="auto"/>
                <w:right w:val="none" w:sz="0" w:space="0" w:color="auto"/>
              </w:divBdr>
            </w:div>
            <w:div w:id="1681159464">
              <w:marLeft w:val="0"/>
              <w:marRight w:val="0"/>
              <w:marTop w:val="0"/>
              <w:marBottom w:val="0"/>
              <w:divBdr>
                <w:top w:val="none" w:sz="0" w:space="0" w:color="auto"/>
                <w:left w:val="none" w:sz="0" w:space="0" w:color="auto"/>
                <w:bottom w:val="none" w:sz="0" w:space="0" w:color="auto"/>
                <w:right w:val="none" w:sz="0" w:space="0" w:color="auto"/>
              </w:divBdr>
            </w:div>
            <w:div w:id="717781011">
              <w:marLeft w:val="0"/>
              <w:marRight w:val="0"/>
              <w:marTop w:val="0"/>
              <w:marBottom w:val="0"/>
              <w:divBdr>
                <w:top w:val="none" w:sz="0" w:space="0" w:color="auto"/>
                <w:left w:val="none" w:sz="0" w:space="0" w:color="auto"/>
                <w:bottom w:val="none" w:sz="0" w:space="0" w:color="auto"/>
                <w:right w:val="none" w:sz="0" w:space="0" w:color="auto"/>
              </w:divBdr>
            </w:div>
            <w:div w:id="756752155">
              <w:marLeft w:val="0"/>
              <w:marRight w:val="0"/>
              <w:marTop w:val="0"/>
              <w:marBottom w:val="0"/>
              <w:divBdr>
                <w:top w:val="none" w:sz="0" w:space="0" w:color="auto"/>
                <w:left w:val="none" w:sz="0" w:space="0" w:color="auto"/>
                <w:bottom w:val="none" w:sz="0" w:space="0" w:color="auto"/>
                <w:right w:val="none" w:sz="0" w:space="0" w:color="auto"/>
              </w:divBdr>
            </w:div>
            <w:div w:id="1332219070">
              <w:marLeft w:val="0"/>
              <w:marRight w:val="0"/>
              <w:marTop w:val="0"/>
              <w:marBottom w:val="0"/>
              <w:divBdr>
                <w:top w:val="none" w:sz="0" w:space="0" w:color="auto"/>
                <w:left w:val="none" w:sz="0" w:space="0" w:color="auto"/>
                <w:bottom w:val="none" w:sz="0" w:space="0" w:color="auto"/>
                <w:right w:val="none" w:sz="0" w:space="0" w:color="auto"/>
              </w:divBdr>
            </w:div>
            <w:div w:id="1453943812">
              <w:marLeft w:val="0"/>
              <w:marRight w:val="0"/>
              <w:marTop w:val="0"/>
              <w:marBottom w:val="0"/>
              <w:divBdr>
                <w:top w:val="none" w:sz="0" w:space="0" w:color="auto"/>
                <w:left w:val="none" w:sz="0" w:space="0" w:color="auto"/>
                <w:bottom w:val="none" w:sz="0" w:space="0" w:color="auto"/>
                <w:right w:val="none" w:sz="0" w:space="0" w:color="auto"/>
              </w:divBdr>
            </w:div>
            <w:div w:id="1857386396">
              <w:marLeft w:val="0"/>
              <w:marRight w:val="0"/>
              <w:marTop w:val="0"/>
              <w:marBottom w:val="0"/>
              <w:divBdr>
                <w:top w:val="none" w:sz="0" w:space="0" w:color="auto"/>
                <w:left w:val="none" w:sz="0" w:space="0" w:color="auto"/>
                <w:bottom w:val="none" w:sz="0" w:space="0" w:color="auto"/>
                <w:right w:val="none" w:sz="0" w:space="0" w:color="auto"/>
              </w:divBdr>
            </w:div>
            <w:div w:id="924993892">
              <w:marLeft w:val="0"/>
              <w:marRight w:val="0"/>
              <w:marTop w:val="0"/>
              <w:marBottom w:val="0"/>
              <w:divBdr>
                <w:top w:val="none" w:sz="0" w:space="0" w:color="auto"/>
                <w:left w:val="none" w:sz="0" w:space="0" w:color="auto"/>
                <w:bottom w:val="none" w:sz="0" w:space="0" w:color="auto"/>
                <w:right w:val="none" w:sz="0" w:space="0" w:color="auto"/>
              </w:divBdr>
            </w:div>
            <w:div w:id="585116077">
              <w:marLeft w:val="0"/>
              <w:marRight w:val="0"/>
              <w:marTop w:val="0"/>
              <w:marBottom w:val="0"/>
              <w:divBdr>
                <w:top w:val="none" w:sz="0" w:space="0" w:color="auto"/>
                <w:left w:val="none" w:sz="0" w:space="0" w:color="auto"/>
                <w:bottom w:val="none" w:sz="0" w:space="0" w:color="auto"/>
                <w:right w:val="none" w:sz="0" w:space="0" w:color="auto"/>
              </w:divBdr>
            </w:div>
            <w:div w:id="1712195267">
              <w:marLeft w:val="0"/>
              <w:marRight w:val="0"/>
              <w:marTop w:val="0"/>
              <w:marBottom w:val="0"/>
              <w:divBdr>
                <w:top w:val="none" w:sz="0" w:space="0" w:color="auto"/>
                <w:left w:val="none" w:sz="0" w:space="0" w:color="auto"/>
                <w:bottom w:val="none" w:sz="0" w:space="0" w:color="auto"/>
                <w:right w:val="none" w:sz="0" w:space="0" w:color="auto"/>
              </w:divBdr>
            </w:div>
            <w:div w:id="1757094132">
              <w:marLeft w:val="0"/>
              <w:marRight w:val="0"/>
              <w:marTop w:val="0"/>
              <w:marBottom w:val="0"/>
              <w:divBdr>
                <w:top w:val="none" w:sz="0" w:space="0" w:color="auto"/>
                <w:left w:val="none" w:sz="0" w:space="0" w:color="auto"/>
                <w:bottom w:val="none" w:sz="0" w:space="0" w:color="auto"/>
                <w:right w:val="none" w:sz="0" w:space="0" w:color="auto"/>
              </w:divBdr>
            </w:div>
            <w:div w:id="1176991324">
              <w:marLeft w:val="0"/>
              <w:marRight w:val="0"/>
              <w:marTop w:val="0"/>
              <w:marBottom w:val="0"/>
              <w:divBdr>
                <w:top w:val="none" w:sz="0" w:space="0" w:color="auto"/>
                <w:left w:val="none" w:sz="0" w:space="0" w:color="auto"/>
                <w:bottom w:val="none" w:sz="0" w:space="0" w:color="auto"/>
                <w:right w:val="none" w:sz="0" w:space="0" w:color="auto"/>
              </w:divBdr>
            </w:div>
            <w:div w:id="1435709494">
              <w:marLeft w:val="0"/>
              <w:marRight w:val="0"/>
              <w:marTop w:val="0"/>
              <w:marBottom w:val="0"/>
              <w:divBdr>
                <w:top w:val="none" w:sz="0" w:space="0" w:color="auto"/>
                <w:left w:val="none" w:sz="0" w:space="0" w:color="auto"/>
                <w:bottom w:val="none" w:sz="0" w:space="0" w:color="auto"/>
                <w:right w:val="none" w:sz="0" w:space="0" w:color="auto"/>
              </w:divBdr>
            </w:div>
            <w:div w:id="329142145">
              <w:marLeft w:val="0"/>
              <w:marRight w:val="0"/>
              <w:marTop w:val="0"/>
              <w:marBottom w:val="0"/>
              <w:divBdr>
                <w:top w:val="none" w:sz="0" w:space="0" w:color="auto"/>
                <w:left w:val="none" w:sz="0" w:space="0" w:color="auto"/>
                <w:bottom w:val="none" w:sz="0" w:space="0" w:color="auto"/>
                <w:right w:val="none" w:sz="0" w:space="0" w:color="auto"/>
              </w:divBdr>
            </w:div>
            <w:div w:id="621573415">
              <w:marLeft w:val="0"/>
              <w:marRight w:val="0"/>
              <w:marTop w:val="0"/>
              <w:marBottom w:val="0"/>
              <w:divBdr>
                <w:top w:val="none" w:sz="0" w:space="0" w:color="auto"/>
                <w:left w:val="none" w:sz="0" w:space="0" w:color="auto"/>
                <w:bottom w:val="none" w:sz="0" w:space="0" w:color="auto"/>
                <w:right w:val="none" w:sz="0" w:space="0" w:color="auto"/>
              </w:divBdr>
            </w:div>
            <w:div w:id="2143618452">
              <w:marLeft w:val="0"/>
              <w:marRight w:val="0"/>
              <w:marTop w:val="0"/>
              <w:marBottom w:val="0"/>
              <w:divBdr>
                <w:top w:val="none" w:sz="0" w:space="0" w:color="auto"/>
                <w:left w:val="none" w:sz="0" w:space="0" w:color="auto"/>
                <w:bottom w:val="none" w:sz="0" w:space="0" w:color="auto"/>
                <w:right w:val="none" w:sz="0" w:space="0" w:color="auto"/>
              </w:divBdr>
            </w:div>
            <w:div w:id="434862271">
              <w:marLeft w:val="0"/>
              <w:marRight w:val="0"/>
              <w:marTop w:val="0"/>
              <w:marBottom w:val="0"/>
              <w:divBdr>
                <w:top w:val="none" w:sz="0" w:space="0" w:color="auto"/>
                <w:left w:val="none" w:sz="0" w:space="0" w:color="auto"/>
                <w:bottom w:val="none" w:sz="0" w:space="0" w:color="auto"/>
                <w:right w:val="none" w:sz="0" w:space="0" w:color="auto"/>
              </w:divBdr>
            </w:div>
            <w:div w:id="1677459984">
              <w:marLeft w:val="0"/>
              <w:marRight w:val="0"/>
              <w:marTop w:val="0"/>
              <w:marBottom w:val="0"/>
              <w:divBdr>
                <w:top w:val="none" w:sz="0" w:space="0" w:color="auto"/>
                <w:left w:val="none" w:sz="0" w:space="0" w:color="auto"/>
                <w:bottom w:val="none" w:sz="0" w:space="0" w:color="auto"/>
                <w:right w:val="none" w:sz="0" w:space="0" w:color="auto"/>
              </w:divBdr>
            </w:div>
            <w:div w:id="789129593">
              <w:marLeft w:val="0"/>
              <w:marRight w:val="0"/>
              <w:marTop w:val="0"/>
              <w:marBottom w:val="0"/>
              <w:divBdr>
                <w:top w:val="none" w:sz="0" w:space="0" w:color="auto"/>
                <w:left w:val="none" w:sz="0" w:space="0" w:color="auto"/>
                <w:bottom w:val="none" w:sz="0" w:space="0" w:color="auto"/>
                <w:right w:val="none" w:sz="0" w:space="0" w:color="auto"/>
              </w:divBdr>
            </w:div>
            <w:div w:id="419444969">
              <w:marLeft w:val="0"/>
              <w:marRight w:val="0"/>
              <w:marTop w:val="0"/>
              <w:marBottom w:val="0"/>
              <w:divBdr>
                <w:top w:val="none" w:sz="0" w:space="0" w:color="auto"/>
                <w:left w:val="none" w:sz="0" w:space="0" w:color="auto"/>
                <w:bottom w:val="none" w:sz="0" w:space="0" w:color="auto"/>
                <w:right w:val="none" w:sz="0" w:space="0" w:color="auto"/>
              </w:divBdr>
            </w:div>
            <w:div w:id="1642345090">
              <w:marLeft w:val="0"/>
              <w:marRight w:val="0"/>
              <w:marTop w:val="0"/>
              <w:marBottom w:val="0"/>
              <w:divBdr>
                <w:top w:val="none" w:sz="0" w:space="0" w:color="auto"/>
                <w:left w:val="none" w:sz="0" w:space="0" w:color="auto"/>
                <w:bottom w:val="none" w:sz="0" w:space="0" w:color="auto"/>
                <w:right w:val="none" w:sz="0" w:space="0" w:color="auto"/>
              </w:divBdr>
            </w:div>
            <w:div w:id="1239903663">
              <w:marLeft w:val="0"/>
              <w:marRight w:val="0"/>
              <w:marTop w:val="0"/>
              <w:marBottom w:val="0"/>
              <w:divBdr>
                <w:top w:val="none" w:sz="0" w:space="0" w:color="auto"/>
                <w:left w:val="none" w:sz="0" w:space="0" w:color="auto"/>
                <w:bottom w:val="none" w:sz="0" w:space="0" w:color="auto"/>
                <w:right w:val="none" w:sz="0" w:space="0" w:color="auto"/>
              </w:divBdr>
            </w:div>
            <w:div w:id="1751392314">
              <w:marLeft w:val="0"/>
              <w:marRight w:val="0"/>
              <w:marTop w:val="0"/>
              <w:marBottom w:val="0"/>
              <w:divBdr>
                <w:top w:val="none" w:sz="0" w:space="0" w:color="auto"/>
                <w:left w:val="none" w:sz="0" w:space="0" w:color="auto"/>
                <w:bottom w:val="none" w:sz="0" w:space="0" w:color="auto"/>
                <w:right w:val="none" w:sz="0" w:space="0" w:color="auto"/>
              </w:divBdr>
            </w:div>
            <w:div w:id="1511027505">
              <w:marLeft w:val="0"/>
              <w:marRight w:val="0"/>
              <w:marTop w:val="0"/>
              <w:marBottom w:val="0"/>
              <w:divBdr>
                <w:top w:val="none" w:sz="0" w:space="0" w:color="auto"/>
                <w:left w:val="none" w:sz="0" w:space="0" w:color="auto"/>
                <w:bottom w:val="none" w:sz="0" w:space="0" w:color="auto"/>
                <w:right w:val="none" w:sz="0" w:space="0" w:color="auto"/>
              </w:divBdr>
            </w:div>
            <w:div w:id="1047799861">
              <w:marLeft w:val="0"/>
              <w:marRight w:val="0"/>
              <w:marTop w:val="0"/>
              <w:marBottom w:val="0"/>
              <w:divBdr>
                <w:top w:val="none" w:sz="0" w:space="0" w:color="auto"/>
                <w:left w:val="none" w:sz="0" w:space="0" w:color="auto"/>
                <w:bottom w:val="none" w:sz="0" w:space="0" w:color="auto"/>
                <w:right w:val="none" w:sz="0" w:space="0" w:color="auto"/>
              </w:divBdr>
            </w:div>
            <w:div w:id="83233284">
              <w:marLeft w:val="0"/>
              <w:marRight w:val="0"/>
              <w:marTop w:val="0"/>
              <w:marBottom w:val="0"/>
              <w:divBdr>
                <w:top w:val="none" w:sz="0" w:space="0" w:color="auto"/>
                <w:left w:val="none" w:sz="0" w:space="0" w:color="auto"/>
                <w:bottom w:val="none" w:sz="0" w:space="0" w:color="auto"/>
                <w:right w:val="none" w:sz="0" w:space="0" w:color="auto"/>
              </w:divBdr>
            </w:div>
            <w:div w:id="1204056506">
              <w:marLeft w:val="0"/>
              <w:marRight w:val="0"/>
              <w:marTop w:val="0"/>
              <w:marBottom w:val="0"/>
              <w:divBdr>
                <w:top w:val="none" w:sz="0" w:space="0" w:color="auto"/>
                <w:left w:val="none" w:sz="0" w:space="0" w:color="auto"/>
                <w:bottom w:val="none" w:sz="0" w:space="0" w:color="auto"/>
                <w:right w:val="none" w:sz="0" w:space="0" w:color="auto"/>
              </w:divBdr>
            </w:div>
            <w:div w:id="235552455">
              <w:marLeft w:val="0"/>
              <w:marRight w:val="0"/>
              <w:marTop w:val="0"/>
              <w:marBottom w:val="0"/>
              <w:divBdr>
                <w:top w:val="none" w:sz="0" w:space="0" w:color="auto"/>
                <w:left w:val="none" w:sz="0" w:space="0" w:color="auto"/>
                <w:bottom w:val="none" w:sz="0" w:space="0" w:color="auto"/>
                <w:right w:val="none" w:sz="0" w:space="0" w:color="auto"/>
              </w:divBdr>
            </w:div>
            <w:div w:id="2124304439">
              <w:marLeft w:val="0"/>
              <w:marRight w:val="0"/>
              <w:marTop w:val="0"/>
              <w:marBottom w:val="0"/>
              <w:divBdr>
                <w:top w:val="none" w:sz="0" w:space="0" w:color="auto"/>
                <w:left w:val="none" w:sz="0" w:space="0" w:color="auto"/>
                <w:bottom w:val="none" w:sz="0" w:space="0" w:color="auto"/>
                <w:right w:val="none" w:sz="0" w:space="0" w:color="auto"/>
              </w:divBdr>
            </w:div>
            <w:div w:id="1798450751">
              <w:marLeft w:val="0"/>
              <w:marRight w:val="0"/>
              <w:marTop w:val="0"/>
              <w:marBottom w:val="0"/>
              <w:divBdr>
                <w:top w:val="none" w:sz="0" w:space="0" w:color="auto"/>
                <w:left w:val="none" w:sz="0" w:space="0" w:color="auto"/>
                <w:bottom w:val="none" w:sz="0" w:space="0" w:color="auto"/>
                <w:right w:val="none" w:sz="0" w:space="0" w:color="auto"/>
              </w:divBdr>
            </w:div>
            <w:div w:id="1254586986">
              <w:marLeft w:val="0"/>
              <w:marRight w:val="0"/>
              <w:marTop w:val="0"/>
              <w:marBottom w:val="0"/>
              <w:divBdr>
                <w:top w:val="none" w:sz="0" w:space="0" w:color="auto"/>
                <w:left w:val="none" w:sz="0" w:space="0" w:color="auto"/>
                <w:bottom w:val="none" w:sz="0" w:space="0" w:color="auto"/>
                <w:right w:val="none" w:sz="0" w:space="0" w:color="auto"/>
              </w:divBdr>
            </w:div>
            <w:div w:id="1815904239">
              <w:marLeft w:val="0"/>
              <w:marRight w:val="0"/>
              <w:marTop w:val="0"/>
              <w:marBottom w:val="0"/>
              <w:divBdr>
                <w:top w:val="none" w:sz="0" w:space="0" w:color="auto"/>
                <w:left w:val="none" w:sz="0" w:space="0" w:color="auto"/>
                <w:bottom w:val="none" w:sz="0" w:space="0" w:color="auto"/>
                <w:right w:val="none" w:sz="0" w:space="0" w:color="auto"/>
              </w:divBdr>
            </w:div>
            <w:div w:id="824275152">
              <w:marLeft w:val="0"/>
              <w:marRight w:val="0"/>
              <w:marTop w:val="0"/>
              <w:marBottom w:val="0"/>
              <w:divBdr>
                <w:top w:val="none" w:sz="0" w:space="0" w:color="auto"/>
                <w:left w:val="none" w:sz="0" w:space="0" w:color="auto"/>
                <w:bottom w:val="none" w:sz="0" w:space="0" w:color="auto"/>
                <w:right w:val="none" w:sz="0" w:space="0" w:color="auto"/>
              </w:divBdr>
            </w:div>
            <w:div w:id="2045054422">
              <w:marLeft w:val="0"/>
              <w:marRight w:val="0"/>
              <w:marTop w:val="0"/>
              <w:marBottom w:val="0"/>
              <w:divBdr>
                <w:top w:val="none" w:sz="0" w:space="0" w:color="auto"/>
                <w:left w:val="none" w:sz="0" w:space="0" w:color="auto"/>
                <w:bottom w:val="none" w:sz="0" w:space="0" w:color="auto"/>
                <w:right w:val="none" w:sz="0" w:space="0" w:color="auto"/>
              </w:divBdr>
            </w:div>
            <w:div w:id="1479613256">
              <w:marLeft w:val="0"/>
              <w:marRight w:val="0"/>
              <w:marTop w:val="0"/>
              <w:marBottom w:val="0"/>
              <w:divBdr>
                <w:top w:val="none" w:sz="0" w:space="0" w:color="auto"/>
                <w:left w:val="none" w:sz="0" w:space="0" w:color="auto"/>
                <w:bottom w:val="none" w:sz="0" w:space="0" w:color="auto"/>
                <w:right w:val="none" w:sz="0" w:space="0" w:color="auto"/>
              </w:divBdr>
            </w:div>
            <w:div w:id="779109432">
              <w:marLeft w:val="0"/>
              <w:marRight w:val="0"/>
              <w:marTop w:val="0"/>
              <w:marBottom w:val="0"/>
              <w:divBdr>
                <w:top w:val="none" w:sz="0" w:space="0" w:color="auto"/>
                <w:left w:val="none" w:sz="0" w:space="0" w:color="auto"/>
                <w:bottom w:val="none" w:sz="0" w:space="0" w:color="auto"/>
                <w:right w:val="none" w:sz="0" w:space="0" w:color="auto"/>
              </w:divBdr>
            </w:div>
            <w:div w:id="1021008312">
              <w:marLeft w:val="0"/>
              <w:marRight w:val="0"/>
              <w:marTop w:val="0"/>
              <w:marBottom w:val="0"/>
              <w:divBdr>
                <w:top w:val="none" w:sz="0" w:space="0" w:color="auto"/>
                <w:left w:val="none" w:sz="0" w:space="0" w:color="auto"/>
                <w:bottom w:val="none" w:sz="0" w:space="0" w:color="auto"/>
                <w:right w:val="none" w:sz="0" w:space="0" w:color="auto"/>
              </w:divBdr>
            </w:div>
            <w:div w:id="2043238835">
              <w:marLeft w:val="0"/>
              <w:marRight w:val="0"/>
              <w:marTop w:val="0"/>
              <w:marBottom w:val="0"/>
              <w:divBdr>
                <w:top w:val="none" w:sz="0" w:space="0" w:color="auto"/>
                <w:left w:val="none" w:sz="0" w:space="0" w:color="auto"/>
                <w:bottom w:val="none" w:sz="0" w:space="0" w:color="auto"/>
                <w:right w:val="none" w:sz="0" w:space="0" w:color="auto"/>
              </w:divBdr>
            </w:div>
            <w:div w:id="1425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1429">
      <w:bodyDiv w:val="1"/>
      <w:marLeft w:val="0"/>
      <w:marRight w:val="0"/>
      <w:marTop w:val="0"/>
      <w:marBottom w:val="0"/>
      <w:divBdr>
        <w:top w:val="none" w:sz="0" w:space="0" w:color="auto"/>
        <w:left w:val="none" w:sz="0" w:space="0" w:color="auto"/>
        <w:bottom w:val="none" w:sz="0" w:space="0" w:color="auto"/>
        <w:right w:val="none" w:sz="0" w:space="0" w:color="auto"/>
      </w:divBdr>
    </w:div>
    <w:div w:id="1698653727">
      <w:bodyDiv w:val="1"/>
      <w:marLeft w:val="0"/>
      <w:marRight w:val="0"/>
      <w:marTop w:val="0"/>
      <w:marBottom w:val="0"/>
      <w:divBdr>
        <w:top w:val="none" w:sz="0" w:space="0" w:color="auto"/>
        <w:left w:val="none" w:sz="0" w:space="0" w:color="auto"/>
        <w:bottom w:val="none" w:sz="0" w:space="0" w:color="auto"/>
        <w:right w:val="none" w:sz="0" w:space="0" w:color="auto"/>
      </w:divBdr>
      <w:divsChild>
        <w:div w:id="1351030701">
          <w:marLeft w:val="0"/>
          <w:marRight w:val="0"/>
          <w:marTop w:val="0"/>
          <w:marBottom w:val="0"/>
          <w:divBdr>
            <w:top w:val="none" w:sz="0" w:space="0" w:color="auto"/>
            <w:left w:val="none" w:sz="0" w:space="0" w:color="auto"/>
            <w:bottom w:val="none" w:sz="0" w:space="0" w:color="auto"/>
            <w:right w:val="none" w:sz="0" w:space="0" w:color="auto"/>
          </w:divBdr>
        </w:div>
      </w:divsChild>
    </w:div>
    <w:div w:id="1801803526">
      <w:bodyDiv w:val="1"/>
      <w:marLeft w:val="0"/>
      <w:marRight w:val="0"/>
      <w:marTop w:val="0"/>
      <w:marBottom w:val="0"/>
      <w:divBdr>
        <w:top w:val="none" w:sz="0" w:space="0" w:color="auto"/>
        <w:left w:val="none" w:sz="0" w:space="0" w:color="auto"/>
        <w:bottom w:val="none" w:sz="0" w:space="0" w:color="auto"/>
        <w:right w:val="none" w:sz="0" w:space="0" w:color="auto"/>
      </w:divBdr>
      <w:divsChild>
        <w:div w:id="250283261">
          <w:marLeft w:val="0"/>
          <w:marRight w:val="0"/>
          <w:marTop w:val="0"/>
          <w:marBottom w:val="0"/>
          <w:divBdr>
            <w:top w:val="none" w:sz="0" w:space="0" w:color="auto"/>
            <w:left w:val="none" w:sz="0" w:space="0" w:color="auto"/>
            <w:bottom w:val="none" w:sz="0" w:space="0" w:color="auto"/>
            <w:right w:val="none" w:sz="0" w:space="0" w:color="auto"/>
          </w:divBdr>
          <w:divsChild>
            <w:div w:id="127279831">
              <w:marLeft w:val="0"/>
              <w:marRight w:val="0"/>
              <w:marTop w:val="0"/>
              <w:marBottom w:val="0"/>
              <w:divBdr>
                <w:top w:val="none" w:sz="0" w:space="0" w:color="auto"/>
                <w:left w:val="none" w:sz="0" w:space="0" w:color="auto"/>
                <w:bottom w:val="none" w:sz="0" w:space="0" w:color="auto"/>
                <w:right w:val="none" w:sz="0" w:space="0" w:color="auto"/>
              </w:divBdr>
            </w:div>
            <w:div w:id="863907014">
              <w:marLeft w:val="0"/>
              <w:marRight w:val="0"/>
              <w:marTop w:val="0"/>
              <w:marBottom w:val="0"/>
              <w:divBdr>
                <w:top w:val="none" w:sz="0" w:space="0" w:color="auto"/>
                <w:left w:val="none" w:sz="0" w:space="0" w:color="auto"/>
                <w:bottom w:val="none" w:sz="0" w:space="0" w:color="auto"/>
                <w:right w:val="none" w:sz="0" w:space="0" w:color="auto"/>
              </w:divBdr>
            </w:div>
            <w:div w:id="1095445786">
              <w:marLeft w:val="0"/>
              <w:marRight w:val="0"/>
              <w:marTop w:val="0"/>
              <w:marBottom w:val="0"/>
              <w:divBdr>
                <w:top w:val="none" w:sz="0" w:space="0" w:color="auto"/>
                <w:left w:val="none" w:sz="0" w:space="0" w:color="auto"/>
                <w:bottom w:val="none" w:sz="0" w:space="0" w:color="auto"/>
                <w:right w:val="none" w:sz="0" w:space="0" w:color="auto"/>
              </w:divBdr>
            </w:div>
            <w:div w:id="1650793363">
              <w:marLeft w:val="0"/>
              <w:marRight w:val="0"/>
              <w:marTop w:val="0"/>
              <w:marBottom w:val="0"/>
              <w:divBdr>
                <w:top w:val="none" w:sz="0" w:space="0" w:color="auto"/>
                <w:left w:val="none" w:sz="0" w:space="0" w:color="auto"/>
                <w:bottom w:val="none" w:sz="0" w:space="0" w:color="auto"/>
                <w:right w:val="none" w:sz="0" w:space="0" w:color="auto"/>
              </w:divBdr>
            </w:div>
            <w:div w:id="1899320909">
              <w:marLeft w:val="0"/>
              <w:marRight w:val="0"/>
              <w:marTop w:val="0"/>
              <w:marBottom w:val="0"/>
              <w:divBdr>
                <w:top w:val="none" w:sz="0" w:space="0" w:color="auto"/>
                <w:left w:val="none" w:sz="0" w:space="0" w:color="auto"/>
                <w:bottom w:val="none" w:sz="0" w:space="0" w:color="auto"/>
                <w:right w:val="none" w:sz="0" w:space="0" w:color="auto"/>
              </w:divBdr>
            </w:div>
            <w:div w:id="2051419798">
              <w:marLeft w:val="0"/>
              <w:marRight w:val="0"/>
              <w:marTop w:val="0"/>
              <w:marBottom w:val="0"/>
              <w:divBdr>
                <w:top w:val="none" w:sz="0" w:space="0" w:color="auto"/>
                <w:left w:val="none" w:sz="0" w:space="0" w:color="auto"/>
                <w:bottom w:val="none" w:sz="0" w:space="0" w:color="auto"/>
                <w:right w:val="none" w:sz="0" w:space="0" w:color="auto"/>
              </w:divBdr>
            </w:div>
            <w:div w:id="1218858776">
              <w:marLeft w:val="0"/>
              <w:marRight w:val="0"/>
              <w:marTop w:val="0"/>
              <w:marBottom w:val="0"/>
              <w:divBdr>
                <w:top w:val="none" w:sz="0" w:space="0" w:color="auto"/>
                <w:left w:val="none" w:sz="0" w:space="0" w:color="auto"/>
                <w:bottom w:val="none" w:sz="0" w:space="0" w:color="auto"/>
                <w:right w:val="none" w:sz="0" w:space="0" w:color="auto"/>
              </w:divBdr>
            </w:div>
            <w:div w:id="2115125859">
              <w:marLeft w:val="0"/>
              <w:marRight w:val="0"/>
              <w:marTop w:val="0"/>
              <w:marBottom w:val="0"/>
              <w:divBdr>
                <w:top w:val="none" w:sz="0" w:space="0" w:color="auto"/>
                <w:left w:val="none" w:sz="0" w:space="0" w:color="auto"/>
                <w:bottom w:val="none" w:sz="0" w:space="0" w:color="auto"/>
                <w:right w:val="none" w:sz="0" w:space="0" w:color="auto"/>
              </w:divBdr>
            </w:div>
            <w:div w:id="1599364702">
              <w:marLeft w:val="0"/>
              <w:marRight w:val="0"/>
              <w:marTop w:val="0"/>
              <w:marBottom w:val="0"/>
              <w:divBdr>
                <w:top w:val="none" w:sz="0" w:space="0" w:color="auto"/>
                <w:left w:val="none" w:sz="0" w:space="0" w:color="auto"/>
                <w:bottom w:val="none" w:sz="0" w:space="0" w:color="auto"/>
                <w:right w:val="none" w:sz="0" w:space="0" w:color="auto"/>
              </w:divBdr>
            </w:div>
            <w:div w:id="1726906313">
              <w:marLeft w:val="0"/>
              <w:marRight w:val="0"/>
              <w:marTop w:val="0"/>
              <w:marBottom w:val="0"/>
              <w:divBdr>
                <w:top w:val="none" w:sz="0" w:space="0" w:color="auto"/>
                <w:left w:val="none" w:sz="0" w:space="0" w:color="auto"/>
                <w:bottom w:val="none" w:sz="0" w:space="0" w:color="auto"/>
                <w:right w:val="none" w:sz="0" w:space="0" w:color="auto"/>
              </w:divBdr>
            </w:div>
            <w:div w:id="1746610871">
              <w:marLeft w:val="0"/>
              <w:marRight w:val="0"/>
              <w:marTop w:val="0"/>
              <w:marBottom w:val="0"/>
              <w:divBdr>
                <w:top w:val="none" w:sz="0" w:space="0" w:color="auto"/>
                <w:left w:val="none" w:sz="0" w:space="0" w:color="auto"/>
                <w:bottom w:val="none" w:sz="0" w:space="0" w:color="auto"/>
                <w:right w:val="none" w:sz="0" w:space="0" w:color="auto"/>
              </w:divBdr>
            </w:div>
            <w:div w:id="1222979502">
              <w:marLeft w:val="0"/>
              <w:marRight w:val="0"/>
              <w:marTop w:val="0"/>
              <w:marBottom w:val="0"/>
              <w:divBdr>
                <w:top w:val="none" w:sz="0" w:space="0" w:color="auto"/>
                <w:left w:val="none" w:sz="0" w:space="0" w:color="auto"/>
                <w:bottom w:val="none" w:sz="0" w:space="0" w:color="auto"/>
                <w:right w:val="none" w:sz="0" w:space="0" w:color="auto"/>
              </w:divBdr>
            </w:div>
            <w:div w:id="992368768">
              <w:marLeft w:val="0"/>
              <w:marRight w:val="0"/>
              <w:marTop w:val="0"/>
              <w:marBottom w:val="0"/>
              <w:divBdr>
                <w:top w:val="none" w:sz="0" w:space="0" w:color="auto"/>
                <w:left w:val="none" w:sz="0" w:space="0" w:color="auto"/>
                <w:bottom w:val="none" w:sz="0" w:space="0" w:color="auto"/>
                <w:right w:val="none" w:sz="0" w:space="0" w:color="auto"/>
              </w:divBdr>
            </w:div>
            <w:div w:id="1345401357">
              <w:marLeft w:val="0"/>
              <w:marRight w:val="0"/>
              <w:marTop w:val="0"/>
              <w:marBottom w:val="0"/>
              <w:divBdr>
                <w:top w:val="none" w:sz="0" w:space="0" w:color="auto"/>
                <w:left w:val="none" w:sz="0" w:space="0" w:color="auto"/>
                <w:bottom w:val="none" w:sz="0" w:space="0" w:color="auto"/>
                <w:right w:val="none" w:sz="0" w:space="0" w:color="auto"/>
              </w:divBdr>
            </w:div>
            <w:div w:id="989674999">
              <w:marLeft w:val="0"/>
              <w:marRight w:val="0"/>
              <w:marTop w:val="0"/>
              <w:marBottom w:val="0"/>
              <w:divBdr>
                <w:top w:val="none" w:sz="0" w:space="0" w:color="auto"/>
                <w:left w:val="none" w:sz="0" w:space="0" w:color="auto"/>
                <w:bottom w:val="none" w:sz="0" w:space="0" w:color="auto"/>
                <w:right w:val="none" w:sz="0" w:space="0" w:color="auto"/>
              </w:divBdr>
            </w:div>
            <w:div w:id="1036269169">
              <w:marLeft w:val="0"/>
              <w:marRight w:val="0"/>
              <w:marTop w:val="0"/>
              <w:marBottom w:val="0"/>
              <w:divBdr>
                <w:top w:val="none" w:sz="0" w:space="0" w:color="auto"/>
                <w:left w:val="none" w:sz="0" w:space="0" w:color="auto"/>
                <w:bottom w:val="none" w:sz="0" w:space="0" w:color="auto"/>
                <w:right w:val="none" w:sz="0" w:space="0" w:color="auto"/>
              </w:divBdr>
            </w:div>
            <w:div w:id="882911131">
              <w:marLeft w:val="0"/>
              <w:marRight w:val="0"/>
              <w:marTop w:val="0"/>
              <w:marBottom w:val="0"/>
              <w:divBdr>
                <w:top w:val="none" w:sz="0" w:space="0" w:color="auto"/>
                <w:left w:val="none" w:sz="0" w:space="0" w:color="auto"/>
                <w:bottom w:val="none" w:sz="0" w:space="0" w:color="auto"/>
                <w:right w:val="none" w:sz="0" w:space="0" w:color="auto"/>
              </w:divBdr>
            </w:div>
            <w:div w:id="2062053808">
              <w:marLeft w:val="0"/>
              <w:marRight w:val="0"/>
              <w:marTop w:val="0"/>
              <w:marBottom w:val="0"/>
              <w:divBdr>
                <w:top w:val="none" w:sz="0" w:space="0" w:color="auto"/>
                <w:left w:val="none" w:sz="0" w:space="0" w:color="auto"/>
                <w:bottom w:val="none" w:sz="0" w:space="0" w:color="auto"/>
                <w:right w:val="none" w:sz="0" w:space="0" w:color="auto"/>
              </w:divBdr>
            </w:div>
            <w:div w:id="669336458">
              <w:marLeft w:val="0"/>
              <w:marRight w:val="0"/>
              <w:marTop w:val="0"/>
              <w:marBottom w:val="0"/>
              <w:divBdr>
                <w:top w:val="none" w:sz="0" w:space="0" w:color="auto"/>
                <w:left w:val="none" w:sz="0" w:space="0" w:color="auto"/>
                <w:bottom w:val="none" w:sz="0" w:space="0" w:color="auto"/>
                <w:right w:val="none" w:sz="0" w:space="0" w:color="auto"/>
              </w:divBdr>
            </w:div>
            <w:div w:id="501626277">
              <w:marLeft w:val="0"/>
              <w:marRight w:val="0"/>
              <w:marTop w:val="0"/>
              <w:marBottom w:val="0"/>
              <w:divBdr>
                <w:top w:val="none" w:sz="0" w:space="0" w:color="auto"/>
                <w:left w:val="none" w:sz="0" w:space="0" w:color="auto"/>
                <w:bottom w:val="none" w:sz="0" w:space="0" w:color="auto"/>
                <w:right w:val="none" w:sz="0" w:space="0" w:color="auto"/>
              </w:divBdr>
            </w:div>
            <w:div w:id="62412330">
              <w:marLeft w:val="0"/>
              <w:marRight w:val="0"/>
              <w:marTop w:val="0"/>
              <w:marBottom w:val="0"/>
              <w:divBdr>
                <w:top w:val="none" w:sz="0" w:space="0" w:color="auto"/>
                <w:left w:val="none" w:sz="0" w:space="0" w:color="auto"/>
                <w:bottom w:val="none" w:sz="0" w:space="0" w:color="auto"/>
                <w:right w:val="none" w:sz="0" w:space="0" w:color="auto"/>
              </w:divBdr>
            </w:div>
            <w:div w:id="716588951">
              <w:marLeft w:val="0"/>
              <w:marRight w:val="0"/>
              <w:marTop w:val="0"/>
              <w:marBottom w:val="0"/>
              <w:divBdr>
                <w:top w:val="none" w:sz="0" w:space="0" w:color="auto"/>
                <w:left w:val="none" w:sz="0" w:space="0" w:color="auto"/>
                <w:bottom w:val="none" w:sz="0" w:space="0" w:color="auto"/>
                <w:right w:val="none" w:sz="0" w:space="0" w:color="auto"/>
              </w:divBdr>
            </w:div>
            <w:div w:id="79106024">
              <w:marLeft w:val="0"/>
              <w:marRight w:val="0"/>
              <w:marTop w:val="0"/>
              <w:marBottom w:val="0"/>
              <w:divBdr>
                <w:top w:val="none" w:sz="0" w:space="0" w:color="auto"/>
                <w:left w:val="none" w:sz="0" w:space="0" w:color="auto"/>
                <w:bottom w:val="none" w:sz="0" w:space="0" w:color="auto"/>
                <w:right w:val="none" w:sz="0" w:space="0" w:color="auto"/>
              </w:divBdr>
            </w:div>
            <w:div w:id="1126778635">
              <w:marLeft w:val="0"/>
              <w:marRight w:val="0"/>
              <w:marTop w:val="0"/>
              <w:marBottom w:val="0"/>
              <w:divBdr>
                <w:top w:val="none" w:sz="0" w:space="0" w:color="auto"/>
                <w:left w:val="none" w:sz="0" w:space="0" w:color="auto"/>
                <w:bottom w:val="none" w:sz="0" w:space="0" w:color="auto"/>
                <w:right w:val="none" w:sz="0" w:space="0" w:color="auto"/>
              </w:divBdr>
            </w:div>
            <w:div w:id="2085492307">
              <w:marLeft w:val="0"/>
              <w:marRight w:val="0"/>
              <w:marTop w:val="0"/>
              <w:marBottom w:val="0"/>
              <w:divBdr>
                <w:top w:val="none" w:sz="0" w:space="0" w:color="auto"/>
                <w:left w:val="none" w:sz="0" w:space="0" w:color="auto"/>
                <w:bottom w:val="none" w:sz="0" w:space="0" w:color="auto"/>
                <w:right w:val="none" w:sz="0" w:space="0" w:color="auto"/>
              </w:divBdr>
            </w:div>
            <w:div w:id="2087797801">
              <w:marLeft w:val="0"/>
              <w:marRight w:val="0"/>
              <w:marTop w:val="0"/>
              <w:marBottom w:val="0"/>
              <w:divBdr>
                <w:top w:val="none" w:sz="0" w:space="0" w:color="auto"/>
                <w:left w:val="none" w:sz="0" w:space="0" w:color="auto"/>
                <w:bottom w:val="none" w:sz="0" w:space="0" w:color="auto"/>
                <w:right w:val="none" w:sz="0" w:space="0" w:color="auto"/>
              </w:divBdr>
            </w:div>
            <w:div w:id="2020695682">
              <w:marLeft w:val="0"/>
              <w:marRight w:val="0"/>
              <w:marTop w:val="0"/>
              <w:marBottom w:val="0"/>
              <w:divBdr>
                <w:top w:val="none" w:sz="0" w:space="0" w:color="auto"/>
                <w:left w:val="none" w:sz="0" w:space="0" w:color="auto"/>
                <w:bottom w:val="none" w:sz="0" w:space="0" w:color="auto"/>
                <w:right w:val="none" w:sz="0" w:space="0" w:color="auto"/>
              </w:divBdr>
            </w:div>
            <w:div w:id="866144109">
              <w:marLeft w:val="0"/>
              <w:marRight w:val="0"/>
              <w:marTop w:val="0"/>
              <w:marBottom w:val="0"/>
              <w:divBdr>
                <w:top w:val="none" w:sz="0" w:space="0" w:color="auto"/>
                <w:left w:val="none" w:sz="0" w:space="0" w:color="auto"/>
                <w:bottom w:val="none" w:sz="0" w:space="0" w:color="auto"/>
                <w:right w:val="none" w:sz="0" w:space="0" w:color="auto"/>
              </w:divBdr>
            </w:div>
            <w:div w:id="846940000">
              <w:marLeft w:val="0"/>
              <w:marRight w:val="0"/>
              <w:marTop w:val="0"/>
              <w:marBottom w:val="0"/>
              <w:divBdr>
                <w:top w:val="none" w:sz="0" w:space="0" w:color="auto"/>
                <w:left w:val="none" w:sz="0" w:space="0" w:color="auto"/>
                <w:bottom w:val="none" w:sz="0" w:space="0" w:color="auto"/>
                <w:right w:val="none" w:sz="0" w:space="0" w:color="auto"/>
              </w:divBdr>
            </w:div>
            <w:div w:id="1143038856">
              <w:marLeft w:val="0"/>
              <w:marRight w:val="0"/>
              <w:marTop w:val="0"/>
              <w:marBottom w:val="0"/>
              <w:divBdr>
                <w:top w:val="none" w:sz="0" w:space="0" w:color="auto"/>
                <w:left w:val="none" w:sz="0" w:space="0" w:color="auto"/>
                <w:bottom w:val="none" w:sz="0" w:space="0" w:color="auto"/>
                <w:right w:val="none" w:sz="0" w:space="0" w:color="auto"/>
              </w:divBdr>
            </w:div>
            <w:div w:id="1990590937">
              <w:marLeft w:val="0"/>
              <w:marRight w:val="0"/>
              <w:marTop w:val="0"/>
              <w:marBottom w:val="0"/>
              <w:divBdr>
                <w:top w:val="none" w:sz="0" w:space="0" w:color="auto"/>
                <w:left w:val="none" w:sz="0" w:space="0" w:color="auto"/>
                <w:bottom w:val="none" w:sz="0" w:space="0" w:color="auto"/>
                <w:right w:val="none" w:sz="0" w:space="0" w:color="auto"/>
              </w:divBdr>
            </w:div>
            <w:div w:id="2032678012">
              <w:marLeft w:val="0"/>
              <w:marRight w:val="0"/>
              <w:marTop w:val="0"/>
              <w:marBottom w:val="0"/>
              <w:divBdr>
                <w:top w:val="none" w:sz="0" w:space="0" w:color="auto"/>
                <w:left w:val="none" w:sz="0" w:space="0" w:color="auto"/>
                <w:bottom w:val="none" w:sz="0" w:space="0" w:color="auto"/>
                <w:right w:val="none" w:sz="0" w:space="0" w:color="auto"/>
              </w:divBdr>
            </w:div>
            <w:div w:id="20017230">
              <w:marLeft w:val="0"/>
              <w:marRight w:val="0"/>
              <w:marTop w:val="0"/>
              <w:marBottom w:val="0"/>
              <w:divBdr>
                <w:top w:val="none" w:sz="0" w:space="0" w:color="auto"/>
                <w:left w:val="none" w:sz="0" w:space="0" w:color="auto"/>
                <w:bottom w:val="none" w:sz="0" w:space="0" w:color="auto"/>
                <w:right w:val="none" w:sz="0" w:space="0" w:color="auto"/>
              </w:divBdr>
            </w:div>
            <w:div w:id="64228286">
              <w:marLeft w:val="0"/>
              <w:marRight w:val="0"/>
              <w:marTop w:val="0"/>
              <w:marBottom w:val="0"/>
              <w:divBdr>
                <w:top w:val="none" w:sz="0" w:space="0" w:color="auto"/>
                <w:left w:val="none" w:sz="0" w:space="0" w:color="auto"/>
                <w:bottom w:val="none" w:sz="0" w:space="0" w:color="auto"/>
                <w:right w:val="none" w:sz="0" w:space="0" w:color="auto"/>
              </w:divBdr>
            </w:div>
            <w:div w:id="224875460">
              <w:marLeft w:val="0"/>
              <w:marRight w:val="0"/>
              <w:marTop w:val="0"/>
              <w:marBottom w:val="0"/>
              <w:divBdr>
                <w:top w:val="none" w:sz="0" w:space="0" w:color="auto"/>
                <w:left w:val="none" w:sz="0" w:space="0" w:color="auto"/>
                <w:bottom w:val="none" w:sz="0" w:space="0" w:color="auto"/>
                <w:right w:val="none" w:sz="0" w:space="0" w:color="auto"/>
              </w:divBdr>
            </w:div>
            <w:div w:id="493421567">
              <w:marLeft w:val="0"/>
              <w:marRight w:val="0"/>
              <w:marTop w:val="0"/>
              <w:marBottom w:val="0"/>
              <w:divBdr>
                <w:top w:val="none" w:sz="0" w:space="0" w:color="auto"/>
                <w:left w:val="none" w:sz="0" w:space="0" w:color="auto"/>
                <w:bottom w:val="none" w:sz="0" w:space="0" w:color="auto"/>
                <w:right w:val="none" w:sz="0" w:space="0" w:color="auto"/>
              </w:divBdr>
            </w:div>
            <w:div w:id="1760522605">
              <w:marLeft w:val="0"/>
              <w:marRight w:val="0"/>
              <w:marTop w:val="0"/>
              <w:marBottom w:val="0"/>
              <w:divBdr>
                <w:top w:val="none" w:sz="0" w:space="0" w:color="auto"/>
                <w:left w:val="none" w:sz="0" w:space="0" w:color="auto"/>
                <w:bottom w:val="none" w:sz="0" w:space="0" w:color="auto"/>
                <w:right w:val="none" w:sz="0" w:space="0" w:color="auto"/>
              </w:divBdr>
            </w:div>
            <w:div w:id="270016893">
              <w:marLeft w:val="0"/>
              <w:marRight w:val="0"/>
              <w:marTop w:val="0"/>
              <w:marBottom w:val="0"/>
              <w:divBdr>
                <w:top w:val="none" w:sz="0" w:space="0" w:color="auto"/>
                <w:left w:val="none" w:sz="0" w:space="0" w:color="auto"/>
                <w:bottom w:val="none" w:sz="0" w:space="0" w:color="auto"/>
                <w:right w:val="none" w:sz="0" w:space="0" w:color="auto"/>
              </w:divBdr>
            </w:div>
            <w:div w:id="1562054349">
              <w:marLeft w:val="0"/>
              <w:marRight w:val="0"/>
              <w:marTop w:val="0"/>
              <w:marBottom w:val="0"/>
              <w:divBdr>
                <w:top w:val="none" w:sz="0" w:space="0" w:color="auto"/>
                <w:left w:val="none" w:sz="0" w:space="0" w:color="auto"/>
                <w:bottom w:val="none" w:sz="0" w:space="0" w:color="auto"/>
                <w:right w:val="none" w:sz="0" w:space="0" w:color="auto"/>
              </w:divBdr>
            </w:div>
            <w:div w:id="1360662069">
              <w:marLeft w:val="0"/>
              <w:marRight w:val="0"/>
              <w:marTop w:val="0"/>
              <w:marBottom w:val="0"/>
              <w:divBdr>
                <w:top w:val="none" w:sz="0" w:space="0" w:color="auto"/>
                <w:left w:val="none" w:sz="0" w:space="0" w:color="auto"/>
                <w:bottom w:val="none" w:sz="0" w:space="0" w:color="auto"/>
                <w:right w:val="none" w:sz="0" w:space="0" w:color="auto"/>
              </w:divBdr>
            </w:div>
            <w:div w:id="214435478">
              <w:marLeft w:val="0"/>
              <w:marRight w:val="0"/>
              <w:marTop w:val="0"/>
              <w:marBottom w:val="0"/>
              <w:divBdr>
                <w:top w:val="none" w:sz="0" w:space="0" w:color="auto"/>
                <w:left w:val="none" w:sz="0" w:space="0" w:color="auto"/>
                <w:bottom w:val="none" w:sz="0" w:space="0" w:color="auto"/>
                <w:right w:val="none" w:sz="0" w:space="0" w:color="auto"/>
              </w:divBdr>
            </w:div>
            <w:div w:id="1096287996">
              <w:marLeft w:val="0"/>
              <w:marRight w:val="0"/>
              <w:marTop w:val="0"/>
              <w:marBottom w:val="0"/>
              <w:divBdr>
                <w:top w:val="none" w:sz="0" w:space="0" w:color="auto"/>
                <w:left w:val="none" w:sz="0" w:space="0" w:color="auto"/>
                <w:bottom w:val="none" w:sz="0" w:space="0" w:color="auto"/>
                <w:right w:val="none" w:sz="0" w:space="0" w:color="auto"/>
              </w:divBdr>
            </w:div>
            <w:div w:id="102001772">
              <w:marLeft w:val="0"/>
              <w:marRight w:val="0"/>
              <w:marTop w:val="0"/>
              <w:marBottom w:val="0"/>
              <w:divBdr>
                <w:top w:val="none" w:sz="0" w:space="0" w:color="auto"/>
                <w:left w:val="none" w:sz="0" w:space="0" w:color="auto"/>
                <w:bottom w:val="none" w:sz="0" w:space="0" w:color="auto"/>
                <w:right w:val="none" w:sz="0" w:space="0" w:color="auto"/>
              </w:divBdr>
            </w:div>
            <w:div w:id="298265706">
              <w:marLeft w:val="0"/>
              <w:marRight w:val="0"/>
              <w:marTop w:val="0"/>
              <w:marBottom w:val="0"/>
              <w:divBdr>
                <w:top w:val="none" w:sz="0" w:space="0" w:color="auto"/>
                <w:left w:val="none" w:sz="0" w:space="0" w:color="auto"/>
                <w:bottom w:val="none" w:sz="0" w:space="0" w:color="auto"/>
                <w:right w:val="none" w:sz="0" w:space="0" w:color="auto"/>
              </w:divBdr>
            </w:div>
            <w:div w:id="82840541">
              <w:marLeft w:val="0"/>
              <w:marRight w:val="0"/>
              <w:marTop w:val="0"/>
              <w:marBottom w:val="0"/>
              <w:divBdr>
                <w:top w:val="none" w:sz="0" w:space="0" w:color="auto"/>
                <w:left w:val="none" w:sz="0" w:space="0" w:color="auto"/>
                <w:bottom w:val="none" w:sz="0" w:space="0" w:color="auto"/>
                <w:right w:val="none" w:sz="0" w:space="0" w:color="auto"/>
              </w:divBdr>
            </w:div>
            <w:div w:id="726611894">
              <w:marLeft w:val="0"/>
              <w:marRight w:val="0"/>
              <w:marTop w:val="0"/>
              <w:marBottom w:val="0"/>
              <w:divBdr>
                <w:top w:val="none" w:sz="0" w:space="0" w:color="auto"/>
                <w:left w:val="none" w:sz="0" w:space="0" w:color="auto"/>
                <w:bottom w:val="none" w:sz="0" w:space="0" w:color="auto"/>
                <w:right w:val="none" w:sz="0" w:space="0" w:color="auto"/>
              </w:divBdr>
            </w:div>
            <w:div w:id="1500778951">
              <w:marLeft w:val="0"/>
              <w:marRight w:val="0"/>
              <w:marTop w:val="0"/>
              <w:marBottom w:val="0"/>
              <w:divBdr>
                <w:top w:val="none" w:sz="0" w:space="0" w:color="auto"/>
                <w:left w:val="none" w:sz="0" w:space="0" w:color="auto"/>
                <w:bottom w:val="none" w:sz="0" w:space="0" w:color="auto"/>
                <w:right w:val="none" w:sz="0" w:space="0" w:color="auto"/>
              </w:divBdr>
            </w:div>
            <w:div w:id="405807015">
              <w:marLeft w:val="0"/>
              <w:marRight w:val="0"/>
              <w:marTop w:val="0"/>
              <w:marBottom w:val="0"/>
              <w:divBdr>
                <w:top w:val="none" w:sz="0" w:space="0" w:color="auto"/>
                <w:left w:val="none" w:sz="0" w:space="0" w:color="auto"/>
                <w:bottom w:val="none" w:sz="0" w:space="0" w:color="auto"/>
                <w:right w:val="none" w:sz="0" w:space="0" w:color="auto"/>
              </w:divBdr>
            </w:div>
            <w:div w:id="1377704146">
              <w:marLeft w:val="0"/>
              <w:marRight w:val="0"/>
              <w:marTop w:val="0"/>
              <w:marBottom w:val="0"/>
              <w:divBdr>
                <w:top w:val="none" w:sz="0" w:space="0" w:color="auto"/>
                <w:left w:val="none" w:sz="0" w:space="0" w:color="auto"/>
                <w:bottom w:val="none" w:sz="0" w:space="0" w:color="auto"/>
                <w:right w:val="none" w:sz="0" w:space="0" w:color="auto"/>
              </w:divBdr>
            </w:div>
            <w:div w:id="973607330">
              <w:marLeft w:val="0"/>
              <w:marRight w:val="0"/>
              <w:marTop w:val="0"/>
              <w:marBottom w:val="0"/>
              <w:divBdr>
                <w:top w:val="none" w:sz="0" w:space="0" w:color="auto"/>
                <w:left w:val="none" w:sz="0" w:space="0" w:color="auto"/>
                <w:bottom w:val="none" w:sz="0" w:space="0" w:color="auto"/>
                <w:right w:val="none" w:sz="0" w:space="0" w:color="auto"/>
              </w:divBdr>
            </w:div>
            <w:div w:id="1842817591">
              <w:marLeft w:val="0"/>
              <w:marRight w:val="0"/>
              <w:marTop w:val="0"/>
              <w:marBottom w:val="0"/>
              <w:divBdr>
                <w:top w:val="none" w:sz="0" w:space="0" w:color="auto"/>
                <w:left w:val="none" w:sz="0" w:space="0" w:color="auto"/>
                <w:bottom w:val="none" w:sz="0" w:space="0" w:color="auto"/>
                <w:right w:val="none" w:sz="0" w:space="0" w:color="auto"/>
              </w:divBdr>
            </w:div>
            <w:div w:id="627322650">
              <w:marLeft w:val="0"/>
              <w:marRight w:val="0"/>
              <w:marTop w:val="0"/>
              <w:marBottom w:val="0"/>
              <w:divBdr>
                <w:top w:val="none" w:sz="0" w:space="0" w:color="auto"/>
                <w:left w:val="none" w:sz="0" w:space="0" w:color="auto"/>
                <w:bottom w:val="none" w:sz="0" w:space="0" w:color="auto"/>
                <w:right w:val="none" w:sz="0" w:space="0" w:color="auto"/>
              </w:divBdr>
            </w:div>
            <w:div w:id="186188374">
              <w:marLeft w:val="0"/>
              <w:marRight w:val="0"/>
              <w:marTop w:val="0"/>
              <w:marBottom w:val="0"/>
              <w:divBdr>
                <w:top w:val="none" w:sz="0" w:space="0" w:color="auto"/>
                <w:left w:val="none" w:sz="0" w:space="0" w:color="auto"/>
                <w:bottom w:val="none" w:sz="0" w:space="0" w:color="auto"/>
                <w:right w:val="none" w:sz="0" w:space="0" w:color="auto"/>
              </w:divBdr>
            </w:div>
            <w:div w:id="718555687">
              <w:marLeft w:val="0"/>
              <w:marRight w:val="0"/>
              <w:marTop w:val="0"/>
              <w:marBottom w:val="0"/>
              <w:divBdr>
                <w:top w:val="none" w:sz="0" w:space="0" w:color="auto"/>
                <w:left w:val="none" w:sz="0" w:space="0" w:color="auto"/>
                <w:bottom w:val="none" w:sz="0" w:space="0" w:color="auto"/>
                <w:right w:val="none" w:sz="0" w:space="0" w:color="auto"/>
              </w:divBdr>
            </w:div>
            <w:div w:id="1471702945">
              <w:marLeft w:val="0"/>
              <w:marRight w:val="0"/>
              <w:marTop w:val="0"/>
              <w:marBottom w:val="0"/>
              <w:divBdr>
                <w:top w:val="none" w:sz="0" w:space="0" w:color="auto"/>
                <w:left w:val="none" w:sz="0" w:space="0" w:color="auto"/>
                <w:bottom w:val="none" w:sz="0" w:space="0" w:color="auto"/>
                <w:right w:val="none" w:sz="0" w:space="0" w:color="auto"/>
              </w:divBdr>
            </w:div>
            <w:div w:id="1108626835">
              <w:marLeft w:val="0"/>
              <w:marRight w:val="0"/>
              <w:marTop w:val="0"/>
              <w:marBottom w:val="0"/>
              <w:divBdr>
                <w:top w:val="none" w:sz="0" w:space="0" w:color="auto"/>
                <w:left w:val="none" w:sz="0" w:space="0" w:color="auto"/>
                <w:bottom w:val="none" w:sz="0" w:space="0" w:color="auto"/>
                <w:right w:val="none" w:sz="0" w:space="0" w:color="auto"/>
              </w:divBdr>
            </w:div>
            <w:div w:id="232009617">
              <w:marLeft w:val="0"/>
              <w:marRight w:val="0"/>
              <w:marTop w:val="0"/>
              <w:marBottom w:val="0"/>
              <w:divBdr>
                <w:top w:val="none" w:sz="0" w:space="0" w:color="auto"/>
                <w:left w:val="none" w:sz="0" w:space="0" w:color="auto"/>
                <w:bottom w:val="none" w:sz="0" w:space="0" w:color="auto"/>
                <w:right w:val="none" w:sz="0" w:space="0" w:color="auto"/>
              </w:divBdr>
            </w:div>
            <w:div w:id="1433435695">
              <w:marLeft w:val="0"/>
              <w:marRight w:val="0"/>
              <w:marTop w:val="0"/>
              <w:marBottom w:val="0"/>
              <w:divBdr>
                <w:top w:val="none" w:sz="0" w:space="0" w:color="auto"/>
                <w:left w:val="none" w:sz="0" w:space="0" w:color="auto"/>
                <w:bottom w:val="none" w:sz="0" w:space="0" w:color="auto"/>
                <w:right w:val="none" w:sz="0" w:space="0" w:color="auto"/>
              </w:divBdr>
            </w:div>
            <w:div w:id="2050950126">
              <w:marLeft w:val="0"/>
              <w:marRight w:val="0"/>
              <w:marTop w:val="0"/>
              <w:marBottom w:val="0"/>
              <w:divBdr>
                <w:top w:val="none" w:sz="0" w:space="0" w:color="auto"/>
                <w:left w:val="none" w:sz="0" w:space="0" w:color="auto"/>
                <w:bottom w:val="none" w:sz="0" w:space="0" w:color="auto"/>
                <w:right w:val="none" w:sz="0" w:space="0" w:color="auto"/>
              </w:divBdr>
            </w:div>
            <w:div w:id="1266383994">
              <w:marLeft w:val="0"/>
              <w:marRight w:val="0"/>
              <w:marTop w:val="0"/>
              <w:marBottom w:val="0"/>
              <w:divBdr>
                <w:top w:val="none" w:sz="0" w:space="0" w:color="auto"/>
                <w:left w:val="none" w:sz="0" w:space="0" w:color="auto"/>
                <w:bottom w:val="none" w:sz="0" w:space="0" w:color="auto"/>
                <w:right w:val="none" w:sz="0" w:space="0" w:color="auto"/>
              </w:divBdr>
            </w:div>
            <w:div w:id="1948610671">
              <w:marLeft w:val="0"/>
              <w:marRight w:val="0"/>
              <w:marTop w:val="0"/>
              <w:marBottom w:val="0"/>
              <w:divBdr>
                <w:top w:val="none" w:sz="0" w:space="0" w:color="auto"/>
                <w:left w:val="none" w:sz="0" w:space="0" w:color="auto"/>
                <w:bottom w:val="none" w:sz="0" w:space="0" w:color="auto"/>
                <w:right w:val="none" w:sz="0" w:space="0" w:color="auto"/>
              </w:divBdr>
            </w:div>
            <w:div w:id="1828403413">
              <w:marLeft w:val="0"/>
              <w:marRight w:val="0"/>
              <w:marTop w:val="0"/>
              <w:marBottom w:val="0"/>
              <w:divBdr>
                <w:top w:val="none" w:sz="0" w:space="0" w:color="auto"/>
                <w:left w:val="none" w:sz="0" w:space="0" w:color="auto"/>
                <w:bottom w:val="none" w:sz="0" w:space="0" w:color="auto"/>
                <w:right w:val="none" w:sz="0" w:space="0" w:color="auto"/>
              </w:divBdr>
            </w:div>
            <w:div w:id="1650163150">
              <w:marLeft w:val="0"/>
              <w:marRight w:val="0"/>
              <w:marTop w:val="0"/>
              <w:marBottom w:val="0"/>
              <w:divBdr>
                <w:top w:val="none" w:sz="0" w:space="0" w:color="auto"/>
                <w:left w:val="none" w:sz="0" w:space="0" w:color="auto"/>
                <w:bottom w:val="none" w:sz="0" w:space="0" w:color="auto"/>
                <w:right w:val="none" w:sz="0" w:space="0" w:color="auto"/>
              </w:divBdr>
            </w:div>
            <w:div w:id="2007516221">
              <w:marLeft w:val="0"/>
              <w:marRight w:val="0"/>
              <w:marTop w:val="0"/>
              <w:marBottom w:val="0"/>
              <w:divBdr>
                <w:top w:val="none" w:sz="0" w:space="0" w:color="auto"/>
                <w:left w:val="none" w:sz="0" w:space="0" w:color="auto"/>
                <w:bottom w:val="none" w:sz="0" w:space="0" w:color="auto"/>
                <w:right w:val="none" w:sz="0" w:space="0" w:color="auto"/>
              </w:divBdr>
            </w:div>
            <w:div w:id="1652711607">
              <w:marLeft w:val="0"/>
              <w:marRight w:val="0"/>
              <w:marTop w:val="0"/>
              <w:marBottom w:val="0"/>
              <w:divBdr>
                <w:top w:val="none" w:sz="0" w:space="0" w:color="auto"/>
                <w:left w:val="none" w:sz="0" w:space="0" w:color="auto"/>
                <w:bottom w:val="none" w:sz="0" w:space="0" w:color="auto"/>
                <w:right w:val="none" w:sz="0" w:space="0" w:color="auto"/>
              </w:divBdr>
            </w:div>
            <w:div w:id="1601525467">
              <w:marLeft w:val="0"/>
              <w:marRight w:val="0"/>
              <w:marTop w:val="0"/>
              <w:marBottom w:val="0"/>
              <w:divBdr>
                <w:top w:val="none" w:sz="0" w:space="0" w:color="auto"/>
                <w:left w:val="none" w:sz="0" w:space="0" w:color="auto"/>
                <w:bottom w:val="none" w:sz="0" w:space="0" w:color="auto"/>
                <w:right w:val="none" w:sz="0" w:space="0" w:color="auto"/>
              </w:divBdr>
            </w:div>
            <w:div w:id="600407804">
              <w:marLeft w:val="0"/>
              <w:marRight w:val="0"/>
              <w:marTop w:val="0"/>
              <w:marBottom w:val="0"/>
              <w:divBdr>
                <w:top w:val="none" w:sz="0" w:space="0" w:color="auto"/>
                <w:left w:val="none" w:sz="0" w:space="0" w:color="auto"/>
                <w:bottom w:val="none" w:sz="0" w:space="0" w:color="auto"/>
                <w:right w:val="none" w:sz="0" w:space="0" w:color="auto"/>
              </w:divBdr>
            </w:div>
            <w:div w:id="1129207447">
              <w:marLeft w:val="0"/>
              <w:marRight w:val="0"/>
              <w:marTop w:val="0"/>
              <w:marBottom w:val="0"/>
              <w:divBdr>
                <w:top w:val="none" w:sz="0" w:space="0" w:color="auto"/>
                <w:left w:val="none" w:sz="0" w:space="0" w:color="auto"/>
                <w:bottom w:val="none" w:sz="0" w:space="0" w:color="auto"/>
                <w:right w:val="none" w:sz="0" w:space="0" w:color="auto"/>
              </w:divBdr>
            </w:div>
            <w:div w:id="197202923">
              <w:marLeft w:val="0"/>
              <w:marRight w:val="0"/>
              <w:marTop w:val="0"/>
              <w:marBottom w:val="0"/>
              <w:divBdr>
                <w:top w:val="none" w:sz="0" w:space="0" w:color="auto"/>
                <w:left w:val="none" w:sz="0" w:space="0" w:color="auto"/>
                <w:bottom w:val="none" w:sz="0" w:space="0" w:color="auto"/>
                <w:right w:val="none" w:sz="0" w:space="0" w:color="auto"/>
              </w:divBdr>
            </w:div>
            <w:div w:id="510610810">
              <w:marLeft w:val="0"/>
              <w:marRight w:val="0"/>
              <w:marTop w:val="0"/>
              <w:marBottom w:val="0"/>
              <w:divBdr>
                <w:top w:val="none" w:sz="0" w:space="0" w:color="auto"/>
                <w:left w:val="none" w:sz="0" w:space="0" w:color="auto"/>
                <w:bottom w:val="none" w:sz="0" w:space="0" w:color="auto"/>
                <w:right w:val="none" w:sz="0" w:space="0" w:color="auto"/>
              </w:divBdr>
            </w:div>
            <w:div w:id="1385762082">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343321309">
              <w:marLeft w:val="0"/>
              <w:marRight w:val="0"/>
              <w:marTop w:val="0"/>
              <w:marBottom w:val="0"/>
              <w:divBdr>
                <w:top w:val="none" w:sz="0" w:space="0" w:color="auto"/>
                <w:left w:val="none" w:sz="0" w:space="0" w:color="auto"/>
                <w:bottom w:val="none" w:sz="0" w:space="0" w:color="auto"/>
                <w:right w:val="none" w:sz="0" w:space="0" w:color="auto"/>
              </w:divBdr>
            </w:div>
            <w:div w:id="1588003860">
              <w:marLeft w:val="0"/>
              <w:marRight w:val="0"/>
              <w:marTop w:val="0"/>
              <w:marBottom w:val="0"/>
              <w:divBdr>
                <w:top w:val="none" w:sz="0" w:space="0" w:color="auto"/>
                <w:left w:val="none" w:sz="0" w:space="0" w:color="auto"/>
                <w:bottom w:val="none" w:sz="0" w:space="0" w:color="auto"/>
                <w:right w:val="none" w:sz="0" w:space="0" w:color="auto"/>
              </w:divBdr>
            </w:div>
            <w:div w:id="1977297991">
              <w:marLeft w:val="0"/>
              <w:marRight w:val="0"/>
              <w:marTop w:val="0"/>
              <w:marBottom w:val="0"/>
              <w:divBdr>
                <w:top w:val="none" w:sz="0" w:space="0" w:color="auto"/>
                <w:left w:val="none" w:sz="0" w:space="0" w:color="auto"/>
                <w:bottom w:val="none" w:sz="0" w:space="0" w:color="auto"/>
                <w:right w:val="none" w:sz="0" w:space="0" w:color="auto"/>
              </w:divBdr>
            </w:div>
            <w:div w:id="730467084">
              <w:marLeft w:val="0"/>
              <w:marRight w:val="0"/>
              <w:marTop w:val="0"/>
              <w:marBottom w:val="0"/>
              <w:divBdr>
                <w:top w:val="none" w:sz="0" w:space="0" w:color="auto"/>
                <w:left w:val="none" w:sz="0" w:space="0" w:color="auto"/>
                <w:bottom w:val="none" w:sz="0" w:space="0" w:color="auto"/>
                <w:right w:val="none" w:sz="0" w:space="0" w:color="auto"/>
              </w:divBdr>
            </w:div>
            <w:div w:id="1553348627">
              <w:marLeft w:val="0"/>
              <w:marRight w:val="0"/>
              <w:marTop w:val="0"/>
              <w:marBottom w:val="0"/>
              <w:divBdr>
                <w:top w:val="none" w:sz="0" w:space="0" w:color="auto"/>
                <w:left w:val="none" w:sz="0" w:space="0" w:color="auto"/>
                <w:bottom w:val="none" w:sz="0" w:space="0" w:color="auto"/>
                <w:right w:val="none" w:sz="0" w:space="0" w:color="auto"/>
              </w:divBdr>
            </w:div>
            <w:div w:id="1298491335">
              <w:marLeft w:val="0"/>
              <w:marRight w:val="0"/>
              <w:marTop w:val="0"/>
              <w:marBottom w:val="0"/>
              <w:divBdr>
                <w:top w:val="none" w:sz="0" w:space="0" w:color="auto"/>
                <w:left w:val="none" w:sz="0" w:space="0" w:color="auto"/>
                <w:bottom w:val="none" w:sz="0" w:space="0" w:color="auto"/>
                <w:right w:val="none" w:sz="0" w:space="0" w:color="auto"/>
              </w:divBdr>
            </w:div>
            <w:div w:id="1652323524">
              <w:marLeft w:val="0"/>
              <w:marRight w:val="0"/>
              <w:marTop w:val="0"/>
              <w:marBottom w:val="0"/>
              <w:divBdr>
                <w:top w:val="none" w:sz="0" w:space="0" w:color="auto"/>
                <w:left w:val="none" w:sz="0" w:space="0" w:color="auto"/>
                <w:bottom w:val="none" w:sz="0" w:space="0" w:color="auto"/>
                <w:right w:val="none" w:sz="0" w:space="0" w:color="auto"/>
              </w:divBdr>
            </w:div>
            <w:div w:id="835341462">
              <w:marLeft w:val="0"/>
              <w:marRight w:val="0"/>
              <w:marTop w:val="0"/>
              <w:marBottom w:val="0"/>
              <w:divBdr>
                <w:top w:val="none" w:sz="0" w:space="0" w:color="auto"/>
                <w:left w:val="none" w:sz="0" w:space="0" w:color="auto"/>
                <w:bottom w:val="none" w:sz="0" w:space="0" w:color="auto"/>
                <w:right w:val="none" w:sz="0" w:space="0" w:color="auto"/>
              </w:divBdr>
            </w:div>
            <w:div w:id="676080569">
              <w:marLeft w:val="0"/>
              <w:marRight w:val="0"/>
              <w:marTop w:val="0"/>
              <w:marBottom w:val="0"/>
              <w:divBdr>
                <w:top w:val="none" w:sz="0" w:space="0" w:color="auto"/>
                <w:left w:val="none" w:sz="0" w:space="0" w:color="auto"/>
                <w:bottom w:val="none" w:sz="0" w:space="0" w:color="auto"/>
                <w:right w:val="none" w:sz="0" w:space="0" w:color="auto"/>
              </w:divBdr>
            </w:div>
            <w:div w:id="1773624920">
              <w:marLeft w:val="0"/>
              <w:marRight w:val="0"/>
              <w:marTop w:val="0"/>
              <w:marBottom w:val="0"/>
              <w:divBdr>
                <w:top w:val="none" w:sz="0" w:space="0" w:color="auto"/>
                <w:left w:val="none" w:sz="0" w:space="0" w:color="auto"/>
                <w:bottom w:val="none" w:sz="0" w:space="0" w:color="auto"/>
                <w:right w:val="none" w:sz="0" w:space="0" w:color="auto"/>
              </w:divBdr>
            </w:div>
            <w:div w:id="1962572449">
              <w:marLeft w:val="0"/>
              <w:marRight w:val="0"/>
              <w:marTop w:val="0"/>
              <w:marBottom w:val="0"/>
              <w:divBdr>
                <w:top w:val="none" w:sz="0" w:space="0" w:color="auto"/>
                <w:left w:val="none" w:sz="0" w:space="0" w:color="auto"/>
                <w:bottom w:val="none" w:sz="0" w:space="0" w:color="auto"/>
                <w:right w:val="none" w:sz="0" w:space="0" w:color="auto"/>
              </w:divBdr>
            </w:div>
            <w:div w:id="202137260">
              <w:marLeft w:val="0"/>
              <w:marRight w:val="0"/>
              <w:marTop w:val="0"/>
              <w:marBottom w:val="0"/>
              <w:divBdr>
                <w:top w:val="none" w:sz="0" w:space="0" w:color="auto"/>
                <w:left w:val="none" w:sz="0" w:space="0" w:color="auto"/>
                <w:bottom w:val="none" w:sz="0" w:space="0" w:color="auto"/>
                <w:right w:val="none" w:sz="0" w:space="0" w:color="auto"/>
              </w:divBdr>
            </w:div>
            <w:div w:id="265964824">
              <w:marLeft w:val="0"/>
              <w:marRight w:val="0"/>
              <w:marTop w:val="0"/>
              <w:marBottom w:val="0"/>
              <w:divBdr>
                <w:top w:val="none" w:sz="0" w:space="0" w:color="auto"/>
                <w:left w:val="none" w:sz="0" w:space="0" w:color="auto"/>
                <w:bottom w:val="none" w:sz="0" w:space="0" w:color="auto"/>
                <w:right w:val="none" w:sz="0" w:space="0" w:color="auto"/>
              </w:divBdr>
            </w:div>
            <w:div w:id="558595936">
              <w:marLeft w:val="0"/>
              <w:marRight w:val="0"/>
              <w:marTop w:val="0"/>
              <w:marBottom w:val="0"/>
              <w:divBdr>
                <w:top w:val="none" w:sz="0" w:space="0" w:color="auto"/>
                <w:left w:val="none" w:sz="0" w:space="0" w:color="auto"/>
                <w:bottom w:val="none" w:sz="0" w:space="0" w:color="auto"/>
                <w:right w:val="none" w:sz="0" w:space="0" w:color="auto"/>
              </w:divBdr>
            </w:div>
            <w:div w:id="596789515">
              <w:marLeft w:val="0"/>
              <w:marRight w:val="0"/>
              <w:marTop w:val="0"/>
              <w:marBottom w:val="0"/>
              <w:divBdr>
                <w:top w:val="none" w:sz="0" w:space="0" w:color="auto"/>
                <w:left w:val="none" w:sz="0" w:space="0" w:color="auto"/>
                <w:bottom w:val="none" w:sz="0" w:space="0" w:color="auto"/>
                <w:right w:val="none" w:sz="0" w:space="0" w:color="auto"/>
              </w:divBdr>
            </w:div>
            <w:div w:id="1337268072">
              <w:marLeft w:val="0"/>
              <w:marRight w:val="0"/>
              <w:marTop w:val="0"/>
              <w:marBottom w:val="0"/>
              <w:divBdr>
                <w:top w:val="none" w:sz="0" w:space="0" w:color="auto"/>
                <w:left w:val="none" w:sz="0" w:space="0" w:color="auto"/>
                <w:bottom w:val="none" w:sz="0" w:space="0" w:color="auto"/>
                <w:right w:val="none" w:sz="0" w:space="0" w:color="auto"/>
              </w:divBdr>
            </w:div>
            <w:div w:id="185485349">
              <w:marLeft w:val="0"/>
              <w:marRight w:val="0"/>
              <w:marTop w:val="0"/>
              <w:marBottom w:val="0"/>
              <w:divBdr>
                <w:top w:val="none" w:sz="0" w:space="0" w:color="auto"/>
                <w:left w:val="none" w:sz="0" w:space="0" w:color="auto"/>
                <w:bottom w:val="none" w:sz="0" w:space="0" w:color="auto"/>
                <w:right w:val="none" w:sz="0" w:space="0" w:color="auto"/>
              </w:divBdr>
            </w:div>
            <w:div w:id="1648775664">
              <w:marLeft w:val="0"/>
              <w:marRight w:val="0"/>
              <w:marTop w:val="0"/>
              <w:marBottom w:val="0"/>
              <w:divBdr>
                <w:top w:val="none" w:sz="0" w:space="0" w:color="auto"/>
                <w:left w:val="none" w:sz="0" w:space="0" w:color="auto"/>
                <w:bottom w:val="none" w:sz="0" w:space="0" w:color="auto"/>
                <w:right w:val="none" w:sz="0" w:space="0" w:color="auto"/>
              </w:divBdr>
            </w:div>
            <w:div w:id="2058894915">
              <w:marLeft w:val="0"/>
              <w:marRight w:val="0"/>
              <w:marTop w:val="0"/>
              <w:marBottom w:val="0"/>
              <w:divBdr>
                <w:top w:val="none" w:sz="0" w:space="0" w:color="auto"/>
                <w:left w:val="none" w:sz="0" w:space="0" w:color="auto"/>
                <w:bottom w:val="none" w:sz="0" w:space="0" w:color="auto"/>
                <w:right w:val="none" w:sz="0" w:space="0" w:color="auto"/>
              </w:divBdr>
            </w:div>
            <w:div w:id="508181711">
              <w:marLeft w:val="0"/>
              <w:marRight w:val="0"/>
              <w:marTop w:val="0"/>
              <w:marBottom w:val="0"/>
              <w:divBdr>
                <w:top w:val="none" w:sz="0" w:space="0" w:color="auto"/>
                <w:left w:val="none" w:sz="0" w:space="0" w:color="auto"/>
                <w:bottom w:val="none" w:sz="0" w:space="0" w:color="auto"/>
                <w:right w:val="none" w:sz="0" w:space="0" w:color="auto"/>
              </w:divBdr>
            </w:div>
            <w:div w:id="2100562822">
              <w:marLeft w:val="0"/>
              <w:marRight w:val="0"/>
              <w:marTop w:val="0"/>
              <w:marBottom w:val="0"/>
              <w:divBdr>
                <w:top w:val="none" w:sz="0" w:space="0" w:color="auto"/>
                <w:left w:val="none" w:sz="0" w:space="0" w:color="auto"/>
                <w:bottom w:val="none" w:sz="0" w:space="0" w:color="auto"/>
                <w:right w:val="none" w:sz="0" w:space="0" w:color="auto"/>
              </w:divBdr>
            </w:div>
            <w:div w:id="344862328">
              <w:marLeft w:val="0"/>
              <w:marRight w:val="0"/>
              <w:marTop w:val="0"/>
              <w:marBottom w:val="0"/>
              <w:divBdr>
                <w:top w:val="none" w:sz="0" w:space="0" w:color="auto"/>
                <w:left w:val="none" w:sz="0" w:space="0" w:color="auto"/>
                <w:bottom w:val="none" w:sz="0" w:space="0" w:color="auto"/>
                <w:right w:val="none" w:sz="0" w:space="0" w:color="auto"/>
              </w:divBdr>
            </w:div>
            <w:div w:id="1385642414">
              <w:marLeft w:val="0"/>
              <w:marRight w:val="0"/>
              <w:marTop w:val="0"/>
              <w:marBottom w:val="0"/>
              <w:divBdr>
                <w:top w:val="none" w:sz="0" w:space="0" w:color="auto"/>
                <w:left w:val="none" w:sz="0" w:space="0" w:color="auto"/>
                <w:bottom w:val="none" w:sz="0" w:space="0" w:color="auto"/>
                <w:right w:val="none" w:sz="0" w:space="0" w:color="auto"/>
              </w:divBdr>
            </w:div>
            <w:div w:id="1709453690">
              <w:marLeft w:val="0"/>
              <w:marRight w:val="0"/>
              <w:marTop w:val="0"/>
              <w:marBottom w:val="0"/>
              <w:divBdr>
                <w:top w:val="none" w:sz="0" w:space="0" w:color="auto"/>
                <w:left w:val="none" w:sz="0" w:space="0" w:color="auto"/>
                <w:bottom w:val="none" w:sz="0" w:space="0" w:color="auto"/>
                <w:right w:val="none" w:sz="0" w:space="0" w:color="auto"/>
              </w:divBdr>
            </w:div>
            <w:div w:id="735326314">
              <w:marLeft w:val="0"/>
              <w:marRight w:val="0"/>
              <w:marTop w:val="0"/>
              <w:marBottom w:val="0"/>
              <w:divBdr>
                <w:top w:val="none" w:sz="0" w:space="0" w:color="auto"/>
                <w:left w:val="none" w:sz="0" w:space="0" w:color="auto"/>
                <w:bottom w:val="none" w:sz="0" w:space="0" w:color="auto"/>
                <w:right w:val="none" w:sz="0" w:space="0" w:color="auto"/>
              </w:divBdr>
            </w:div>
            <w:div w:id="1822111985">
              <w:marLeft w:val="0"/>
              <w:marRight w:val="0"/>
              <w:marTop w:val="0"/>
              <w:marBottom w:val="0"/>
              <w:divBdr>
                <w:top w:val="none" w:sz="0" w:space="0" w:color="auto"/>
                <w:left w:val="none" w:sz="0" w:space="0" w:color="auto"/>
                <w:bottom w:val="none" w:sz="0" w:space="0" w:color="auto"/>
                <w:right w:val="none" w:sz="0" w:space="0" w:color="auto"/>
              </w:divBdr>
            </w:div>
            <w:div w:id="262346970">
              <w:marLeft w:val="0"/>
              <w:marRight w:val="0"/>
              <w:marTop w:val="0"/>
              <w:marBottom w:val="0"/>
              <w:divBdr>
                <w:top w:val="none" w:sz="0" w:space="0" w:color="auto"/>
                <w:left w:val="none" w:sz="0" w:space="0" w:color="auto"/>
                <w:bottom w:val="none" w:sz="0" w:space="0" w:color="auto"/>
                <w:right w:val="none" w:sz="0" w:space="0" w:color="auto"/>
              </w:divBdr>
            </w:div>
            <w:div w:id="36592441">
              <w:marLeft w:val="0"/>
              <w:marRight w:val="0"/>
              <w:marTop w:val="0"/>
              <w:marBottom w:val="0"/>
              <w:divBdr>
                <w:top w:val="none" w:sz="0" w:space="0" w:color="auto"/>
                <w:left w:val="none" w:sz="0" w:space="0" w:color="auto"/>
                <w:bottom w:val="none" w:sz="0" w:space="0" w:color="auto"/>
                <w:right w:val="none" w:sz="0" w:space="0" w:color="auto"/>
              </w:divBdr>
            </w:div>
            <w:div w:id="1065375704">
              <w:marLeft w:val="0"/>
              <w:marRight w:val="0"/>
              <w:marTop w:val="0"/>
              <w:marBottom w:val="0"/>
              <w:divBdr>
                <w:top w:val="none" w:sz="0" w:space="0" w:color="auto"/>
                <w:left w:val="none" w:sz="0" w:space="0" w:color="auto"/>
                <w:bottom w:val="none" w:sz="0" w:space="0" w:color="auto"/>
                <w:right w:val="none" w:sz="0" w:space="0" w:color="auto"/>
              </w:divBdr>
            </w:div>
            <w:div w:id="516584514">
              <w:marLeft w:val="0"/>
              <w:marRight w:val="0"/>
              <w:marTop w:val="0"/>
              <w:marBottom w:val="0"/>
              <w:divBdr>
                <w:top w:val="none" w:sz="0" w:space="0" w:color="auto"/>
                <w:left w:val="none" w:sz="0" w:space="0" w:color="auto"/>
                <w:bottom w:val="none" w:sz="0" w:space="0" w:color="auto"/>
                <w:right w:val="none" w:sz="0" w:space="0" w:color="auto"/>
              </w:divBdr>
            </w:div>
            <w:div w:id="1092505158">
              <w:marLeft w:val="0"/>
              <w:marRight w:val="0"/>
              <w:marTop w:val="0"/>
              <w:marBottom w:val="0"/>
              <w:divBdr>
                <w:top w:val="none" w:sz="0" w:space="0" w:color="auto"/>
                <w:left w:val="none" w:sz="0" w:space="0" w:color="auto"/>
                <w:bottom w:val="none" w:sz="0" w:space="0" w:color="auto"/>
                <w:right w:val="none" w:sz="0" w:space="0" w:color="auto"/>
              </w:divBdr>
            </w:div>
            <w:div w:id="1755128331">
              <w:marLeft w:val="0"/>
              <w:marRight w:val="0"/>
              <w:marTop w:val="0"/>
              <w:marBottom w:val="0"/>
              <w:divBdr>
                <w:top w:val="none" w:sz="0" w:space="0" w:color="auto"/>
                <w:left w:val="none" w:sz="0" w:space="0" w:color="auto"/>
                <w:bottom w:val="none" w:sz="0" w:space="0" w:color="auto"/>
                <w:right w:val="none" w:sz="0" w:space="0" w:color="auto"/>
              </w:divBdr>
            </w:div>
            <w:div w:id="238368690">
              <w:marLeft w:val="0"/>
              <w:marRight w:val="0"/>
              <w:marTop w:val="0"/>
              <w:marBottom w:val="0"/>
              <w:divBdr>
                <w:top w:val="none" w:sz="0" w:space="0" w:color="auto"/>
                <w:left w:val="none" w:sz="0" w:space="0" w:color="auto"/>
                <w:bottom w:val="none" w:sz="0" w:space="0" w:color="auto"/>
                <w:right w:val="none" w:sz="0" w:space="0" w:color="auto"/>
              </w:divBdr>
            </w:div>
            <w:div w:id="1036932125">
              <w:marLeft w:val="0"/>
              <w:marRight w:val="0"/>
              <w:marTop w:val="0"/>
              <w:marBottom w:val="0"/>
              <w:divBdr>
                <w:top w:val="none" w:sz="0" w:space="0" w:color="auto"/>
                <w:left w:val="none" w:sz="0" w:space="0" w:color="auto"/>
                <w:bottom w:val="none" w:sz="0" w:space="0" w:color="auto"/>
                <w:right w:val="none" w:sz="0" w:space="0" w:color="auto"/>
              </w:divBdr>
            </w:div>
            <w:div w:id="244457209">
              <w:marLeft w:val="0"/>
              <w:marRight w:val="0"/>
              <w:marTop w:val="0"/>
              <w:marBottom w:val="0"/>
              <w:divBdr>
                <w:top w:val="none" w:sz="0" w:space="0" w:color="auto"/>
                <w:left w:val="none" w:sz="0" w:space="0" w:color="auto"/>
                <w:bottom w:val="none" w:sz="0" w:space="0" w:color="auto"/>
                <w:right w:val="none" w:sz="0" w:space="0" w:color="auto"/>
              </w:divBdr>
            </w:div>
            <w:div w:id="1143354839">
              <w:marLeft w:val="0"/>
              <w:marRight w:val="0"/>
              <w:marTop w:val="0"/>
              <w:marBottom w:val="0"/>
              <w:divBdr>
                <w:top w:val="none" w:sz="0" w:space="0" w:color="auto"/>
                <w:left w:val="none" w:sz="0" w:space="0" w:color="auto"/>
                <w:bottom w:val="none" w:sz="0" w:space="0" w:color="auto"/>
                <w:right w:val="none" w:sz="0" w:space="0" w:color="auto"/>
              </w:divBdr>
            </w:div>
            <w:div w:id="504175307">
              <w:marLeft w:val="0"/>
              <w:marRight w:val="0"/>
              <w:marTop w:val="0"/>
              <w:marBottom w:val="0"/>
              <w:divBdr>
                <w:top w:val="none" w:sz="0" w:space="0" w:color="auto"/>
                <w:left w:val="none" w:sz="0" w:space="0" w:color="auto"/>
                <w:bottom w:val="none" w:sz="0" w:space="0" w:color="auto"/>
                <w:right w:val="none" w:sz="0" w:space="0" w:color="auto"/>
              </w:divBdr>
            </w:div>
            <w:div w:id="1889024305">
              <w:marLeft w:val="0"/>
              <w:marRight w:val="0"/>
              <w:marTop w:val="0"/>
              <w:marBottom w:val="0"/>
              <w:divBdr>
                <w:top w:val="none" w:sz="0" w:space="0" w:color="auto"/>
                <w:left w:val="none" w:sz="0" w:space="0" w:color="auto"/>
                <w:bottom w:val="none" w:sz="0" w:space="0" w:color="auto"/>
                <w:right w:val="none" w:sz="0" w:space="0" w:color="auto"/>
              </w:divBdr>
            </w:div>
            <w:div w:id="718087519">
              <w:marLeft w:val="0"/>
              <w:marRight w:val="0"/>
              <w:marTop w:val="0"/>
              <w:marBottom w:val="0"/>
              <w:divBdr>
                <w:top w:val="none" w:sz="0" w:space="0" w:color="auto"/>
                <w:left w:val="none" w:sz="0" w:space="0" w:color="auto"/>
                <w:bottom w:val="none" w:sz="0" w:space="0" w:color="auto"/>
                <w:right w:val="none" w:sz="0" w:space="0" w:color="auto"/>
              </w:divBdr>
            </w:div>
            <w:div w:id="1232425512">
              <w:marLeft w:val="0"/>
              <w:marRight w:val="0"/>
              <w:marTop w:val="0"/>
              <w:marBottom w:val="0"/>
              <w:divBdr>
                <w:top w:val="none" w:sz="0" w:space="0" w:color="auto"/>
                <w:left w:val="none" w:sz="0" w:space="0" w:color="auto"/>
                <w:bottom w:val="none" w:sz="0" w:space="0" w:color="auto"/>
                <w:right w:val="none" w:sz="0" w:space="0" w:color="auto"/>
              </w:divBdr>
            </w:div>
            <w:div w:id="1984849066">
              <w:marLeft w:val="0"/>
              <w:marRight w:val="0"/>
              <w:marTop w:val="0"/>
              <w:marBottom w:val="0"/>
              <w:divBdr>
                <w:top w:val="none" w:sz="0" w:space="0" w:color="auto"/>
                <w:left w:val="none" w:sz="0" w:space="0" w:color="auto"/>
                <w:bottom w:val="none" w:sz="0" w:space="0" w:color="auto"/>
                <w:right w:val="none" w:sz="0" w:space="0" w:color="auto"/>
              </w:divBdr>
            </w:div>
            <w:div w:id="1758593542">
              <w:marLeft w:val="0"/>
              <w:marRight w:val="0"/>
              <w:marTop w:val="0"/>
              <w:marBottom w:val="0"/>
              <w:divBdr>
                <w:top w:val="none" w:sz="0" w:space="0" w:color="auto"/>
                <w:left w:val="none" w:sz="0" w:space="0" w:color="auto"/>
                <w:bottom w:val="none" w:sz="0" w:space="0" w:color="auto"/>
                <w:right w:val="none" w:sz="0" w:space="0" w:color="auto"/>
              </w:divBdr>
            </w:div>
            <w:div w:id="475339471">
              <w:marLeft w:val="0"/>
              <w:marRight w:val="0"/>
              <w:marTop w:val="0"/>
              <w:marBottom w:val="0"/>
              <w:divBdr>
                <w:top w:val="none" w:sz="0" w:space="0" w:color="auto"/>
                <w:left w:val="none" w:sz="0" w:space="0" w:color="auto"/>
                <w:bottom w:val="none" w:sz="0" w:space="0" w:color="auto"/>
                <w:right w:val="none" w:sz="0" w:space="0" w:color="auto"/>
              </w:divBdr>
            </w:div>
            <w:div w:id="2103837011">
              <w:marLeft w:val="0"/>
              <w:marRight w:val="0"/>
              <w:marTop w:val="0"/>
              <w:marBottom w:val="0"/>
              <w:divBdr>
                <w:top w:val="none" w:sz="0" w:space="0" w:color="auto"/>
                <w:left w:val="none" w:sz="0" w:space="0" w:color="auto"/>
                <w:bottom w:val="none" w:sz="0" w:space="0" w:color="auto"/>
                <w:right w:val="none" w:sz="0" w:space="0" w:color="auto"/>
              </w:divBdr>
            </w:div>
            <w:div w:id="1266503911">
              <w:marLeft w:val="0"/>
              <w:marRight w:val="0"/>
              <w:marTop w:val="0"/>
              <w:marBottom w:val="0"/>
              <w:divBdr>
                <w:top w:val="none" w:sz="0" w:space="0" w:color="auto"/>
                <w:left w:val="none" w:sz="0" w:space="0" w:color="auto"/>
                <w:bottom w:val="none" w:sz="0" w:space="0" w:color="auto"/>
                <w:right w:val="none" w:sz="0" w:space="0" w:color="auto"/>
              </w:divBdr>
            </w:div>
            <w:div w:id="1211381759">
              <w:marLeft w:val="0"/>
              <w:marRight w:val="0"/>
              <w:marTop w:val="0"/>
              <w:marBottom w:val="0"/>
              <w:divBdr>
                <w:top w:val="none" w:sz="0" w:space="0" w:color="auto"/>
                <w:left w:val="none" w:sz="0" w:space="0" w:color="auto"/>
                <w:bottom w:val="none" w:sz="0" w:space="0" w:color="auto"/>
                <w:right w:val="none" w:sz="0" w:space="0" w:color="auto"/>
              </w:divBdr>
            </w:div>
            <w:div w:id="1216351686">
              <w:marLeft w:val="0"/>
              <w:marRight w:val="0"/>
              <w:marTop w:val="0"/>
              <w:marBottom w:val="0"/>
              <w:divBdr>
                <w:top w:val="none" w:sz="0" w:space="0" w:color="auto"/>
                <w:left w:val="none" w:sz="0" w:space="0" w:color="auto"/>
                <w:bottom w:val="none" w:sz="0" w:space="0" w:color="auto"/>
                <w:right w:val="none" w:sz="0" w:space="0" w:color="auto"/>
              </w:divBdr>
            </w:div>
            <w:div w:id="1654871730">
              <w:marLeft w:val="0"/>
              <w:marRight w:val="0"/>
              <w:marTop w:val="0"/>
              <w:marBottom w:val="0"/>
              <w:divBdr>
                <w:top w:val="none" w:sz="0" w:space="0" w:color="auto"/>
                <w:left w:val="none" w:sz="0" w:space="0" w:color="auto"/>
                <w:bottom w:val="none" w:sz="0" w:space="0" w:color="auto"/>
                <w:right w:val="none" w:sz="0" w:space="0" w:color="auto"/>
              </w:divBdr>
            </w:div>
            <w:div w:id="292710413">
              <w:marLeft w:val="0"/>
              <w:marRight w:val="0"/>
              <w:marTop w:val="0"/>
              <w:marBottom w:val="0"/>
              <w:divBdr>
                <w:top w:val="none" w:sz="0" w:space="0" w:color="auto"/>
                <w:left w:val="none" w:sz="0" w:space="0" w:color="auto"/>
                <w:bottom w:val="none" w:sz="0" w:space="0" w:color="auto"/>
                <w:right w:val="none" w:sz="0" w:space="0" w:color="auto"/>
              </w:divBdr>
            </w:div>
            <w:div w:id="1501849560">
              <w:marLeft w:val="0"/>
              <w:marRight w:val="0"/>
              <w:marTop w:val="0"/>
              <w:marBottom w:val="0"/>
              <w:divBdr>
                <w:top w:val="none" w:sz="0" w:space="0" w:color="auto"/>
                <w:left w:val="none" w:sz="0" w:space="0" w:color="auto"/>
                <w:bottom w:val="none" w:sz="0" w:space="0" w:color="auto"/>
                <w:right w:val="none" w:sz="0" w:space="0" w:color="auto"/>
              </w:divBdr>
            </w:div>
            <w:div w:id="1578250863">
              <w:marLeft w:val="0"/>
              <w:marRight w:val="0"/>
              <w:marTop w:val="0"/>
              <w:marBottom w:val="0"/>
              <w:divBdr>
                <w:top w:val="none" w:sz="0" w:space="0" w:color="auto"/>
                <w:left w:val="none" w:sz="0" w:space="0" w:color="auto"/>
                <w:bottom w:val="none" w:sz="0" w:space="0" w:color="auto"/>
                <w:right w:val="none" w:sz="0" w:space="0" w:color="auto"/>
              </w:divBdr>
            </w:div>
            <w:div w:id="1752776339">
              <w:marLeft w:val="0"/>
              <w:marRight w:val="0"/>
              <w:marTop w:val="0"/>
              <w:marBottom w:val="0"/>
              <w:divBdr>
                <w:top w:val="none" w:sz="0" w:space="0" w:color="auto"/>
                <w:left w:val="none" w:sz="0" w:space="0" w:color="auto"/>
                <w:bottom w:val="none" w:sz="0" w:space="0" w:color="auto"/>
                <w:right w:val="none" w:sz="0" w:space="0" w:color="auto"/>
              </w:divBdr>
            </w:div>
            <w:div w:id="931737280">
              <w:marLeft w:val="0"/>
              <w:marRight w:val="0"/>
              <w:marTop w:val="0"/>
              <w:marBottom w:val="0"/>
              <w:divBdr>
                <w:top w:val="none" w:sz="0" w:space="0" w:color="auto"/>
                <w:left w:val="none" w:sz="0" w:space="0" w:color="auto"/>
                <w:bottom w:val="none" w:sz="0" w:space="0" w:color="auto"/>
                <w:right w:val="none" w:sz="0" w:space="0" w:color="auto"/>
              </w:divBdr>
            </w:div>
            <w:div w:id="323510679">
              <w:marLeft w:val="0"/>
              <w:marRight w:val="0"/>
              <w:marTop w:val="0"/>
              <w:marBottom w:val="0"/>
              <w:divBdr>
                <w:top w:val="none" w:sz="0" w:space="0" w:color="auto"/>
                <w:left w:val="none" w:sz="0" w:space="0" w:color="auto"/>
                <w:bottom w:val="none" w:sz="0" w:space="0" w:color="auto"/>
                <w:right w:val="none" w:sz="0" w:space="0" w:color="auto"/>
              </w:divBdr>
            </w:div>
            <w:div w:id="297760426">
              <w:marLeft w:val="0"/>
              <w:marRight w:val="0"/>
              <w:marTop w:val="0"/>
              <w:marBottom w:val="0"/>
              <w:divBdr>
                <w:top w:val="none" w:sz="0" w:space="0" w:color="auto"/>
                <w:left w:val="none" w:sz="0" w:space="0" w:color="auto"/>
                <w:bottom w:val="none" w:sz="0" w:space="0" w:color="auto"/>
                <w:right w:val="none" w:sz="0" w:space="0" w:color="auto"/>
              </w:divBdr>
            </w:div>
            <w:div w:id="1893036239">
              <w:marLeft w:val="0"/>
              <w:marRight w:val="0"/>
              <w:marTop w:val="0"/>
              <w:marBottom w:val="0"/>
              <w:divBdr>
                <w:top w:val="none" w:sz="0" w:space="0" w:color="auto"/>
                <w:left w:val="none" w:sz="0" w:space="0" w:color="auto"/>
                <w:bottom w:val="none" w:sz="0" w:space="0" w:color="auto"/>
                <w:right w:val="none" w:sz="0" w:space="0" w:color="auto"/>
              </w:divBdr>
            </w:div>
            <w:div w:id="1806459460">
              <w:marLeft w:val="0"/>
              <w:marRight w:val="0"/>
              <w:marTop w:val="0"/>
              <w:marBottom w:val="0"/>
              <w:divBdr>
                <w:top w:val="none" w:sz="0" w:space="0" w:color="auto"/>
                <w:left w:val="none" w:sz="0" w:space="0" w:color="auto"/>
                <w:bottom w:val="none" w:sz="0" w:space="0" w:color="auto"/>
                <w:right w:val="none" w:sz="0" w:space="0" w:color="auto"/>
              </w:divBdr>
            </w:div>
            <w:div w:id="2098667612">
              <w:marLeft w:val="0"/>
              <w:marRight w:val="0"/>
              <w:marTop w:val="0"/>
              <w:marBottom w:val="0"/>
              <w:divBdr>
                <w:top w:val="none" w:sz="0" w:space="0" w:color="auto"/>
                <w:left w:val="none" w:sz="0" w:space="0" w:color="auto"/>
                <w:bottom w:val="none" w:sz="0" w:space="0" w:color="auto"/>
                <w:right w:val="none" w:sz="0" w:space="0" w:color="auto"/>
              </w:divBdr>
            </w:div>
            <w:div w:id="1983926546">
              <w:marLeft w:val="0"/>
              <w:marRight w:val="0"/>
              <w:marTop w:val="0"/>
              <w:marBottom w:val="0"/>
              <w:divBdr>
                <w:top w:val="none" w:sz="0" w:space="0" w:color="auto"/>
                <w:left w:val="none" w:sz="0" w:space="0" w:color="auto"/>
                <w:bottom w:val="none" w:sz="0" w:space="0" w:color="auto"/>
                <w:right w:val="none" w:sz="0" w:space="0" w:color="auto"/>
              </w:divBdr>
            </w:div>
            <w:div w:id="1335452795">
              <w:marLeft w:val="0"/>
              <w:marRight w:val="0"/>
              <w:marTop w:val="0"/>
              <w:marBottom w:val="0"/>
              <w:divBdr>
                <w:top w:val="none" w:sz="0" w:space="0" w:color="auto"/>
                <w:left w:val="none" w:sz="0" w:space="0" w:color="auto"/>
                <w:bottom w:val="none" w:sz="0" w:space="0" w:color="auto"/>
                <w:right w:val="none" w:sz="0" w:space="0" w:color="auto"/>
              </w:divBdr>
            </w:div>
            <w:div w:id="1812163385">
              <w:marLeft w:val="0"/>
              <w:marRight w:val="0"/>
              <w:marTop w:val="0"/>
              <w:marBottom w:val="0"/>
              <w:divBdr>
                <w:top w:val="none" w:sz="0" w:space="0" w:color="auto"/>
                <w:left w:val="none" w:sz="0" w:space="0" w:color="auto"/>
                <w:bottom w:val="none" w:sz="0" w:space="0" w:color="auto"/>
                <w:right w:val="none" w:sz="0" w:space="0" w:color="auto"/>
              </w:divBdr>
            </w:div>
            <w:div w:id="312492561">
              <w:marLeft w:val="0"/>
              <w:marRight w:val="0"/>
              <w:marTop w:val="0"/>
              <w:marBottom w:val="0"/>
              <w:divBdr>
                <w:top w:val="none" w:sz="0" w:space="0" w:color="auto"/>
                <w:left w:val="none" w:sz="0" w:space="0" w:color="auto"/>
                <w:bottom w:val="none" w:sz="0" w:space="0" w:color="auto"/>
                <w:right w:val="none" w:sz="0" w:space="0" w:color="auto"/>
              </w:divBdr>
            </w:div>
            <w:div w:id="724792472">
              <w:marLeft w:val="0"/>
              <w:marRight w:val="0"/>
              <w:marTop w:val="0"/>
              <w:marBottom w:val="0"/>
              <w:divBdr>
                <w:top w:val="none" w:sz="0" w:space="0" w:color="auto"/>
                <w:left w:val="none" w:sz="0" w:space="0" w:color="auto"/>
                <w:bottom w:val="none" w:sz="0" w:space="0" w:color="auto"/>
                <w:right w:val="none" w:sz="0" w:space="0" w:color="auto"/>
              </w:divBdr>
            </w:div>
            <w:div w:id="608001768">
              <w:marLeft w:val="0"/>
              <w:marRight w:val="0"/>
              <w:marTop w:val="0"/>
              <w:marBottom w:val="0"/>
              <w:divBdr>
                <w:top w:val="none" w:sz="0" w:space="0" w:color="auto"/>
                <w:left w:val="none" w:sz="0" w:space="0" w:color="auto"/>
                <w:bottom w:val="none" w:sz="0" w:space="0" w:color="auto"/>
                <w:right w:val="none" w:sz="0" w:space="0" w:color="auto"/>
              </w:divBdr>
            </w:div>
            <w:div w:id="492063241">
              <w:marLeft w:val="0"/>
              <w:marRight w:val="0"/>
              <w:marTop w:val="0"/>
              <w:marBottom w:val="0"/>
              <w:divBdr>
                <w:top w:val="none" w:sz="0" w:space="0" w:color="auto"/>
                <w:left w:val="none" w:sz="0" w:space="0" w:color="auto"/>
                <w:bottom w:val="none" w:sz="0" w:space="0" w:color="auto"/>
                <w:right w:val="none" w:sz="0" w:space="0" w:color="auto"/>
              </w:divBdr>
            </w:div>
            <w:div w:id="1610744003">
              <w:marLeft w:val="0"/>
              <w:marRight w:val="0"/>
              <w:marTop w:val="0"/>
              <w:marBottom w:val="0"/>
              <w:divBdr>
                <w:top w:val="none" w:sz="0" w:space="0" w:color="auto"/>
                <w:left w:val="none" w:sz="0" w:space="0" w:color="auto"/>
                <w:bottom w:val="none" w:sz="0" w:space="0" w:color="auto"/>
                <w:right w:val="none" w:sz="0" w:space="0" w:color="auto"/>
              </w:divBdr>
            </w:div>
            <w:div w:id="1057164606">
              <w:marLeft w:val="0"/>
              <w:marRight w:val="0"/>
              <w:marTop w:val="0"/>
              <w:marBottom w:val="0"/>
              <w:divBdr>
                <w:top w:val="none" w:sz="0" w:space="0" w:color="auto"/>
                <w:left w:val="none" w:sz="0" w:space="0" w:color="auto"/>
                <w:bottom w:val="none" w:sz="0" w:space="0" w:color="auto"/>
                <w:right w:val="none" w:sz="0" w:space="0" w:color="auto"/>
              </w:divBdr>
            </w:div>
            <w:div w:id="138768682">
              <w:marLeft w:val="0"/>
              <w:marRight w:val="0"/>
              <w:marTop w:val="0"/>
              <w:marBottom w:val="0"/>
              <w:divBdr>
                <w:top w:val="none" w:sz="0" w:space="0" w:color="auto"/>
                <w:left w:val="none" w:sz="0" w:space="0" w:color="auto"/>
                <w:bottom w:val="none" w:sz="0" w:space="0" w:color="auto"/>
                <w:right w:val="none" w:sz="0" w:space="0" w:color="auto"/>
              </w:divBdr>
            </w:div>
            <w:div w:id="2101294319">
              <w:marLeft w:val="0"/>
              <w:marRight w:val="0"/>
              <w:marTop w:val="0"/>
              <w:marBottom w:val="0"/>
              <w:divBdr>
                <w:top w:val="none" w:sz="0" w:space="0" w:color="auto"/>
                <w:left w:val="none" w:sz="0" w:space="0" w:color="auto"/>
                <w:bottom w:val="none" w:sz="0" w:space="0" w:color="auto"/>
                <w:right w:val="none" w:sz="0" w:space="0" w:color="auto"/>
              </w:divBdr>
            </w:div>
            <w:div w:id="1212502696">
              <w:marLeft w:val="0"/>
              <w:marRight w:val="0"/>
              <w:marTop w:val="0"/>
              <w:marBottom w:val="0"/>
              <w:divBdr>
                <w:top w:val="none" w:sz="0" w:space="0" w:color="auto"/>
                <w:left w:val="none" w:sz="0" w:space="0" w:color="auto"/>
                <w:bottom w:val="none" w:sz="0" w:space="0" w:color="auto"/>
                <w:right w:val="none" w:sz="0" w:space="0" w:color="auto"/>
              </w:divBdr>
            </w:div>
            <w:div w:id="677855138">
              <w:marLeft w:val="0"/>
              <w:marRight w:val="0"/>
              <w:marTop w:val="0"/>
              <w:marBottom w:val="0"/>
              <w:divBdr>
                <w:top w:val="none" w:sz="0" w:space="0" w:color="auto"/>
                <w:left w:val="none" w:sz="0" w:space="0" w:color="auto"/>
                <w:bottom w:val="none" w:sz="0" w:space="0" w:color="auto"/>
                <w:right w:val="none" w:sz="0" w:space="0" w:color="auto"/>
              </w:divBdr>
            </w:div>
            <w:div w:id="1151869956">
              <w:marLeft w:val="0"/>
              <w:marRight w:val="0"/>
              <w:marTop w:val="0"/>
              <w:marBottom w:val="0"/>
              <w:divBdr>
                <w:top w:val="none" w:sz="0" w:space="0" w:color="auto"/>
                <w:left w:val="none" w:sz="0" w:space="0" w:color="auto"/>
                <w:bottom w:val="none" w:sz="0" w:space="0" w:color="auto"/>
                <w:right w:val="none" w:sz="0" w:space="0" w:color="auto"/>
              </w:divBdr>
            </w:div>
            <w:div w:id="1251114131">
              <w:marLeft w:val="0"/>
              <w:marRight w:val="0"/>
              <w:marTop w:val="0"/>
              <w:marBottom w:val="0"/>
              <w:divBdr>
                <w:top w:val="none" w:sz="0" w:space="0" w:color="auto"/>
                <w:left w:val="none" w:sz="0" w:space="0" w:color="auto"/>
                <w:bottom w:val="none" w:sz="0" w:space="0" w:color="auto"/>
                <w:right w:val="none" w:sz="0" w:space="0" w:color="auto"/>
              </w:divBdr>
            </w:div>
            <w:div w:id="1062367375">
              <w:marLeft w:val="0"/>
              <w:marRight w:val="0"/>
              <w:marTop w:val="0"/>
              <w:marBottom w:val="0"/>
              <w:divBdr>
                <w:top w:val="none" w:sz="0" w:space="0" w:color="auto"/>
                <w:left w:val="none" w:sz="0" w:space="0" w:color="auto"/>
                <w:bottom w:val="none" w:sz="0" w:space="0" w:color="auto"/>
                <w:right w:val="none" w:sz="0" w:space="0" w:color="auto"/>
              </w:divBdr>
            </w:div>
            <w:div w:id="913465300">
              <w:marLeft w:val="0"/>
              <w:marRight w:val="0"/>
              <w:marTop w:val="0"/>
              <w:marBottom w:val="0"/>
              <w:divBdr>
                <w:top w:val="none" w:sz="0" w:space="0" w:color="auto"/>
                <w:left w:val="none" w:sz="0" w:space="0" w:color="auto"/>
                <w:bottom w:val="none" w:sz="0" w:space="0" w:color="auto"/>
                <w:right w:val="none" w:sz="0" w:space="0" w:color="auto"/>
              </w:divBdr>
            </w:div>
            <w:div w:id="1506433809">
              <w:marLeft w:val="0"/>
              <w:marRight w:val="0"/>
              <w:marTop w:val="0"/>
              <w:marBottom w:val="0"/>
              <w:divBdr>
                <w:top w:val="none" w:sz="0" w:space="0" w:color="auto"/>
                <w:left w:val="none" w:sz="0" w:space="0" w:color="auto"/>
                <w:bottom w:val="none" w:sz="0" w:space="0" w:color="auto"/>
                <w:right w:val="none" w:sz="0" w:space="0" w:color="auto"/>
              </w:divBdr>
            </w:div>
            <w:div w:id="770509627">
              <w:marLeft w:val="0"/>
              <w:marRight w:val="0"/>
              <w:marTop w:val="0"/>
              <w:marBottom w:val="0"/>
              <w:divBdr>
                <w:top w:val="none" w:sz="0" w:space="0" w:color="auto"/>
                <w:left w:val="none" w:sz="0" w:space="0" w:color="auto"/>
                <w:bottom w:val="none" w:sz="0" w:space="0" w:color="auto"/>
                <w:right w:val="none" w:sz="0" w:space="0" w:color="auto"/>
              </w:divBdr>
            </w:div>
            <w:div w:id="1819875753">
              <w:marLeft w:val="0"/>
              <w:marRight w:val="0"/>
              <w:marTop w:val="0"/>
              <w:marBottom w:val="0"/>
              <w:divBdr>
                <w:top w:val="none" w:sz="0" w:space="0" w:color="auto"/>
                <w:left w:val="none" w:sz="0" w:space="0" w:color="auto"/>
                <w:bottom w:val="none" w:sz="0" w:space="0" w:color="auto"/>
                <w:right w:val="none" w:sz="0" w:space="0" w:color="auto"/>
              </w:divBdr>
            </w:div>
            <w:div w:id="2025552927">
              <w:marLeft w:val="0"/>
              <w:marRight w:val="0"/>
              <w:marTop w:val="0"/>
              <w:marBottom w:val="0"/>
              <w:divBdr>
                <w:top w:val="none" w:sz="0" w:space="0" w:color="auto"/>
                <w:left w:val="none" w:sz="0" w:space="0" w:color="auto"/>
                <w:bottom w:val="none" w:sz="0" w:space="0" w:color="auto"/>
                <w:right w:val="none" w:sz="0" w:space="0" w:color="auto"/>
              </w:divBdr>
            </w:div>
            <w:div w:id="1761290042">
              <w:marLeft w:val="0"/>
              <w:marRight w:val="0"/>
              <w:marTop w:val="0"/>
              <w:marBottom w:val="0"/>
              <w:divBdr>
                <w:top w:val="none" w:sz="0" w:space="0" w:color="auto"/>
                <w:left w:val="none" w:sz="0" w:space="0" w:color="auto"/>
                <w:bottom w:val="none" w:sz="0" w:space="0" w:color="auto"/>
                <w:right w:val="none" w:sz="0" w:space="0" w:color="auto"/>
              </w:divBdr>
            </w:div>
            <w:div w:id="30764251">
              <w:marLeft w:val="0"/>
              <w:marRight w:val="0"/>
              <w:marTop w:val="0"/>
              <w:marBottom w:val="0"/>
              <w:divBdr>
                <w:top w:val="none" w:sz="0" w:space="0" w:color="auto"/>
                <w:left w:val="none" w:sz="0" w:space="0" w:color="auto"/>
                <w:bottom w:val="none" w:sz="0" w:space="0" w:color="auto"/>
                <w:right w:val="none" w:sz="0" w:space="0" w:color="auto"/>
              </w:divBdr>
            </w:div>
            <w:div w:id="767896483">
              <w:marLeft w:val="0"/>
              <w:marRight w:val="0"/>
              <w:marTop w:val="0"/>
              <w:marBottom w:val="0"/>
              <w:divBdr>
                <w:top w:val="none" w:sz="0" w:space="0" w:color="auto"/>
                <w:left w:val="none" w:sz="0" w:space="0" w:color="auto"/>
                <w:bottom w:val="none" w:sz="0" w:space="0" w:color="auto"/>
                <w:right w:val="none" w:sz="0" w:space="0" w:color="auto"/>
              </w:divBdr>
            </w:div>
            <w:div w:id="522207498">
              <w:marLeft w:val="0"/>
              <w:marRight w:val="0"/>
              <w:marTop w:val="0"/>
              <w:marBottom w:val="0"/>
              <w:divBdr>
                <w:top w:val="none" w:sz="0" w:space="0" w:color="auto"/>
                <w:left w:val="none" w:sz="0" w:space="0" w:color="auto"/>
                <w:bottom w:val="none" w:sz="0" w:space="0" w:color="auto"/>
                <w:right w:val="none" w:sz="0" w:space="0" w:color="auto"/>
              </w:divBdr>
            </w:div>
            <w:div w:id="1037777000">
              <w:marLeft w:val="0"/>
              <w:marRight w:val="0"/>
              <w:marTop w:val="0"/>
              <w:marBottom w:val="0"/>
              <w:divBdr>
                <w:top w:val="none" w:sz="0" w:space="0" w:color="auto"/>
                <w:left w:val="none" w:sz="0" w:space="0" w:color="auto"/>
                <w:bottom w:val="none" w:sz="0" w:space="0" w:color="auto"/>
                <w:right w:val="none" w:sz="0" w:space="0" w:color="auto"/>
              </w:divBdr>
            </w:div>
            <w:div w:id="373233433">
              <w:marLeft w:val="0"/>
              <w:marRight w:val="0"/>
              <w:marTop w:val="0"/>
              <w:marBottom w:val="0"/>
              <w:divBdr>
                <w:top w:val="none" w:sz="0" w:space="0" w:color="auto"/>
                <w:left w:val="none" w:sz="0" w:space="0" w:color="auto"/>
                <w:bottom w:val="none" w:sz="0" w:space="0" w:color="auto"/>
                <w:right w:val="none" w:sz="0" w:space="0" w:color="auto"/>
              </w:divBdr>
            </w:div>
            <w:div w:id="941494930">
              <w:marLeft w:val="0"/>
              <w:marRight w:val="0"/>
              <w:marTop w:val="0"/>
              <w:marBottom w:val="0"/>
              <w:divBdr>
                <w:top w:val="none" w:sz="0" w:space="0" w:color="auto"/>
                <w:left w:val="none" w:sz="0" w:space="0" w:color="auto"/>
                <w:bottom w:val="none" w:sz="0" w:space="0" w:color="auto"/>
                <w:right w:val="none" w:sz="0" w:space="0" w:color="auto"/>
              </w:divBdr>
            </w:div>
            <w:div w:id="1837644074">
              <w:marLeft w:val="0"/>
              <w:marRight w:val="0"/>
              <w:marTop w:val="0"/>
              <w:marBottom w:val="0"/>
              <w:divBdr>
                <w:top w:val="none" w:sz="0" w:space="0" w:color="auto"/>
                <w:left w:val="none" w:sz="0" w:space="0" w:color="auto"/>
                <w:bottom w:val="none" w:sz="0" w:space="0" w:color="auto"/>
                <w:right w:val="none" w:sz="0" w:space="0" w:color="auto"/>
              </w:divBdr>
            </w:div>
            <w:div w:id="434911250">
              <w:marLeft w:val="0"/>
              <w:marRight w:val="0"/>
              <w:marTop w:val="0"/>
              <w:marBottom w:val="0"/>
              <w:divBdr>
                <w:top w:val="none" w:sz="0" w:space="0" w:color="auto"/>
                <w:left w:val="none" w:sz="0" w:space="0" w:color="auto"/>
                <w:bottom w:val="none" w:sz="0" w:space="0" w:color="auto"/>
                <w:right w:val="none" w:sz="0" w:space="0" w:color="auto"/>
              </w:divBdr>
            </w:div>
            <w:div w:id="430324618">
              <w:marLeft w:val="0"/>
              <w:marRight w:val="0"/>
              <w:marTop w:val="0"/>
              <w:marBottom w:val="0"/>
              <w:divBdr>
                <w:top w:val="none" w:sz="0" w:space="0" w:color="auto"/>
                <w:left w:val="none" w:sz="0" w:space="0" w:color="auto"/>
                <w:bottom w:val="none" w:sz="0" w:space="0" w:color="auto"/>
                <w:right w:val="none" w:sz="0" w:space="0" w:color="auto"/>
              </w:divBdr>
            </w:div>
            <w:div w:id="966818775">
              <w:marLeft w:val="0"/>
              <w:marRight w:val="0"/>
              <w:marTop w:val="0"/>
              <w:marBottom w:val="0"/>
              <w:divBdr>
                <w:top w:val="none" w:sz="0" w:space="0" w:color="auto"/>
                <w:left w:val="none" w:sz="0" w:space="0" w:color="auto"/>
                <w:bottom w:val="none" w:sz="0" w:space="0" w:color="auto"/>
                <w:right w:val="none" w:sz="0" w:space="0" w:color="auto"/>
              </w:divBdr>
            </w:div>
            <w:div w:id="188179101">
              <w:marLeft w:val="0"/>
              <w:marRight w:val="0"/>
              <w:marTop w:val="0"/>
              <w:marBottom w:val="0"/>
              <w:divBdr>
                <w:top w:val="none" w:sz="0" w:space="0" w:color="auto"/>
                <w:left w:val="none" w:sz="0" w:space="0" w:color="auto"/>
                <w:bottom w:val="none" w:sz="0" w:space="0" w:color="auto"/>
                <w:right w:val="none" w:sz="0" w:space="0" w:color="auto"/>
              </w:divBdr>
            </w:div>
            <w:div w:id="1042749402">
              <w:marLeft w:val="0"/>
              <w:marRight w:val="0"/>
              <w:marTop w:val="0"/>
              <w:marBottom w:val="0"/>
              <w:divBdr>
                <w:top w:val="none" w:sz="0" w:space="0" w:color="auto"/>
                <w:left w:val="none" w:sz="0" w:space="0" w:color="auto"/>
                <w:bottom w:val="none" w:sz="0" w:space="0" w:color="auto"/>
                <w:right w:val="none" w:sz="0" w:space="0" w:color="auto"/>
              </w:divBdr>
            </w:div>
            <w:div w:id="434324824">
              <w:marLeft w:val="0"/>
              <w:marRight w:val="0"/>
              <w:marTop w:val="0"/>
              <w:marBottom w:val="0"/>
              <w:divBdr>
                <w:top w:val="none" w:sz="0" w:space="0" w:color="auto"/>
                <w:left w:val="none" w:sz="0" w:space="0" w:color="auto"/>
                <w:bottom w:val="none" w:sz="0" w:space="0" w:color="auto"/>
                <w:right w:val="none" w:sz="0" w:space="0" w:color="auto"/>
              </w:divBdr>
            </w:div>
            <w:div w:id="1547570096">
              <w:marLeft w:val="0"/>
              <w:marRight w:val="0"/>
              <w:marTop w:val="0"/>
              <w:marBottom w:val="0"/>
              <w:divBdr>
                <w:top w:val="none" w:sz="0" w:space="0" w:color="auto"/>
                <w:left w:val="none" w:sz="0" w:space="0" w:color="auto"/>
                <w:bottom w:val="none" w:sz="0" w:space="0" w:color="auto"/>
                <w:right w:val="none" w:sz="0" w:space="0" w:color="auto"/>
              </w:divBdr>
            </w:div>
            <w:div w:id="1880243688">
              <w:marLeft w:val="0"/>
              <w:marRight w:val="0"/>
              <w:marTop w:val="0"/>
              <w:marBottom w:val="0"/>
              <w:divBdr>
                <w:top w:val="none" w:sz="0" w:space="0" w:color="auto"/>
                <w:left w:val="none" w:sz="0" w:space="0" w:color="auto"/>
                <w:bottom w:val="none" w:sz="0" w:space="0" w:color="auto"/>
                <w:right w:val="none" w:sz="0" w:space="0" w:color="auto"/>
              </w:divBdr>
            </w:div>
            <w:div w:id="73088210">
              <w:marLeft w:val="0"/>
              <w:marRight w:val="0"/>
              <w:marTop w:val="0"/>
              <w:marBottom w:val="0"/>
              <w:divBdr>
                <w:top w:val="none" w:sz="0" w:space="0" w:color="auto"/>
                <w:left w:val="none" w:sz="0" w:space="0" w:color="auto"/>
                <w:bottom w:val="none" w:sz="0" w:space="0" w:color="auto"/>
                <w:right w:val="none" w:sz="0" w:space="0" w:color="auto"/>
              </w:divBdr>
            </w:div>
            <w:div w:id="1402681656">
              <w:marLeft w:val="0"/>
              <w:marRight w:val="0"/>
              <w:marTop w:val="0"/>
              <w:marBottom w:val="0"/>
              <w:divBdr>
                <w:top w:val="none" w:sz="0" w:space="0" w:color="auto"/>
                <w:left w:val="none" w:sz="0" w:space="0" w:color="auto"/>
                <w:bottom w:val="none" w:sz="0" w:space="0" w:color="auto"/>
                <w:right w:val="none" w:sz="0" w:space="0" w:color="auto"/>
              </w:divBdr>
            </w:div>
            <w:div w:id="888489863">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1095319721">
              <w:marLeft w:val="0"/>
              <w:marRight w:val="0"/>
              <w:marTop w:val="0"/>
              <w:marBottom w:val="0"/>
              <w:divBdr>
                <w:top w:val="none" w:sz="0" w:space="0" w:color="auto"/>
                <w:left w:val="none" w:sz="0" w:space="0" w:color="auto"/>
                <w:bottom w:val="none" w:sz="0" w:space="0" w:color="auto"/>
                <w:right w:val="none" w:sz="0" w:space="0" w:color="auto"/>
              </w:divBdr>
            </w:div>
            <w:div w:id="571819045">
              <w:marLeft w:val="0"/>
              <w:marRight w:val="0"/>
              <w:marTop w:val="0"/>
              <w:marBottom w:val="0"/>
              <w:divBdr>
                <w:top w:val="none" w:sz="0" w:space="0" w:color="auto"/>
                <w:left w:val="none" w:sz="0" w:space="0" w:color="auto"/>
                <w:bottom w:val="none" w:sz="0" w:space="0" w:color="auto"/>
                <w:right w:val="none" w:sz="0" w:space="0" w:color="auto"/>
              </w:divBdr>
            </w:div>
            <w:div w:id="1371764771">
              <w:marLeft w:val="0"/>
              <w:marRight w:val="0"/>
              <w:marTop w:val="0"/>
              <w:marBottom w:val="0"/>
              <w:divBdr>
                <w:top w:val="none" w:sz="0" w:space="0" w:color="auto"/>
                <w:left w:val="none" w:sz="0" w:space="0" w:color="auto"/>
                <w:bottom w:val="none" w:sz="0" w:space="0" w:color="auto"/>
                <w:right w:val="none" w:sz="0" w:space="0" w:color="auto"/>
              </w:divBdr>
            </w:div>
            <w:div w:id="228923107">
              <w:marLeft w:val="0"/>
              <w:marRight w:val="0"/>
              <w:marTop w:val="0"/>
              <w:marBottom w:val="0"/>
              <w:divBdr>
                <w:top w:val="none" w:sz="0" w:space="0" w:color="auto"/>
                <w:left w:val="none" w:sz="0" w:space="0" w:color="auto"/>
                <w:bottom w:val="none" w:sz="0" w:space="0" w:color="auto"/>
                <w:right w:val="none" w:sz="0" w:space="0" w:color="auto"/>
              </w:divBdr>
            </w:div>
            <w:div w:id="195583268">
              <w:marLeft w:val="0"/>
              <w:marRight w:val="0"/>
              <w:marTop w:val="0"/>
              <w:marBottom w:val="0"/>
              <w:divBdr>
                <w:top w:val="none" w:sz="0" w:space="0" w:color="auto"/>
                <w:left w:val="none" w:sz="0" w:space="0" w:color="auto"/>
                <w:bottom w:val="none" w:sz="0" w:space="0" w:color="auto"/>
                <w:right w:val="none" w:sz="0" w:space="0" w:color="auto"/>
              </w:divBdr>
            </w:div>
            <w:div w:id="10634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026">
      <w:bodyDiv w:val="1"/>
      <w:marLeft w:val="0"/>
      <w:marRight w:val="0"/>
      <w:marTop w:val="0"/>
      <w:marBottom w:val="0"/>
      <w:divBdr>
        <w:top w:val="none" w:sz="0" w:space="0" w:color="auto"/>
        <w:left w:val="none" w:sz="0" w:space="0" w:color="auto"/>
        <w:bottom w:val="none" w:sz="0" w:space="0" w:color="auto"/>
        <w:right w:val="none" w:sz="0" w:space="0" w:color="auto"/>
      </w:divBdr>
    </w:div>
    <w:div w:id="1871603710">
      <w:bodyDiv w:val="1"/>
      <w:marLeft w:val="0"/>
      <w:marRight w:val="0"/>
      <w:marTop w:val="0"/>
      <w:marBottom w:val="0"/>
      <w:divBdr>
        <w:top w:val="none" w:sz="0" w:space="0" w:color="auto"/>
        <w:left w:val="none" w:sz="0" w:space="0" w:color="auto"/>
        <w:bottom w:val="none" w:sz="0" w:space="0" w:color="auto"/>
        <w:right w:val="none" w:sz="0" w:space="0" w:color="auto"/>
      </w:divBdr>
      <w:divsChild>
        <w:div w:id="1216283588">
          <w:marLeft w:val="0"/>
          <w:marRight w:val="0"/>
          <w:marTop w:val="0"/>
          <w:marBottom w:val="0"/>
          <w:divBdr>
            <w:top w:val="none" w:sz="0" w:space="0" w:color="auto"/>
            <w:left w:val="none" w:sz="0" w:space="0" w:color="auto"/>
            <w:bottom w:val="none" w:sz="0" w:space="0" w:color="auto"/>
            <w:right w:val="none" w:sz="0" w:space="0" w:color="auto"/>
          </w:divBdr>
        </w:div>
      </w:divsChild>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 w:id="1980500336">
      <w:bodyDiv w:val="1"/>
      <w:marLeft w:val="0"/>
      <w:marRight w:val="0"/>
      <w:marTop w:val="0"/>
      <w:marBottom w:val="0"/>
      <w:divBdr>
        <w:top w:val="none" w:sz="0" w:space="0" w:color="auto"/>
        <w:left w:val="none" w:sz="0" w:space="0" w:color="auto"/>
        <w:bottom w:val="none" w:sz="0" w:space="0" w:color="auto"/>
        <w:right w:val="none" w:sz="0" w:space="0" w:color="auto"/>
      </w:divBdr>
      <w:divsChild>
        <w:div w:id="1551527480">
          <w:marLeft w:val="0"/>
          <w:marRight w:val="0"/>
          <w:marTop w:val="0"/>
          <w:marBottom w:val="0"/>
          <w:divBdr>
            <w:top w:val="none" w:sz="0" w:space="0" w:color="auto"/>
            <w:left w:val="none" w:sz="0" w:space="0" w:color="auto"/>
            <w:bottom w:val="none" w:sz="0" w:space="0" w:color="auto"/>
            <w:right w:val="none" w:sz="0" w:space="0" w:color="auto"/>
          </w:divBdr>
          <w:divsChild>
            <w:div w:id="1501000418">
              <w:marLeft w:val="0"/>
              <w:marRight w:val="0"/>
              <w:marTop w:val="0"/>
              <w:marBottom w:val="0"/>
              <w:divBdr>
                <w:top w:val="none" w:sz="0" w:space="0" w:color="auto"/>
                <w:left w:val="none" w:sz="0" w:space="0" w:color="auto"/>
                <w:bottom w:val="none" w:sz="0" w:space="0" w:color="auto"/>
                <w:right w:val="none" w:sz="0" w:space="0" w:color="auto"/>
              </w:divBdr>
            </w:div>
            <w:div w:id="1891576267">
              <w:marLeft w:val="0"/>
              <w:marRight w:val="0"/>
              <w:marTop w:val="0"/>
              <w:marBottom w:val="0"/>
              <w:divBdr>
                <w:top w:val="none" w:sz="0" w:space="0" w:color="auto"/>
                <w:left w:val="none" w:sz="0" w:space="0" w:color="auto"/>
                <w:bottom w:val="none" w:sz="0" w:space="0" w:color="auto"/>
                <w:right w:val="none" w:sz="0" w:space="0" w:color="auto"/>
              </w:divBdr>
            </w:div>
            <w:div w:id="1920287509">
              <w:marLeft w:val="0"/>
              <w:marRight w:val="0"/>
              <w:marTop w:val="0"/>
              <w:marBottom w:val="0"/>
              <w:divBdr>
                <w:top w:val="none" w:sz="0" w:space="0" w:color="auto"/>
                <w:left w:val="none" w:sz="0" w:space="0" w:color="auto"/>
                <w:bottom w:val="none" w:sz="0" w:space="0" w:color="auto"/>
                <w:right w:val="none" w:sz="0" w:space="0" w:color="auto"/>
              </w:divBdr>
            </w:div>
            <w:div w:id="321738869">
              <w:marLeft w:val="0"/>
              <w:marRight w:val="0"/>
              <w:marTop w:val="0"/>
              <w:marBottom w:val="0"/>
              <w:divBdr>
                <w:top w:val="none" w:sz="0" w:space="0" w:color="auto"/>
                <w:left w:val="none" w:sz="0" w:space="0" w:color="auto"/>
                <w:bottom w:val="none" w:sz="0" w:space="0" w:color="auto"/>
                <w:right w:val="none" w:sz="0" w:space="0" w:color="auto"/>
              </w:divBdr>
            </w:div>
            <w:div w:id="850337027">
              <w:marLeft w:val="0"/>
              <w:marRight w:val="0"/>
              <w:marTop w:val="0"/>
              <w:marBottom w:val="0"/>
              <w:divBdr>
                <w:top w:val="none" w:sz="0" w:space="0" w:color="auto"/>
                <w:left w:val="none" w:sz="0" w:space="0" w:color="auto"/>
                <w:bottom w:val="none" w:sz="0" w:space="0" w:color="auto"/>
                <w:right w:val="none" w:sz="0" w:space="0" w:color="auto"/>
              </w:divBdr>
            </w:div>
            <w:div w:id="2135055688">
              <w:marLeft w:val="0"/>
              <w:marRight w:val="0"/>
              <w:marTop w:val="0"/>
              <w:marBottom w:val="0"/>
              <w:divBdr>
                <w:top w:val="none" w:sz="0" w:space="0" w:color="auto"/>
                <w:left w:val="none" w:sz="0" w:space="0" w:color="auto"/>
                <w:bottom w:val="none" w:sz="0" w:space="0" w:color="auto"/>
                <w:right w:val="none" w:sz="0" w:space="0" w:color="auto"/>
              </w:divBdr>
            </w:div>
            <w:div w:id="892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881">
      <w:bodyDiv w:val="1"/>
      <w:marLeft w:val="0"/>
      <w:marRight w:val="0"/>
      <w:marTop w:val="0"/>
      <w:marBottom w:val="0"/>
      <w:divBdr>
        <w:top w:val="none" w:sz="0" w:space="0" w:color="auto"/>
        <w:left w:val="none" w:sz="0" w:space="0" w:color="auto"/>
        <w:bottom w:val="none" w:sz="0" w:space="0" w:color="auto"/>
        <w:right w:val="none" w:sz="0" w:space="0" w:color="auto"/>
      </w:divBdr>
      <w:divsChild>
        <w:div w:id="1701934398">
          <w:marLeft w:val="0"/>
          <w:marRight w:val="0"/>
          <w:marTop w:val="0"/>
          <w:marBottom w:val="0"/>
          <w:divBdr>
            <w:top w:val="none" w:sz="0" w:space="0" w:color="auto"/>
            <w:left w:val="none" w:sz="0" w:space="0" w:color="auto"/>
            <w:bottom w:val="none" w:sz="0" w:space="0" w:color="auto"/>
            <w:right w:val="none" w:sz="0" w:space="0" w:color="auto"/>
          </w:divBdr>
        </w:div>
      </w:divsChild>
    </w:div>
    <w:div w:id="2017540126">
      <w:bodyDiv w:val="1"/>
      <w:marLeft w:val="0"/>
      <w:marRight w:val="0"/>
      <w:marTop w:val="0"/>
      <w:marBottom w:val="0"/>
      <w:divBdr>
        <w:top w:val="none" w:sz="0" w:space="0" w:color="auto"/>
        <w:left w:val="none" w:sz="0" w:space="0" w:color="auto"/>
        <w:bottom w:val="none" w:sz="0" w:space="0" w:color="auto"/>
        <w:right w:val="none" w:sz="0" w:space="0" w:color="auto"/>
      </w:divBdr>
      <w:divsChild>
        <w:div w:id="1472140743">
          <w:marLeft w:val="0"/>
          <w:marRight w:val="0"/>
          <w:marTop w:val="0"/>
          <w:marBottom w:val="0"/>
          <w:divBdr>
            <w:top w:val="none" w:sz="0" w:space="0" w:color="auto"/>
            <w:left w:val="none" w:sz="0" w:space="0" w:color="auto"/>
            <w:bottom w:val="none" w:sz="0" w:space="0" w:color="auto"/>
            <w:right w:val="none" w:sz="0" w:space="0" w:color="auto"/>
          </w:divBdr>
        </w:div>
      </w:divsChild>
    </w:div>
    <w:div w:id="202469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nterprise_contro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pubs.acs.org/doi/pdfplus/10.1021/ie020644a" TargetMode="External"/><Relationship Id="rId16" Type="http://schemas.openxmlformats.org/officeDocument/2006/relationships/image" Target="media/image3.emf"/><Relationship Id="rId11" Type="http://schemas.microsoft.com/office/2016/09/relationships/commentsIds" Target="commentsIds.xml"/><Relationship Id="rId24" Type="http://schemas.openxmlformats.org/officeDocument/2006/relationships/hyperlink" Target="https://www.lucidchart.com/pages/p-and-id"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ac.els-cdn.com/S1474667016434671/1-s2.0-S1474667016434671-main.pdf?_tid=f5714d82-fd23-4d7d-901b-89b13e70dd5b&amp;acdnat=1532269602_0022f42b4de6b59dd533fb07b008d28e" TargetMode="External"/><Relationship Id="rId74" Type="http://schemas.openxmlformats.org/officeDocument/2006/relationships/hyperlink" Target="https://www.hsu-hh.de/aut/forschung/forschungsthemen/ontology-engineering-for-collaborative-embedded-systems/ontology-design-patterns-for-the-manufacturing-domain/vdi-3682-formalized-process-description"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en.wikipedia.org/wiki/XML" TargetMode="External"/><Relationship Id="rId30" Type="http://schemas.openxmlformats.org/officeDocument/2006/relationships/hyperlink" Target="https://developer.mozilla.org/en-US/docs/Web/API/Fetch_API"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ieeexplore.ieee.org/abstract/document/5415229/"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patentimages.storage.googleapis.com/a9/d3/e4/754ea4055b3871/US20070150821A1.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en.wikipedia.org/wiki/Graph_theory"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patentimages.storage.googleapis.com/d2/51/b7/d2fff3397660d9/US20040230328A1.pdf" TargetMode="External"/><Relationship Id="rId20" Type="http://schemas.openxmlformats.org/officeDocument/2006/relationships/hyperlink" Target="https://en.wikipedia.org/wiki/ISA-95"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ac.els-cdn.com/S0951832013002433/1-s2.0-S0951832013002433-main.pdf?_tid=86339899-bf4d-4070-b990-5b5512119412&amp;acdnat=1532289234_12ee529d873799f27b7de9a90910e9fb"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7.jpeg"/><Relationship Id="rId28" Type="http://schemas.openxmlformats.org/officeDocument/2006/relationships/hyperlink" Target="https://en.wikipedia.org/wiki/JSON" TargetMode="External"/><Relationship Id="rId36" Type="http://schemas.openxmlformats.org/officeDocument/2006/relationships/hyperlink" Target="https://slideplayer.com/slide/12488750/" TargetMode="External"/><Relationship Id="rId49" Type="http://schemas.openxmlformats.org/officeDocument/2006/relationships/image" Target="media/image25.png"/><Relationship Id="rId57" Type="http://schemas.openxmlformats.org/officeDocument/2006/relationships/image" Target="media/image33.png"/><Relationship Id="rId10" Type="http://schemas.microsoft.com/office/2011/relationships/commentsExtended" Target="commentsExtended.xml"/><Relationship Id="rId31" Type="http://schemas.openxmlformats.org/officeDocument/2006/relationships/hyperlink" Target="http://jsonapi.org/forma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ac.els-cdn.com/S2405896317314921/1-s2.0-S2405896317314921-main.pdf?_tid=6de94709-7dc6-4269-beb0-fac1338b7c82&amp;acdnat=1532269678_c4b89c7b4e187d7595218b0a1fe60b22" TargetMode="External"/><Relationship Id="rId73" Type="http://schemas.openxmlformats.org/officeDocument/2006/relationships/hyperlink" Target="https://slideplayer.com/slide/12488750/"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link.springer.com/content/pdf/10.1007%2F978-3-642-37057-1_19.pdf" TargetMode="External"/><Relationship Id="rId2" Type="http://schemas.openxmlformats.org/officeDocument/2006/relationships/numbering" Target="numbering.xml"/><Relationship Id="rId29" Type="http://schemas.openxmlformats.org/officeDocument/2006/relationships/hyperlink" Target="https://en.wikipedia.org/wiki/Relational_databa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675 576 24575,'40'-31'0,"-9"7"0,-8 8 0,-5 6 0,-3 3 0,-6 6 0,-2-1 0,-2 4 0,-1 9 0,-1 10 0,-3 8 0,-3-9 0,0 1 0,-1 0 0,-1 0 0,-3 4 0,-2 1 0,4-4 0,-1 0 0,0-1 0,0 0 0,-2 13 0,1-3 0,3-5 0,3-9 0,2-4 0,0-11 0,0-12 0,2-11 0,6-8 0,5-10 0,-4 17 0,2 1 0,2-3 0,3-1 0,-3 4 0,1-1 0,0 2 0,1 1 0,9-10 0,-2 6 0,-6 9 0,-9 8 0,-3 9 0,-5 18 0,-6 15 0,4-16 0,-2 4 0,-2 3 0,0 0 0,1-2 0,0-1 0,0 1 0,1-1 0,1-2 0,-1-2 0,-1 17 0,2-10 0,4-11 0,0-26 0,10-18 0,-3 4 0,2-4 0,3-2 0,0 1 0,6-6 0,1 0 0,-2 3 0,3 0 0,0 4 0,0-1 0,-2 5 0,1 1 0,-3 6 0,0 0 0,7-7 0,-7 10 0,-6 6 0,-2 10 0,-3 16 0,-2 13 0,-3-8 0,1 1 0,-1 6 0,0 0 0,0 4 0,0 1 0,0 5 0,0 0 0,0-11 0,0-1 0,0 0-122,0 1 1,0-2 0,0 2 0,1 12-1,0-1 122,0-8 0,1 0 0,-1-5 0,0 1 0,1 11 0,1-11 0,0-11 0,-14-10 0,-12-14 0,1 0 0,-1 1 0,-6-4 0,-2-1 0,-8 0 0,-1 1 0,9 4 0,-3 1 0,2-1 0,-3 1 0,-2 2 0,2-1-301,-4 0 0,1 3 0,-2 0 0,-1-1 0,1 0 0,-1 1 301,1 1 0,-3 0 0,2 0 0,3 1 0,0 1 0,1-1 0,3 1 0,0-1 0,2 1 0,-8 1 0,2 1 184,9-1 0,2 1 0,-10 1-184,18-2 0,18-2 0,26 0 0,3-5 0,8-2 0,0-1 0,3 1 0,2-2 0,-5 1 0,1 0 0,3-1 0,1 0-411,-4-1 1,2 1 0,1-2 0,1 1 0,-1 0 0,-3 1 0,0 0 0,-1 0 0,2 1 0,-1 0 0,2-2 410,3 1 0,0-1 0,1 2 0,1-2 0,0 1 0,-1 0 0,-5 0 0,1 1 0,-1-1 0,1 2 0,-1-2 0,1 1 0,0 0-289,1 0 1,0-1 0,0 1 0,0-1-1,0 1 1,0 0 0,0 1 0,4-1 0,0-1-1,1 1 1,-2 1 0,1-2 0,-1 2 288,-2 1 0,0-1 0,1 1 0,-1 0 0,-2-1 0,0 2 0,4-2 0,0 0 0,-3 0 0,2 1 0,-3 0 0,3-2 0,-1 1 0,-2 0 0,0 0 0,4-1 0,-2 1 0,-2 1 0,8-4 0,-5 1 0</inkml:trace>
  <inkml:trace contextRef="#ctx0" brushRef="#br0" timeOffset="76454">1358 542 24575,'-2'11'0,"0"-1"0,1-1 0,1 0 0,0 1 0,0-4 0,0-1 0,0 1 0,0-1 0,0 2 0,0 0 0,0-2 0,0 1 0,0 2 0,0-3 0,0 2 0,0-2 0,0 3 0,0-3 0,0 1 0,-2-1 0,1-1 0,-1 1 0,0 2 0,2-2 0,-3-1 0,3 2 0,0-3 0,0 2 0,0-2 0,0 2 0,0 0 0,0-1 0,3-1 0,0 1 0,1-2 0,1-2 0,0-1 0,0 0 0,1-4 0,-1-2 0,0 0 0,0 0 0,0 1 0,0-1 0,-2-2 0,1 3 0,-1-2 0,2 1 0,0-1 0,0 0 0,-2 1 0,-1 2 0,0-1 0,2 3 0,-2-2 0,2 1 0,1 0 0,-2 1 0,0-2 0,6 0 0,-1-1 0,2-1 0,0 2 0,-3-2 0,4 2 0,-3-1 0,0 1 0,4 2 0,0-3 0,2-2 0,1 1 0,-1 1 0,-3 2 0,-2 1 0,-3 1 0,-9 0 0,-3 4 0,-10 2 0,-3 1 0,4 1 0,-2 1 0,4 2 0,1-2 0,2 0 0,3 0 0,2 0 0,-2 4 0,3-1 0,1 4 0,-1 3 0,1 2 0,1-2 0,2-3 0,0-1 0,0-3 0,1-4 0,0-3 0,2-1 0,1-1 0,4-1 0,-1 0 0,0-1 0,-3-3 0,3-3 0,0-2 0,2-1 0,-1 2 0,0-4 0,0 2 0,0-2 0,0 2 0,-3-6 0,0 2 0,-1 1 0,0 2 0,2 0 0,-1 0 0,-2 3 0,-2 0 0,-1 2 0,3 5 0,1 1 0,0 8 0,1 8 0,-2 7 0,-1 2 0,-1 7 0,-1 0 0,-2 2 0,-2 2 0,-4 0 0,-7 2 0,-3-5 0,-1-4 0,-2-1 0,1-6 0,-2-2 0,-1-2 0,-1-8 0,3-3 0,2-4 0,3-3 0,4-1 0,7-2 0,-1-3 0,6-6 0,0-1 0,0-1 0,3-2 0,2-3 0,9-1 0,9-3 0,1-3 0,3-3 0,2 2 0,-1 2 0,3-1 0,-1 4 0,0 0 0,0 2 0,-1 0 0,-3 0 0,-4 1 0,-5 0 0,-2 1 0,-4 1 0,-3 4 0,-2 4 0,-4 2 0,3 3 0,-3 0 0,-2 0 0,0-1 0,0 1 0,0 3 0,-1 12 0,-3 7 0,1 7 0,-4 3 0,4-6 0,1-4 0,1-4 0,1-6 0,1-1 0,1-2 0,1-3 0,1-1 0,6-1 0,0 0 0,5-4 0,0-4 0,6-7 0,-1-8 0,4-3 0,-1-2 0,-3 2 0,-3 5 0,-4 7 0,-7 4 0,-1 9 0,-5 9 0,-5 13 0,0 6 0,2-3 0,0-4 0,3-5 0,0-8 0,0-2 0,3-3 0,4-2 0,7 0 0,0-9 0,6-5 0,-3-8 0,2-4 0,-3 0 0,1 3 0,-5 5 0,-1 7 0,-3 4 0,-6 4 0,-8 9 0,1 11 0,-7 7 0,7 3 0,1-3 0,3-4 0,1-5 0,8-5 0,3-5 0,8-3 0,4-5 0,2-9 0,0-8 0,-3-4 0,-3-3 0,-3 2 0,-7 0 0,0 9 0,-5 5 0,-4 5 0,-8 13 0,-4 9 0,-5 10 0,8 2 0,2-2 0,6-5 0,1-6 0,7-5 0,4-5 0,11-8 0,10-11 0,8-12 0,-17 7 0,1-2 0,-1-2 0,1 0 0,-1-1 0,-1-1 0,3-3 0,0-2 0,-1-2 0,1-1 0,0 1 0,0 0 0,-1 1 0,-1 4 0,-2 0 0,-1 2 0,-2 4 0,-2 0 0,10-12 0,-6 8 0,-7 9 0,-8 8 0,-9 5 0,-18 9 0,-21 17 0,13-5 0,0 4 0,-3 3 0,1 3 0,0 4 0,2 3 0,1 0 0,2 3 0,3 4 0,4-1 0,6-4 0,2 2 0,5-5 0,6 1 0,7-6 0,6-2 0,3-4 0,5-1 0,5-5 0,2-6 0,7-2 0,1-5 0,-1-1 0,-1-3 0,1-6 0,-2-3 0,-1-2 0,-1-5 0,-3-9 0,-1-3 0,27-31 0</inkml:trace>
  <inkml:trace contextRef="#ctx0" brushRef="#br0" timeOffset="-156527.46">1323 293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049D1A-716E-4DA5-99FF-88FE7C106F3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12</b:Tag>
    <b:RefOrder>1</b:RefOrder>
  </b:Source>
</b:Sources>
</file>

<file path=customXml/itemProps1.xml><?xml version="1.0" encoding="utf-8"?>
<ds:datastoreItem xmlns:ds="http://schemas.openxmlformats.org/officeDocument/2006/customXml" ds:itemID="{32AE196A-6C9E-4ADF-96A6-9677B9D6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100</Pages>
  <Words>22744</Words>
  <Characters>129644</Characters>
  <Application>Microsoft Office Word</Application>
  <DocSecurity>0</DocSecurity>
  <Lines>1080</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ga58wef</cp:lastModifiedBy>
  <cp:revision>6</cp:revision>
  <cp:lastPrinted>2018-09-02T13:46:00Z</cp:lastPrinted>
  <dcterms:created xsi:type="dcterms:W3CDTF">2018-09-12T15:59:00Z</dcterms:created>
  <dcterms:modified xsi:type="dcterms:W3CDTF">2018-09-12T20:44:00Z</dcterms:modified>
</cp:coreProperties>
</file>